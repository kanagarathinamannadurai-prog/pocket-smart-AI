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505411349"/>
        <w:tag w:val="goog_rdk_7"/>
      </w:sdtPr>
      <w:sdtContent>
        <w:p w:rsidR="00000000" w:rsidDel="00000000" w:rsidP="00000000" w:rsidRDefault="00000000" w:rsidRPr="00000000" w14:paraId="00000001">
          <w:pPr>
            <w:ind w:right="0" w:firstLine="1417.3228346456694"/>
            <w:rPr>
              <w:ins w:author="Dharani Dharan L" w:id="6" w:date="2026-09-25T11:22:07Z"/>
              <w:rFonts w:ascii="Calibri" w:cs="Calibri" w:eastAsia="Calibri" w:hAnsi="Calibri"/>
              <w:strike w:val="1"/>
              <w:sz w:val="6"/>
              <w:szCs w:val="6"/>
              <w:highlight w:val="black"/>
              <w:rPrChange w:author="Dharani Dharan L" w:id="7" w:date="2026-09-25T11:22:07Z">
                <w:rPr>
                  <w:rFonts w:ascii="Arial" w:cs="Arial" w:eastAsia="Arial" w:hAnsi="Arial"/>
                  <w:b w:val="0"/>
                  <w:bCs w:val="0"/>
                  <w:i w:val="0"/>
                  <w:iCs w:val="0"/>
                  <w:smallCaps w:val="0"/>
                  <w:strike w:val="0"/>
                  <w:color w:val="000000"/>
                  <w:sz w:val="22"/>
                  <w:szCs w:val="22"/>
                  <w:u w:val="none"/>
                  <w:shd w:fill="auto" w:val="clear"/>
                  <w:vertAlign w:val="baseline"/>
                </w:rPr>
              </w:rPrChange>
            </w:rPr>
            <w:pPrChange w:author="Anonymous" w:id="0" w:date="2026-09-25T13:34:54Z">
              <w:pPr>
                <w:ind w:right="0"/>
              </w:pPr>
            </w:pPrChange>
          </w:pPr>
          <w:sdt>
            <w:sdtPr>
              <w:id w:val="1596219574"/>
              <w:tag w:val="goog_rdk_1"/>
            </w:sdtPr>
            <w:sdtContent>
              <w:ins w:author="Romi Lodha" w:id="2" w:date="2026-09-25T13:51:13Z"/>
              <w:sdt>
                <w:sdtPr>
                  <w:id w:val="1231883909"/>
                  <w:tag w:val="goog_rdk_2"/>
                </w:sdtPr>
                <w:sdtContent>
                  <w:ins w:author="Romi Lodha" w:id="2" w:date="2026-09-25T13:51:13Z">
                    <w:r w:rsidDel="00000000" w:rsidR="00000000" w:rsidRPr="00000000">
                      <w:rPr>
                        <w:rFonts w:ascii="Calibri" w:cs="Calibri" w:eastAsia="Calibri" w:hAnsi="Calibri"/>
                        <w:strike w:val="1"/>
                        <w:sz w:val="6"/>
                        <w:szCs w:val="6"/>
                        <w:highlight w:val="black"/>
                        <w:rtl w:val="0"/>
                        <w:rPrChange w:author="Romi Lodha" w:id="3" w:date="2026-09-25T13:51:13Z">
                          <w:rPr>
                            <w:rFonts w:ascii="Arial" w:cs="Arial" w:eastAsia="Arial" w:hAnsi="Arial"/>
                            <w:b w:val="0"/>
                            <w:bCs w:val="0"/>
                            <w:i w:val="0"/>
                            <w:iCs w:val="0"/>
                            <w:smallCaps w:val="0"/>
                            <w:strike w:val="0"/>
                            <w:color w:val="000000"/>
                            <w:sz w:val="22"/>
                            <w:szCs w:val="22"/>
                            <w:u w:val="none"/>
                            <w:shd w:fill="auto" w:val="clear"/>
                            <w:vertAlign w:val="baseline"/>
                          </w:rPr>
                        </w:rPrChange>
                      </w:rPr>
                      <w:t xml:space="preserve">FFF</w:t>
                    </w:r>
                  </w:ins>
                </w:sdtContent>
              </w:sdt>
              <w:ins w:author="Romi Lodha" w:id="2" w:date="2026-09-25T13:51:13Z"/>
            </w:sdtContent>
          </w:sdt>
          <w:sdt>
            <w:sdtPr>
              <w:id w:val="-1307106489"/>
              <w:tag w:val="goog_rdk_3"/>
            </w:sdtPr>
            <w:sdtContent>
              <w:ins w:author="Maharajan Maharajan" w:id="4" w:date="2026-09-25T13:38:11Z"/>
              <w:sdt>
                <w:sdtPr>
                  <w:id w:val="2029210538"/>
                  <w:tag w:val="goog_rdk_4"/>
                </w:sdtPr>
                <w:sdtContent>
                  <w:ins w:author="Maharajan Maharajan" w:id="4" w:date="2026-09-25T13:38:11Z">
                    <w:r w:rsidDel="00000000" w:rsidR="00000000" w:rsidRPr="00000000">
                      <w:rPr>
                        <w:rFonts w:ascii="Calibri" w:cs="Calibri" w:eastAsia="Calibri" w:hAnsi="Calibri"/>
                        <w:strike w:val="1"/>
                        <w:sz w:val="6"/>
                        <w:szCs w:val="6"/>
                        <w:highlight w:val="black"/>
                        <w:rtl w:val="0"/>
                        <w:rPrChange w:author="Maharajan Maharajan" w:id="5" w:date="2026-09-25T13:38:11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ins>
                </w:sdtContent>
              </w:sdt>
              <w:ins w:author="Maharajan Maharajan" w:id="4" w:date="2026-09-25T13:38:11Z"/>
            </w:sdtContent>
          </w:sdt>
          <w:sdt>
            <w:sdtPr>
              <w:id w:val="-1345651003"/>
              <w:tag w:val="goog_rdk_5"/>
            </w:sdtPr>
            <w:sdtContent>
              <w:ins w:author="Dharani Dharan L" w:id="6" w:date="2026-09-25T11:22:07Z"/>
              <w:sdt>
                <w:sdtPr>
                  <w:id w:val="-1132071195"/>
                  <w:tag w:val="goog_rdk_6"/>
                </w:sdtPr>
                <w:sdtContent>
                  <w:ins w:author="Dharani Dharan L" w:id="6" w:date="2026-09-25T11:22:07Z">
                    <w:r w:rsidDel="00000000" w:rsidR="00000000" w:rsidRPr="00000000">
                      <w:rPr>
                        <w:rtl w:val="0"/>
                      </w:rPr>
                    </w:r>
                  </w:ins>
                </w:sdtContent>
              </w:sdt>
              <w:ins w:author="Dharani Dharan L" w:id="6" w:date="2026-09-25T11:22:07Z"/>
            </w:sdtContent>
          </w:sdt>
        </w:p>
      </w:sdtContent>
    </w:sdt>
    <w:sdt>
      <w:sdtPr>
        <w:id w:val="493827021"/>
        <w:tag w:val="goog_rdk_18"/>
      </w:sdtPr>
      <w:sdtContent>
        <w:p w:rsidR="00000000" w:rsidDel="00000000" w:rsidP="00000000" w:rsidRDefault="00000000" w:rsidRPr="00000000" w14:paraId="00000002">
          <w:pPr>
            <w:ind w:right="0"/>
            <w:rPr>
              <w:ins w:author="Deepasri S" w:id="12" w:date="2026-09-25T08:28:56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Anonymous" w:id="0" w:date="2026-09-25T10:39:17Z">
              <w:pPr/>
            </w:pPrChange>
          </w:pPr>
          <w:sdt>
            <w:sdtPr>
              <w:id w:val="-2144838276"/>
              <w:tag w:val="goog_rdk_9"/>
            </w:sdtPr>
            <w:sdtContent>
              <w:ins w:author="Kanihaa" w:id="9" w:date="2026-09-25T08:48:49Z"/>
              <w:sdt>
                <w:sdtPr>
                  <w:id w:val="887835196"/>
                  <w:tag w:val="goog_rdk_10"/>
                </w:sdtPr>
                <w:sdtContent>
                  <w:ins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t xml:space="preserve">a</w:t>
                    </w:r>
                  </w:ins>
                </w:sdtContent>
              </w:sdt>
              <w:ins w:author="Kanihaa" w:id="9" w:date="2026-09-25T08:48:49Z"/>
            </w:sdtContent>
          </w:sdt>
          <w:sdt>
            <w:sdtPr>
              <w:id w:val="874832168"/>
              <w:tag w:val="goog_rdk_11"/>
            </w:sdtPr>
            <w:sdtContent>
              <w:ins w:author="Sathiyan Narayanan" w:id="11" w:date="2026-09-25T08:36:10Z">
                <w:sdt>
                  <w:sdtPr>
                    <w:id w:val="-1581665857"/>
                    <w:tag w:val="goog_rdk_12"/>
                  </w:sdtPr>
                  <w:sdtContent>
                    <w:del w:author="Kanihaa" w:id="9" w:date="2026-09-25T08:48:49Z"/>
                  </w:sdtContent>
                </w:sdt>
              </w:ins>
              <w:sdt>
                <w:sdtPr>
                  <w:id w:val="774012802"/>
                  <w:tag w:val="goog_rdk_13"/>
                </w:sdtPr>
                <w:sdtContent>
                  <w:ins w:author="Sathiyan Narayanan" w:id="11" w:date="2026-09-25T08:36:10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r</w:delText>
                      </w:r>
                    </w:del>
                  </w:ins>
                </w:sdtContent>
              </w:sdt>
              <w:ins w:author="Sathiyan Narayanan" w:id="11" w:date="2026-09-25T08:36:10Z">
                <w:del w:author="Kanihaa" w:id="9" w:date="2026-09-25T08:48:49Z"/>
              </w:ins>
            </w:sdtContent>
          </w:sdt>
          <w:sdt>
            <w:sdtPr>
              <w:id w:val="1624700873"/>
              <w:tag w:val="goog_rdk_14"/>
            </w:sdtPr>
            <w:sdtContent>
              <w:del w:author="Kanihaa" w:id="9" w:date="2026-09-25T08:48:49Z"/>
            </w:sdtContent>
          </w:sdt>
          <w:sdt>
            <w:sdtPr>
              <w:id w:val="-2077542486"/>
              <w:tag w:val="goog_rdk_15"/>
            </w:sdtPr>
            <w:sdtContent>
              <w:ins w:author="Deepasri S" w:id="12" w:date="2026-09-25T08:28:56Z">
                <w:sdt>
                  <w:sdtPr>
                    <w:id w:val="-1168422707"/>
                    <w:tag w:val="goog_rdk_16"/>
                  </w:sdtPr>
                  <w:sdtContent>
                    <w:del w:author="Kanihaa" w:id="9" w:date="2026-09-25T08:48:49Z"/>
                  </w:sdtContent>
                </w:sdt>
              </w:ins>
              <w:sdt>
                <w:sdtPr>
                  <w:id w:val="1911637852"/>
                  <w:tag w:val="goog_rdk_17"/>
                </w:sdtPr>
                <w:sdtContent>
                  <w:ins w:author="Deepasri S" w:id="12" w:date="2026-09-25T08:28:56Z">
                    <w:del w:author="Kanihaa" w:id="9" w:date="2026-09-25T08:48:49Z">
                      <w:r w:rsidDel="00000000" w:rsidR="00000000" w:rsidRPr="00000000">
                        <w:rPr>
                          <w:rtl w:val="0"/>
                        </w:rPr>
                      </w:r>
                    </w:del>
                  </w:ins>
                </w:sdtContent>
              </w:sdt>
              <w:ins w:author="Deepasri S" w:id="12" w:date="2026-09-25T08:28:56Z">
                <w:del w:author="Kanihaa" w:id="9" w:date="2026-09-25T08:48:49Z"/>
              </w:ins>
            </w:sdtContent>
          </w:sdt>
        </w:p>
      </w:sdtContent>
    </w:sdt>
    <w:sdt>
      <w:sdtPr>
        <w:id w:val="1589362853"/>
        <w:tag w:val="goog_rdk_25"/>
      </w:sdtPr>
      <w:sdtContent>
        <w:p w:rsidR="00000000" w:rsidDel="00000000" w:rsidP="00000000" w:rsidRDefault="00000000" w:rsidRPr="00000000" w14:paraId="00000003">
          <w:pPr>
            <w:rPr>
              <w:ins w:author="Adhulya Sreekanth" w:id="14" w:date="2026-09-25T08:27:00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82709778"/>
              <w:tag w:val="goog_rdk_22"/>
            </w:sdtPr>
            <w:sdtContent>
              <w:ins w:author="Adhulya Sreekanth" w:id="14" w:date="2026-09-25T08:27:00Z">
                <w:sdt>
                  <w:sdtPr>
                    <w:id w:val="-1044133817"/>
                    <w:tag w:val="goog_rdk_23"/>
                  </w:sdtPr>
                  <w:sdtContent>
                    <w:del w:author="Kanihaa" w:id="9" w:date="2026-09-25T08:48:49Z"/>
                  </w:sdtContent>
                </w:sdt>
              </w:ins>
              <w:sdt>
                <w:sdtPr>
                  <w:id w:val="-1731782821"/>
                  <w:tag w:val="goog_rdk_24"/>
                </w:sdtPr>
                <w:sdtContent>
                  <w:ins w:author="Adhulya Sreekanth" w:id="14" w:date="2026-09-25T08:27:00Z">
                    <w:del w:author="Kanihaa" w:id="9" w:date="2026-09-25T08:48:49Z">
                      <w:r w:rsidDel="00000000" w:rsidR="00000000" w:rsidRPr="00000000">
                        <w:rPr>
                          <w:rtl w:val="0"/>
                        </w:rPr>
                      </w:r>
                    </w:del>
                  </w:ins>
                </w:sdtContent>
              </w:sdt>
              <w:ins w:author="Adhulya Sreekanth" w:id="14" w:date="2026-09-25T08:27:00Z">
                <w:del w:author="Kanihaa" w:id="9" w:date="2026-09-25T08:48:49Z"/>
              </w:ins>
            </w:sdtContent>
          </w:sdt>
        </w:p>
      </w:sdtContent>
    </w:sdt>
    <w:sdt>
      <w:sdtPr>
        <w:id w:val="1058409626"/>
        <w:tag w:val="goog_rdk_65"/>
      </w:sdtPr>
      <w:sdtContent>
        <w:p w:rsidR="00000000" w:rsidDel="00000000" w:rsidP="00000000" w:rsidRDefault="00000000" w:rsidRPr="00000000" w14:paraId="00000004">
          <w:pPr>
            <w:rPr>
              <w:ins w:author="Anu Anu" w:id="23" w:date="2026-09-25T05:59:10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45850889"/>
              <w:tag w:val="goog_rdk_29"/>
            </w:sdtPr>
            <w:sdtContent>
              <w:ins w:author="Keerthi M" w:id="15" w:date="2026-09-25T07:45:03Z">
                <w:sdt>
                  <w:sdtPr>
                    <w:id w:val="-1158151281"/>
                    <w:tag w:val="goog_rdk_30"/>
                  </w:sdtPr>
                  <w:sdtContent>
                    <w:del w:author="Kanihaa" w:id="9" w:date="2026-09-25T08:48:49Z"/>
                  </w:sdtContent>
                </w:sdt>
              </w:ins>
              <w:sdt>
                <w:sdtPr>
                  <w:id w:val="1657901986"/>
                  <w:tag w:val="goog_rdk_31"/>
                </w:sdtPr>
                <w:sdtContent>
                  <w:ins w:author="Keerthi M" w:id="15" w:date="2026-09-25T07:45:0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Keerthi M" w:id="15" w:date="2026-09-25T07:45:03Z">
                <w:del w:author="Kanihaa" w:id="9" w:date="2026-09-25T08:48:49Z"/>
              </w:ins>
            </w:sdtContent>
          </w:sdt>
          <w:sdt>
            <w:sdtPr>
              <w:id w:val="1200187603"/>
              <w:tag w:val="goog_rdk_32"/>
            </w:sdtPr>
            <w:sdtContent>
              <w:del w:author="Kanihaa" w:id="9" w:date="2026-09-25T08:48:49Z"/>
            </w:sdtContent>
          </w:sdt>
          <w:sdt>
            <w:sdtPr>
              <w:id w:val="-1590484993"/>
              <w:tag w:val="goog_rdk_33"/>
            </w:sdtPr>
            <w:sdtContent>
              <w:ins w:author="Balaji" w:id="16" w:date="2026-09-25T06:47:32Z">
                <w:sdt>
                  <w:sdtPr>
                    <w:id w:val="1652932592"/>
                    <w:tag w:val="goog_rdk_34"/>
                  </w:sdtPr>
                  <w:sdtContent>
                    <w:del w:author="Kanihaa" w:id="9" w:date="2026-09-25T08:48:49Z"/>
                  </w:sdtContent>
                </w:sdt>
              </w:ins>
              <w:sdt>
                <w:sdtPr>
                  <w:id w:val="-801490790"/>
                  <w:tag w:val="goog_rdk_35"/>
                </w:sdtPr>
                <w:sdtContent>
                  <w:ins w:author="Balaji" w:id="16" w:date="2026-09-25T06:47:3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Balaji" w:id="16" w:date="2026-09-25T06:47:32Z">
                <w:del w:author="Kanihaa" w:id="9" w:date="2026-09-25T08:48:49Z"/>
              </w:ins>
            </w:sdtContent>
          </w:sdt>
          <w:sdt>
            <w:sdtPr>
              <w:id w:val="-1331143341"/>
              <w:tag w:val="goog_rdk_36"/>
            </w:sdtPr>
            <w:sdtContent>
              <w:del w:author="Kanihaa" w:id="9" w:date="2026-09-25T08:48:49Z"/>
            </w:sdtContent>
          </w:sdt>
          <w:sdt>
            <w:sdtPr>
              <w:id w:val="901702217"/>
              <w:tag w:val="goog_rdk_37"/>
            </w:sdtPr>
            <w:sdtContent>
              <w:ins w:author="Anonymous" w:id="17" w:date="2026-09-25T06:07:32Z">
                <w:sdt>
                  <w:sdtPr>
                    <w:id w:val="794117819"/>
                    <w:tag w:val="goog_rdk_38"/>
                  </w:sdtPr>
                  <w:sdtContent>
                    <w:del w:author="Kanihaa" w:id="9" w:date="2026-09-25T08:48:49Z"/>
                  </w:sdtContent>
                </w:sdt>
              </w:ins>
              <w:sdt>
                <w:sdtPr>
                  <w:id w:val="-479715726"/>
                  <w:tag w:val="goog_rdk_39"/>
                </w:sdtPr>
                <w:sdtContent>
                  <w:ins w:author="Anonymous" w:id="17" w:date="2026-09-25T06:07:3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nonymous" w:id="17" w:date="2026-09-25T06:07:32Z">
                <w:del w:author="Kanihaa" w:id="9" w:date="2026-09-25T08:48:49Z"/>
              </w:ins>
            </w:sdtContent>
          </w:sdt>
          <w:sdt>
            <w:sdtPr>
              <w:id w:val="875646203"/>
              <w:tag w:val="goog_rdk_40"/>
            </w:sdtPr>
            <w:sdtContent>
              <w:del w:author="Kanihaa" w:id="9" w:date="2026-09-25T08:48:49Z"/>
            </w:sdtContent>
          </w:sdt>
          <w:sdt>
            <w:sdtPr>
              <w:id w:val="1084169062"/>
              <w:tag w:val="goog_rdk_41"/>
            </w:sdtPr>
            <w:sdtContent>
              <w:ins w:author="꧁༺Bᥣᥲᥴk Boყ suriya ༻꧂ 007" w:id="18" w:date="2026-09-25T03:23:42Z">
                <w:sdt>
                  <w:sdtPr>
                    <w:id w:val="-1320933553"/>
                    <w:tag w:val="goog_rdk_42"/>
                  </w:sdtPr>
                  <w:sdtContent>
                    <w:del w:author="Kanihaa" w:id="9" w:date="2026-09-25T08:48:49Z"/>
                  </w:sdtContent>
                </w:sdt>
              </w:ins>
              <w:sdt>
                <w:sdtPr>
                  <w:id w:val="-854288584"/>
                  <w:tag w:val="goog_rdk_43"/>
                </w:sdtPr>
                <w:sdtContent>
                  <w:ins w:author="꧁༺Bᥣᥲᥴk Boყ suriya ༻꧂ 007" w:id="18" w:date="2026-09-25T03:23:4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Bᥣᥲᥴk Boყ suriya ༻꧂ 007" w:id="18" w:date="2026-09-25T03:23:42Z">
                <w:del w:author="Kanihaa" w:id="9" w:date="2026-09-25T08:48:49Z"/>
              </w:ins>
            </w:sdtContent>
          </w:sdt>
          <w:sdt>
            <w:sdtPr>
              <w:id w:val="-620936690"/>
              <w:tag w:val="goog_rdk_44"/>
            </w:sdtPr>
            <w:sdtContent>
              <w:del w:author="Kanihaa" w:id="9" w:date="2026-09-25T08:48:49Z"/>
            </w:sdtContent>
          </w:sdt>
          <w:sdt>
            <w:sdtPr>
              <w:id w:val="474105245"/>
              <w:tag w:val="goog_rdk_45"/>
            </w:sdtPr>
            <w:sdtContent>
              <w:ins w:author="Chenu Srinivasan" w:id="19" w:date="2026-09-24T15:37:49Z">
                <w:sdt>
                  <w:sdtPr>
                    <w:id w:val="-37015285"/>
                    <w:tag w:val="goog_rdk_46"/>
                  </w:sdtPr>
                  <w:sdtContent>
                    <w:del w:author="Kanihaa" w:id="9" w:date="2026-09-25T08:48:49Z"/>
                  </w:sdtContent>
                </w:sdt>
              </w:ins>
              <w:sdt>
                <w:sdtPr>
                  <w:id w:val="-962899914"/>
                  <w:tag w:val="goog_rdk_47"/>
                </w:sdtPr>
                <w:sdtContent>
                  <w:ins w:author="Chenu Srinivasan" w:id="19" w:date="2026-09-24T15:37:4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m</w:delText>
                      </w:r>
                    </w:del>
                  </w:ins>
                </w:sdtContent>
              </w:sdt>
              <w:ins w:author="Chenu Srinivasan" w:id="19" w:date="2026-09-24T15:37:49Z">
                <w:del w:author="Kanihaa" w:id="9" w:date="2026-09-25T08:48:49Z"/>
              </w:ins>
            </w:sdtContent>
          </w:sdt>
          <w:sdt>
            <w:sdtPr>
              <w:id w:val="1736508013"/>
              <w:tag w:val="goog_rdk_48"/>
            </w:sdtPr>
            <w:sdtContent>
              <w:del w:author="Kanihaa" w:id="9" w:date="2026-09-25T08:48:49Z"/>
            </w:sdtContent>
          </w:sdt>
          <w:sdt>
            <w:sdtPr>
              <w:id w:val="-1128512642"/>
              <w:tag w:val="goog_rdk_49"/>
            </w:sdtPr>
            <w:sdtContent>
              <w:ins w:author="Sahayasibiya Johns" w:id="20" w:date="2026-09-24T13:51:58Z">
                <w:sdt>
                  <w:sdtPr>
                    <w:id w:val="1958992869"/>
                    <w:tag w:val="goog_rdk_50"/>
                  </w:sdtPr>
                  <w:sdtContent>
                    <w:del w:author="Kanihaa" w:id="9" w:date="2026-09-25T08:48:49Z"/>
                  </w:sdtContent>
                </w:sdt>
              </w:ins>
              <w:sdt>
                <w:sdtPr>
                  <w:id w:val="1830551084"/>
                  <w:tag w:val="goog_rdk_51"/>
                </w:sdtPr>
                <w:sdtContent>
                  <w:ins w:author="Sahayasibiya Johns" w:id="20" w:date="2026-09-24T13:51:5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w:delText>
                      </w:r>
                    </w:del>
                  </w:ins>
                </w:sdtContent>
              </w:sdt>
              <w:ins w:author="Sahayasibiya Johns" w:id="20" w:date="2026-09-24T13:51:58Z">
                <w:del w:author="Kanihaa" w:id="9" w:date="2026-09-25T08:48:49Z"/>
              </w:ins>
            </w:sdtContent>
          </w:sdt>
          <w:sdt>
            <w:sdtPr>
              <w:id w:val="2003738452"/>
              <w:tag w:val="goog_rdk_52"/>
            </w:sdtPr>
            <w:sdtContent>
              <w:del w:author="Kanihaa" w:id="9" w:date="2026-09-25T08:48:49Z"/>
            </w:sdtContent>
          </w:sdt>
          <w:sdt>
            <w:sdtPr>
              <w:id w:val="-1161530228"/>
              <w:tag w:val="goog_rdk_53"/>
            </w:sdtPr>
            <w:sdtContent>
              <w:ins w:author="Sahayasibiya Johns" w:id="21" w:date="2026-09-24T13:51:48Z">
                <w:sdt>
                  <w:sdtPr>
                    <w:id w:val="-1618967657"/>
                    <w:tag w:val="goog_rdk_54"/>
                  </w:sdtPr>
                  <w:sdtContent>
                    <w:del w:author="Kanihaa" w:id="9" w:date="2026-09-25T08:48:49Z"/>
                  </w:sdtContent>
                </w:sdt>
              </w:ins>
              <w:sdt>
                <w:sdtPr>
                  <w:id w:val="615734743"/>
                  <w:tag w:val="goog_rdk_55"/>
                </w:sdtPr>
                <w:sdtContent>
                  <w:ins w:author="Sahayasibiya Johns" w:id="21" w:date="2026-09-24T13:51:4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aa</w:delText>
                      </w:r>
                    </w:del>
                  </w:ins>
                </w:sdtContent>
              </w:sdt>
              <w:ins w:author="Sahayasibiya Johns" w:id="21" w:date="2026-09-24T13:51:48Z">
                <w:del w:author="Kanihaa" w:id="9" w:date="2026-09-25T08:48:49Z">
                  <w:sdt>
                    <w:sdtPr>
                      <w:id w:val="-536421866"/>
                      <w:tag w:val="goog_rdk_5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w:delText>
                      </w:r>
                    </w:sdtContent>
                  </w:sdt>
                </w:del>
              </w:ins>
            </w:sdtContent>
          </w:sdt>
          <w:sdt>
            <w:sdtPr>
              <w:id w:val="1324359163"/>
              <w:tag w:val="goog_rdk_57"/>
            </w:sdtPr>
            <w:sdtContent>
              <w:ins w:author="Nisha S" w:id="22" w:date="2026-09-25T05:02:05Z">
                <w:sdt>
                  <w:sdtPr>
                    <w:id w:val="-205425911"/>
                    <w:tag w:val="goog_rdk_58"/>
                  </w:sdtPr>
                  <w:sdtContent>
                    <w:del w:author="Kanihaa" w:id="9" w:date="2026-09-25T08:48:49Z"/>
                  </w:sdtContent>
                </w:sdt>
              </w:ins>
              <w:sdt>
                <w:sdtPr>
                  <w:id w:val="-1855618812"/>
                  <w:tag w:val="goog_rdk_59"/>
                </w:sdtPr>
                <w:sdtContent>
                  <w:ins w:author="Nisha S" w:id="22" w:date="2026-09-25T05:02:0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Nisha S" w:id="22" w:date="2026-09-25T05:02:05Z">
                <w:del w:author="Kanihaa" w:id="9" w:date="2026-09-25T08:48:49Z"/>
              </w:ins>
            </w:sdtContent>
          </w:sdt>
          <w:sdt>
            <w:sdtPr>
              <w:id w:val="-582724161"/>
              <w:tag w:val="goog_rdk_60"/>
            </w:sdtPr>
            <w:sdtContent>
              <w:ins w:author="Sahayasibiya Johns" w:id="21" w:date="2026-09-24T13:51:48Z">
                <w:sdt>
                  <w:sdtPr>
                    <w:id w:val="1248009710"/>
                    <w:tag w:val="goog_rdk_61"/>
                  </w:sdtPr>
                  <w:sdtContent>
                    <w:del w:author="Kanihaa" w:id="9" w:date="2026-09-25T08:48:49Z"/>
                  </w:sdtContent>
                </w:sdt>
              </w:ins>
            </w:sdtContent>
          </w:sdt>
          <w:sdt>
            <w:sdtPr>
              <w:id w:val="726711758"/>
              <w:tag w:val="goog_rdk_62"/>
            </w:sdtPr>
            <w:sdtContent>
              <w:ins w:author="Anu Anu" w:id="23" w:date="2026-09-25T05:59:10Z">
                <w:sdt>
                  <w:sdtPr>
                    <w:id w:val="-1936495132"/>
                    <w:tag w:val="goog_rdk_63"/>
                  </w:sdtPr>
                  <w:sdtContent>
                    <w:del w:author="Kanihaa" w:id="9" w:date="2026-09-25T08:48:49Z"/>
                  </w:sdtContent>
                </w:sdt>
              </w:ins>
              <w:sdt>
                <w:sdtPr>
                  <w:id w:val="-951412631"/>
                  <w:tag w:val="goog_rdk_64"/>
                </w:sdtPr>
                <w:sdtContent>
                  <w:ins w:author="Anu Anu" w:id="23" w:date="2026-09-25T05:59:10Z">
                    <w:del w:author="Kanihaa" w:id="9" w:date="2026-09-25T08:48:49Z">
                      <w:r w:rsidDel="00000000" w:rsidR="00000000" w:rsidRPr="00000000">
                        <w:rPr>
                          <w:rtl w:val="0"/>
                        </w:rPr>
                      </w:r>
                    </w:del>
                  </w:ins>
                </w:sdtContent>
              </w:sdt>
              <w:ins w:author="Anu Anu" w:id="23" w:date="2026-09-25T05:59:10Z">
                <w:del w:author="Kanihaa" w:id="9" w:date="2026-09-25T08:48:49Z"/>
              </w:ins>
            </w:sdtContent>
          </w:sdt>
        </w:p>
      </w:sdtContent>
    </w:sdt>
    <w:sdt>
      <w:sdtPr>
        <w:lock w:val="contentLocked"/>
        <w:id w:val="388978476"/>
        <w:tag w:val="goog_rdk_130"/>
      </w:sdtPr>
      <w:sdtContent>
        <w:tbl>
          <w:tblPr>
            <w:tblStyle w:val="Table1"/>
            <w:tblW w:w="106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6.9834594726562"/>
            <w:gridCol w:w="9279.016540527344"/>
            <w:tblGridChange w:id="0">
              <w:tblGrid>
                <w:gridCol w:w="1346.9834594726562"/>
                <w:gridCol w:w="9279.016540527344"/>
              </w:tblGrid>
            </w:tblGridChange>
          </w:tblGrid>
          <w:sdt>
            <w:sdtPr>
              <w:id w:val="650066261"/>
              <w:tag w:val="goog_rdk_66"/>
            </w:sdtPr>
            <w:sdtContent>
              <w:tr>
                <w:trPr>
                  <w:cantSplit w:val="0"/>
                  <w:tblHeader w:val="0"/>
                  <w:ins w:author="Anu Anu" w:id="23" w:date="2026-09-25T05:59:10Z"/>
                  <w:del w:author="Kanihaa" w:id="9" w:date="2026-09-25T08:48:49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1296138937"/>
                      <w:tag w:val="goog_rdk_76"/>
                    </w:sdtPr>
                    <w:sdtContent>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Anu Anu" w:id="23" w:date="2026-09-25T05:59:10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44602531"/>
                            <w:tag w:val="goog_rdk_69"/>
                          </w:sdtPr>
                          <w:sdtContent>
                            <w:ins w:author="Jaya Subramanian" w:id="24" w:date="2026-09-25T10:12:28Z">
                              <w:sdt>
                                <w:sdtPr>
                                  <w:id w:val="1140959890"/>
                                  <w:tag w:val="goog_rdk_70"/>
                                </w:sdtPr>
                                <w:sdtContent>
                                  <w:del w:author="Kanihaa" w:id="9" w:date="2026-09-25T08:48:49Z"/>
                                </w:sdtContent>
                              </w:sdt>
                            </w:ins>
                            <w:sdt>
                              <w:sdtPr>
                                <w:id w:val="1895560829"/>
                                <w:tag w:val="goog_rdk_71"/>
                              </w:sdtPr>
                              <w:sdtContent>
                                <w:ins w:author="Jaya Subramanian" w:id="24" w:date="2026-09-25T10:12:28Z">
                                  <w:del w:author="Kanihaa" w:id="9" w:date="2026-09-25T08:48:49Z">
                                    <w:r w:rsidDel="00000000" w:rsidR="00000000" w:rsidRPr="00000000">
                                      <w:rPr>
                                        <w:rFonts w:ascii="Calibri" w:cs="Calibri" w:eastAsia="Calibri" w:hAnsi="Calibri"/>
                                        <w:strike w:val="1"/>
                                        <w:sz w:val="6"/>
                                        <w:szCs w:val="6"/>
                                        <w:highlight w:val="black"/>
                                        <w:rtl w:val="0"/>
                                        <w:rPrChange w:author="Jaya Subramanian" w:id="25" w:date="2026-09-25T10:12: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55</w:delText>
                                    </w:r>
                                  </w:del>
                                </w:ins>
                              </w:sdtContent>
                            </w:sdt>
                            <w:ins w:author="Jaya Subramanian" w:id="24" w:date="2026-09-25T10:12:28Z">
                              <w:del w:author="Kanihaa" w:id="9" w:date="2026-09-25T08:48:49Z"/>
                            </w:ins>
                          </w:sdtContent>
                        </w:sdt>
                        <w:sdt>
                          <w:sdtPr>
                            <w:id w:val="873150233"/>
                            <w:tag w:val="goog_rdk_72"/>
                          </w:sdtPr>
                          <w:sdtContent>
                            <w:ins w:author="Anu Anu" w:id="23" w:date="2026-09-25T05:59:10Z">
                              <w:sdt>
                                <w:sdtPr>
                                  <w:id w:val="1485350298"/>
                                  <w:tag w:val="goog_rdk_73"/>
                                </w:sdtPr>
                                <w:sdtContent>
                                  <w:del w:author="Kanihaa" w:id="9" w:date="2026-09-25T08:48:49Z"/>
                                </w:sdtContent>
                              </w:sdt>
                            </w:ins>
                            <w:sdt>
                              <w:sdtPr>
                                <w:id w:val="976177692"/>
                                <w:tag w:val="goog_rdk_74"/>
                              </w:sdtPr>
                              <w:sdtContent>
                                <w:ins w:author="Anu Anu" w:id="23" w:date="2026-09-25T05:59:10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To</w:delText>
                                    </w:r>
                                  </w:del>
                                </w:ins>
                              </w:sdtContent>
                            </w:sdt>
                            <w:ins w:author="Anu Anu" w:id="23" w:date="2026-09-25T05:59:10Z">
                              <w:del w:author="Kanihaa" w:id="9" w:date="2026-09-25T08:48:49Z">
                                <w:sdt>
                                  <w:sdtPr>
                                    <w:id w:val="-142507264"/>
                                    <w:tag w:val="goog_rdk_75"/>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1979774458"/>
                      <w:tag w:val="goog_rdk_85"/>
                    </w:sdtPr>
                    <w:sdtContent>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u Anu" w:id="23" w:date="2026-09-25T05:59:10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58075569"/>
                            <w:tag w:val="goog_rdk_77"/>
                          </w:sdtPr>
                          <w:sdtContent>
                            <w:ins w:author="Anu Anu" w:id="23" w:date="2026-09-25T05:59:10Z">
                              <w:sdt>
                                <w:sdtPr>
                                  <w:id w:val="928517940"/>
                                  <w:tag w:val="goog_rdk_78"/>
                                </w:sdtPr>
                                <w:sdtContent>
                                  <w:del w:author="Kanihaa" w:id="9" w:date="2026-09-25T08:48:49Z"/>
                                </w:sdtContent>
                              </w:sdt>
                            </w:ins>
                            <w:sdt>
                              <w:sdtPr>
                                <w:id w:val="417286320"/>
                                <w:tag w:val="goog_rdk_79"/>
                              </w:sdtPr>
                              <w:sdtContent>
                                <w:ins w:author="Anu Anu" w:id="23" w:date="2026-09-25T05:59:10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del>
                                </w:ins>
                              </w:sdtContent>
                            </w:sdt>
                            <w:ins w:author="Anu Anu" w:id="23" w:date="2026-09-25T05:59:10Z">
                              <w:del w:author="Kanihaa" w:id="9" w:date="2026-09-25T08:48:49Z">
                                <w:sdt>
                                  <w:sdtPr>
                                    <w:id w:val="396381219"/>
                                    <w:tag w:val="goog_rdk_8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356882880"/>
                                    <w:tag w:val="goog_rdk_8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sdtContent>
                                </w:sdt>
                                <w:sdt>
                                  <w:sdtPr>
                                    <w:id w:val="-2027267412"/>
                                    <w:tag w:val="goog_rdk_8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1708773520"/>
                                    <w:tag w:val="goog_rdk_8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sdtContent>
                                </w:sdt>
                                <w:sdt>
                                  <w:sdtPr>
                                    <w:id w:val="663746521"/>
                                    <w:tag w:val="goog_rdk_84"/>
                                  </w:sdtPr>
                                  <w:sdtContent>
                                    <w:r w:rsidDel="00000000" w:rsidR="00000000" w:rsidRPr="00000000">
                                      <w:rPr>
                                        <w:rtl w:val="0"/>
                                      </w:rPr>
                                    </w:r>
                                  </w:sdtContent>
                                </w:sdt>
                              </w:del>
                            </w:ins>
                          </w:sdtContent>
                        </w:sdt>
                      </w:p>
                    </w:sdtContent>
                  </w:sdt>
                </w:tc>
              </w:tr>
            </w:sdtContent>
          </w:sdt>
          <w:sdt>
            <w:sdtPr>
              <w:id w:val="1952006796"/>
              <w:tag w:val="goog_rdk_86"/>
            </w:sdtPr>
            <w:sdtContent>
              <w:tr>
                <w:trPr>
                  <w:cantSplit w:val="0"/>
                  <w:tblHeader w:val="0"/>
                  <w:ins w:author="Anu Anu" w:id="23" w:date="2026-09-25T05:59:10Z"/>
                  <w:del w:author="Kanihaa" w:id="9" w:date="2026-09-25T08:48:49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440372856"/>
                      <w:tag w:val="goog_rdk_91"/>
                    </w:sdtPr>
                    <w:sdtContent>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Anu Anu" w:id="23" w:date="2026-09-25T05:59:10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33053707"/>
                            <w:tag w:val="goog_rdk_87"/>
                          </w:sdtPr>
                          <w:sdtContent>
                            <w:ins w:author="Anu Anu" w:id="23" w:date="2026-09-25T05:59:10Z">
                              <w:sdt>
                                <w:sdtPr>
                                  <w:id w:val="1686407893"/>
                                  <w:tag w:val="goog_rdk_88"/>
                                </w:sdtPr>
                                <w:sdtContent>
                                  <w:del w:author="Kanihaa" w:id="9" w:date="2026-09-25T08:48:49Z"/>
                                </w:sdtContent>
                              </w:sdt>
                            </w:ins>
                            <w:sdt>
                              <w:sdtPr>
                                <w:id w:val="-1531318661"/>
                                <w:tag w:val="goog_rdk_89"/>
                              </w:sdtPr>
                              <w:sdtContent>
                                <w:ins w:author="Anu Anu" w:id="23" w:date="2026-09-25T05:59:10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Cc</w:delText>
                                    </w:r>
                                  </w:del>
                                </w:ins>
                              </w:sdtContent>
                            </w:sdt>
                            <w:ins w:author="Anu Anu" w:id="23" w:date="2026-09-25T05:59:10Z">
                              <w:del w:author="Kanihaa" w:id="9" w:date="2026-09-25T08:48:49Z">
                                <w:sdt>
                                  <w:sdtPr>
                                    <w:id w:val="-519486360"/>
                                    <w:tag w:val="goog_rdk_90"/>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1901715578"/>
                      <w:tag w:val="goog_rdk_96"/>
                    </w:sdtPr>
                    <w:sdtContent>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u Anu" w:id="23" w:date="2026-09-25T05:59:10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12936597"/>
                            <w:tag w:val="goog_rdk_92"/>
                          </w:sdtPr>
                          <w:sdtContent>
                            <w:ins w:author="Anu Anu" w:id="23" w:date="2026-09-25T05:59:10Z">
                              <w:sdt>
                                <w:sdtPr>
                                  <w:id w:val="699692926"/>
                                  <w:tag w:val="goog_rdk_93"/>
                                </w:sdtPr>
                                <w:sdtContent>
                                  <w:del w:author="Kanihaa" w:id="9" w:date="2026-09-25T08:48:49Z"/>
                                </w:sdtContent>
                              </w:sdt>
                            </w:ins>
                            <w:sdt>
                              <w:sdtPr>
                                <w:id w:val="33198171"/>
                                <w:tag w:val="goog_rdk_94"/>
                              </w:sdtPr>
                              <w:sdtContent>
                                <w:ins w:author="Anu Anu" w:id="23" w:date="2026-09-25T05:59:10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del>
                                </w:ins>
                              </w:sdtContent>
                            </w:sdt>
                            <w:ins w:author="Anu Anu" w:id="23" w:date="2026-09-25T05:59:10Z">
                              <w:del w:author="Kanihaa" w:id="9" w:date="2026-09-25T08:48:49Z">
                                <w:sdt>
                                  <w:sdtPr>
                                    <w:id w:val="1966578123"/>
                                    <w:tag w:val="goog_rdk_95"/>
                                  </w:sdtPr>
                                  <w:sdtContent>
                                    <w:r w:rsidDel="00000000" w:rsidR="00000000" w:rsidRPr="00000000">
                                      <w:rPr>
                                        <w:rtl w:val="0"/>
                                      </w:rPr>
                                    </w:r>
                                  </w:sdtContent>
                                </w:sdt>
                              </w:del>
                            </w:ins>
                          </w:sdtContent>
                        </w:sdt>
                      </w:p>
                    </w:sdtContent>
                  </w:sdt>
                </w:tc>
              </w:tr>
            </w:sdtContent>
          </w:sdt>
          <w:sdt>
            <w:sdtPr>
              <w:id w:val="2081960775"/>
              <w:tag w:val="goog_rdk_97"/>
            </w:sdtPr>
            <w:sdtContent>
              <w:tr>
                <w:trPr>
                  <w:cantSplit w:val="0"/>
                  <w:tblHeader w:val="0"/>
                  <w:ins w:author="Anu Anu" w:id="23" w:date="2026-09-25T05:59:10Z"/>
                  <w:del w:author="Kanihaa" w:id="9" w:date="2026-09-25T08:48:49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929685991"/>
                      <w:tag w:val="goog_rdk_102"/>
                    </w:sdtPr>
                    <w:sdtContent>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Anu Anu" w:id="23" w:date="2026-09-25T05:59:10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48680425"/>
                            <w:tag w:val="goog_rdk_98"/>
                          </w:sdtPr>
                          <w:sdtContent>
                            <w:ins w:author="Anu Anu" w:id="23" w:date="2026-09-25T05:59:10Z">
                              <w:sdt>
                                <w:sdtPr>
                                  <w:id w:val="-742650603"/>
                                  <w:tag w:val="goog_rdk_99"/>
                                </w:sdtPr>
                                <w:sdtContent>
                                  <w:del w:author="Kanihaa" w:id="9" w:date="2026-09-25T08:48:49Z"/>
                                </w:sdtContent>
                              </w:sdt>
                            </w:ins>
                            <w:sdt>
                              <w:sdtPr>
                                <w:id w:val="-1197310083"/>
                                <w:tag w:val="goog_rdk_100"/>
                              </w:sdtPr>
                              <w:sdtContent>
                                <w:ins w:author="Anu Anu" w:id="23" w:date="2026-09-25T05:59:10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Bcc</w:delText>
                                    </w:r>
                                  </w:del>
                                </w:ins>
                              </w:sdtContent>
                            </w:sdt>
                            <w:ins w:author="Anu Anu" w:id="23" w:date="2026-09-25T05:59:10Z">
                              <w:del w:author="Kanihaa" w:id="9" w:date="2026-09-25T08:48:49Z">
                                <w:sdt>
                                  <w:sdtPr>
                                    <w:id w:val="-907691618"/>
                                    <w:tag w:val="goog_rdk_101"/>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831196002"/>
                      <w:tag w:val="goog_rdk_107"/>
                    </w:sdtPr>
                    <w:sdtContent>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u Anu" w:id="23" w:date="2026-09-25T05:59:10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88035840"/>
                            <w:tag w:val="goog_rdk_103"/>
                          </w:sdtPr>
                          <w:sdtContent>
                            <w:ins w:author="Anu Anu" w:id="23" w:date="2026-09-25T05:59:10Z">
                              <w:sdt>
                                <w:sdtPr>
                                  <w:id w:val="-1266789809"/>
                                  <w:tag w:val="goog_rdk_104"/>
                                </w:sdtPr>
                                <w:sdtContent>
                                  <w:del w:author="Kanihaa" w:id="9" w:date="2026-09-25T08:48:49Z"/>
                                </w:sdtContent>
                              </w:sdt>
                            </w:ins>
                            <w:sdt>
                              <w:sdtPr>
                                <w:id w:val="2004342663"/>
                                <w:tag w:val="goog_rdk_105"/>
                              </w:sdtPr>
                              <w:sdtContent>
                                <w:ins w:author="Anu Anu" w:id="23" w:date="2026-09-25T05:59:10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del>
                                </w:ins>
                              </w:sdtContent>
                            </w:sdt>
                            <w:ins w:author="Anu Anu" w:id="23" w:date="2026-09-25T05:59:10Z">
                              <w:del w:author="Kanihaa" w:id="9" w:date="2026-09-25T08:48:49Z">
                                <w:sdt>
                                  <w:sdtPr>
                                    <w:id w:val="780932429"/>
                                    <w:tag w:val="goog_rdk_106"/>
                                  </w:sdtPr>
                                  <w:sdtContent>
                                    <w:r w:rsidDel="00000000" w:rsidR="00000000" w:rsidRPr="00000000">
                                      <w:rPr>
                                        <w:rtl w:val="0"/>
                                      </w:rPr>
                                    </w:r>
                                  </w:sdtContent>
                                </w:sdt>
                              </w:del>
                            </w:ins>
                          </w:sdtContent>
                        </w:sdt>
                      </w:p>
                    </w:sdtContent>
                  </w:sdt>
                </w:tc>
              </w:tr>
            </w:sdtContent>
          </w:sdt>
          <w:sdt>
            <w:sdtPr>
              <w:id w:val="2040510586"/>
              <w:tag w:val="goog_rdk_108"/>
            </w:sdtPr>
            <w:sdtContent>
              <w:tr>
                <w:trPr>
                  <w:cantSplit w:val="0"/>
                  <w:tblHeader w:val="0"/>
                  <w:ins w:author="Anu Anu" w:id="23" w:date="2026-09-25T05:59:10Z"/>
                  <w:del w:author="Kanihaa" w:id="9" w:date="2026-09-25T08:48:49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1859914099"/>
                      <w:tag w:val="goog_rdk_113"/>
                    </w:sdtPr>
                    <w:sdtContent>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Anu Anu" w:id="23" w:date="2026-09-25T05:59:10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08741083"/>
                            <w:tag w:val="goog_rdk_109"/>
                          </w:sdtPr>
                          <w:sdtContent>
                            <w:ins w:author="Anu Anu" w:id="23" w:date="2026-09-25T05:59:10Z">
                              <w:sdt>
                                <w:sdtPr>
                                  <w:id w:val="944252709"/>
                                  <w:tag w:val="goog_rdk_110"/>
                                </w:sdtPr>
                                <w:sdtContent>
                                  <w:del w:author="Kanihaa" w:id="9" w:date="2026-09-25T08:48:49Z"/>
                                </w:sdtContent>
                              </w:sdt>
                            </w:ins>
                            <w:sdt>
                              <w:sdtPr>
                                <w:id w:val="-544302988"/>
                                <w:tag w:val="goog_rdk_111"/>
                              </w:sdtPr>
                              <w:sdtContent>
                                <w:ins w:author="Anu Anu" w:id="23" w:date="2026-09-25T05:59:10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Subject</w:delText>
                                    </w:r>
                                  </w:del>
                                </w:ins>
                              </w:sdtContent>
                            </w:sdt>
                            <w:ins w:author="Anu Anu" w:id="23" w:date="2026-09-25T05:59:10Z">
                              <w:del w:author="Kanihaa" w:id="9" w:date="2026-09-25T08:48:49Z">
                                <w:sdt>
                                  <w:sdtPr>
                                    <w:id w:val="271638288"/>
                                    <w:tag w:val="goog_rdk_112"/>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1931989568"/>
                      <w:tag w:val="goog_rdk_117"/>
                    </w:sdtPr>
                    <w:sdtContent>
                      <w:p w:rsidR="00000000" w:rsidDel="00000000" w:rsidP="00000000" w:rsidRDefault="00000000" w:rsidRPr="00000000" w14:paraId="0000000C">
                        <w:pPr>
                          <w:widowControl w:val="0"/>
                          <w:spacing w:line="240" w:lineRule="auto"/>
                          <w:rPr>
                            <w:ins w:author="Anu Anu" w:id="23" w:date="2026-09-25T05:59:10Z"/>
                            <w:del w:author="Kanihaa" w:id="9" w:date="2026-09-25T08:48:49Z"/>
                            <w:rPrChange w:author="Dharani Dharan L" w:id="26" w:date="2026-09-25T11:17:01Z">
                              <w:rPr>
                                <w:rFonts w:ascii="Arial" w:cs="Arial" w:eastAsia="Arial" w:hAnsi="Arial"/>
                                <w:b w:val="0"/>
                                <w:bCs w:val="0"/>
                                <w:i w:val="0"/>
                                <w:iCs w:val="0"/>
                                <w:smallCaps w:val="0"/>
                                <w:strike w:val="0"/>
                                <w:color w:val="000000"/>
                                <w:sz w:val="22"/>
                                <w:szCs w:val="22"/>
                                <w:u w:val="none"/>
                                <w:shd w:fill="auto" w:val="clear"/>
                                <w:vertAlign w:val="baseline"/>
                              </w:rPr>
                            </w:rPrChange>
                          </w:rPr>
                          <w:pPrChange w:author="Dharani Dharan L" w:id="0" w:date="2026-09-25T11:17:01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PrChange>
                        </w:pPr>
                        <w:sdt>
                          <w:sdtPr>
                            <w:id w:val="1987014694"/>
                            <w:tag w:val="goog_rdk_114"/>
                          </w:sdtPr>
                          <w:sdtContent>
                            <w:ins w:author="Anu Anu" w:id="23" w:date="2026-09-25T05:59:10Z">
                              <w:sdt>
                                <w:sdtPr>
                                  <w:id w:val="1065846616"/>
                                  <w:tag w:val="goog_rdk_115"/>
                                </w:sdtPr>
                                <w:sdtContent>
                                  <w:del w:author="Kanihaa" w:id="9" w:date="2026-09-25T08:48:49Z"/>
                                </w:sdtContent>
                              </w:sdt>
                            </w:ins>
                            <w:sdt>
                              <w:sdtPr>
                                <w:id w:val="378983432"/>
                                <w:tag w:val="goog_rdk_116"/>
                              </w:sdtPr>
                              <w:sdtContent>
                                <w:ins w:author="Anu Anu" w:id="23" w:date="2026-09-25T05:59:10Z">
                                  <w:del w:author="Kanihaa" w:id="9" w:date="2026-09-25T08:48:49Z">
                                    <w:r w:rsidDel="00000000" w:rsidR="00000000" w:rsidRPr="00000000">
                                      <w:rPr>
                                        <w:rtl w:val="0"/>
                                      </w:rPr>
                                    </w:r>
                                  </w:del>
                                </w:ins>
                              </w:sdtContent>
                            </w:sdt>
                            <w:ins w:author="Anu Anu" w:id="23" w:date="2026-09-25T05:59:10Z">
                              <w:del w:author="Kanihaa" w:id="9" w:date="2026-09-25T08:48:49Z"/>
                            </w:ins>
                          </w:sdtContent>
                        </w:sdt>
                      </w:p>
                    </w:sdtContent>
                  </w:sdt>
                </w:tc>
              </w:tr>
            </w:sdtContent>
          </w:sdt>
          <w:sdt>
            <w:sdtPr>
              <w:id w:val="-411336179"/>
              <w:tag w:val="goog_rdk_118"/>
            </w:sdtPr>
            <w:sdtContent>
              <w:tr>
                <w:trPr>
                  <w:cantSplit w:val="0"/>
                  <w:trHeight w:val="2000" w:hRule="atLeast"/>
                  <w:tblHeader w:val="0"/>
                  <w:ins w:author="Anu Anu" w:id="23" w:date="2026-09-25T05:59:10Z"/>
                  <w:del w:author="Kanihaa" w:id="9" w:date="2026-09-25T08:48:49Z"/>
                </w:trPr>
                <w:tc>
                  <w:tcPr>
                    <w:gridSpan w:val="2"/>
                    <w:tcBorders>
                      <w:top w:color="bdc1c6" w:space="0" w:sz="8" w:val="single"/>
                      <w:left w:color="000000" w:space="0" w:sz="0" w:val="nil"/>
                      <w:bottom w:color="bdc1c6" w:space="0" w:sz="8" w:val="single"/>
                      <w:right w:color="bdc1c6" w:space="0" w:sz="8" w:val="single"/>
                    </w:tcBorders>
                    <w:shd w:fill="auto" w:val="clear"/>
                    <w:tcMar>
                      <w:top w:w="240.0" w:type="dxa"/>
                      <w:left w:w="144.0" w:type="dxa"/>
                      <w:bottom w:w="144.0" w:type="dxa"/>
                      <w:right w:w="144.0" w:type="dxa"/>
                    </w:tcMar>
                    <w:vAlign w:val="top"/>
                  </w:tcPr>
                  <w:sdt>
                    <w:sdtPr>
                      <w:id w:val="1451940315"/>
                      <w:tag w:val="goog_rdk_125"/>
                    </w:sdtPr>
                    <w:sdtContent>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u Anu" w:id="23" w:date="2026-09-25T05:59:10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ins w:author="" w:id="27">
                          <w:sdt>
                            <w:sdtPr>
                              <w:id w:val="421803557"/>
                              <w:tag w:val="goog_rdk_120"/>
                            </w:sdtPr>
                            <w:sdtContent>
                              <w:del w:author="Kanihaa" w:id="9" w:date="2026-09-25T08:48:49Z">
                                <w:sdt>
                                  <w:sdtPr>
                                    <w:id w:val="1414613980"/>
                                    <w:tag w:val="goog_rdk_12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Hftuuyyuuuutyiiuyyuiiiiiiuuuiioiiiuuuiiiui</w:delText>
                                    </w:r>
                                  </w:sdtContent>
                                </w:sdt>
                              </w:del>
                            </w:sdtContent>
                          </w:sdt>
                        </w:ins>
                        <w:sdt>
                          <w:sdtPr>
                            <w:id w:val="-1832769267"/>
                            <w:tag w:val="goog_rdk_122"/>
                          </w:sdtPr>
                          <w:sdtContent>
                            <w:ins w:author="Anu Anu" w:id="23" w:date="2026-09-25T05:59:10Z">
                              <w:sdt>
                                <w:sdtPr>
                                  <w:id w:val="445888710"/>
                                  <w:tag w:val="goog_rdk_123"/>
                                </w:sdtPr>
                                <w:sdtContent>
                                  <w:del w:author="Kanihaa" w:id="9" w:date="2026-09-25T08:48:49Z"/>
                                </w:sdtContent>
                              </w:sdt>
                            </w:ins>
                            <w:sdt>
                              <w:sdtPr>
                                <w:id w:val="-157777111"/>
                                <w:tag w:val="goog_rdk_124"/>
                              </w:sdtPr>
                              <w:sdtContent>
                                <w:ins w:author="Anu Anu" w:id="23" w:date="2026-09-25T05:59:10Z">
                                  <w:del w:author="Kanihaa" w:id="9" w:date="2026-09-25T08:48:49Z">
                                    <w:r w:rsidDel="00000000" w:rsidR="00000000" w:rsidRPr="00000000">
                                      <w:rPr>
                                        <w:rtl w:val="0"/>
                                      </w:rPr>
                                    </w:r>
                                  </w:del>
                                </w:ins>
                              </w:sdtContent>
                            </w:sdt>
                            <w:ins w:author="Anu Anu" w:id="23" w:date="2026-09-25T05:59:10Z">
                              <w:del w:author="Kanihaa" w:id="9" w:date="2026-09-25T08:48:49Z"/>
                            </w:ins>
                          </w:sdtContent>
                        </w:sdt>
                      </w:p>
                    </w:sdtContent>
                  </w:sdt>
                </w:tc>
              </w:tr>
            </w:sdtContent>
          </w:sdt>
        </w:tbl>
      </w:sdtContent>
    </w:sdt>
    <w:sdt>
      <w:sdtPr>
        <w:id w:val="1192457190"/>
        <w:tag w:val="goog_rdk_136"/>
      </w:sdtPr>
      <w:sdtContent>
        <w:p w:rsidR="00000000" w:rsidDel="00000000" w:rsidP="00000000" w:rsidRDefault="00000000" w:rsidRPr="00000000" w14:paraId="0000000F">
          <w:pPr>
            <w:rPr>
              <w:ins w:author="Anonymous" w:id="28" w:date="2026-09-25T13:04:21Z"/>
              <w:del w:author="Kanihaa" w:id="9" w:date="2026-09-25T08:48:49Z"/>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55507604"/>
              <w:tag w:val="goog_rdk_133"/>
            </w:sdtPr>
            <w:sdtContent>
              <w:ins w:author="Anonymous" w:id="28" w:date="2026-09-25T13:04:21Z">
                <w:sdt>
                  <w:sdtPr>
                    <w:id w:val="15281445"/>
                    <w:tag w:val="goog_rdk_134"/>
                  </w:sdtPr>
                  <w:sdtContent>
                    <w:del w:author="Kanihaa" w:id="9" w:date="2026-09-25T08:48:49Z"/>
                  </w:sdtContent>
                </w:sdt>
              </w:ins>
              <w:sdt>
                <w:sdtPr>
                  <w:id w:val="1610392026"/>
                  <w:tag w:val="goog_rdk_135"/>
                </w:sdtPr>
                <w:sdtContent>
                  <w:ins w:author="Anonymous" w:id="28" w:date="2026-09-25T13:04:21Z">
                    <w:del w:author="Kanihaa" w:id="9" w:date="2026-09-25T08:48:49Z">
                      <w:r w:rsidDel="00000000" w:rsidR="00000000" w:rsidRPr="00000000">
                        <w:rPr>
                          <w:rtl w:val="0"/>
                        </w:rPr>
                      </w:r>
                    </w:del>
                  </w:ins>
                </w:sdtContent>
              </w:sdt>
              <w:ins w:author="Anonymous" w:id="28" w:date="2026-09-25T13:04:21Z">
                <w:del w:author="Kanihaa" w:id="9" w:date="2026-09-25T08:48:49Z"/>
              </w:ins>
            </w:sdtContent>
          </w:sdt>
        </w:p>
      </w:sdtContent>
    </w:sdt>
    <w:sdt>
      <w:sdtPr>
        <w:lock w:val="contentLocked"/>
        <w:id w:val="-1165110044"/>
        <w:tag w:val="goog_rdk_193"/>
      </w:sdtPr>
      <w:sdtContent>
        <w:tbl>
          <w:tblPr>
            <w:tblStyle w:val="Table2"/>
            <w:tblW w:w="106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3.3333282470703"/>
            <w:gridCol w:w="10092.66667175293"/>
            <w:tblGridChange w:id="0">
              <w:tblGrid>
                <w:gridCol w:w="533.3333282470703"/>
                <w:gridCol w:w="10092.66667175293"/>
              </w:tblGrid>
            </w:tblGridChange>
          </w:tblGrid>
          <w:sdt>
            <w:sdtPr>
              <w:id w:val="-1662825850"/>
              <w:tag w:val="goog_rdk_137"/>
            </w:sdtPr>
            <w:sdtContent>
              <w:tr>
                <w:trPr>
                  <w:cantSplit w:val="0"/>
                  <w:tblHeader w:val="0"/>
                  <w:ins w:author="Anonymous" w:id="28" w:date="2026-09-25T13:04:21Z"/>
                  <w:del w:author="Kanihaa" w:id="9" w:date="2026-09-25T08:48:49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425679508"/>
                      <w:tag w:val="goog_rdk_142"/>
                    </w:sdtPr>
                    <w:sdtContent>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Anonymous" w:id="28" w:date="2026-09-25T13:04:21Z"/>
                            <w:del w:author="Kanihaa" w:id="9" w:date="2026-09-25T08:48:49Z"/>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53421788"/>
                            <w:tag w:val="goog_rdk_138"/>
                          </w:sdtPr>
                          <w:sdtContent>
                            <w:ins w:author="Anonymous" w:id="28" w:date="2026-09-25T13:04:21Z">
                              <w:sdt>
                                <w:sdtPr>
                                  <w:id w:val="1058767113"/>
                                  <w:tag w:val="goog_rdk_139"/>
                                </w:sdtPr>
                                <w:sdtContent>
                                  <w:del w:author="Kanihaa" w:id="9" w:date="2026-09-25T08:48:49Z"/>
                                </w:sdtContent>
                              </w:sdt>
                            </w:ins>
                            <w:sdt>
                              <w:sdtPr>
                                <w:id w:val="-1043534390"/>
                                <w:tag w:val="goog_rdk_140"/>
                              </w:sdtPr>
                              <w:sdtContent>
                                <w:ins w:author="Anonymous" w:id="28" w:date="2026-09-25T13:04:21Z">
                                  <w:del w:author="Kanihaa" w:id="9" w:date="2026-09-25T08:48:49Z">
                                    <w:r w:rsidDel="00000000" w:rsidR="00000000" w:rsidRPr="00000000">
                                      <w:rPr>
                                        <w:b w:val="1"/>
                                        <w:bCs w:val="1"/>
                                        <w:rtl w:val="0"/>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To</w:delText>
                                    </w:r>
                                  </w:del>
                                </w:ins>
                              </w:sdtContent>
                            </w:sdt>
                            <w:ins w:author="Anonymous" w:id="28" w:date="2026-09-25T13:04:21Z">
                              <w:del w:author="Kanihaa" w:id="9" w:date="2026-09-25T08:48:49Z">
                                <w:sdt>
                                  <w:sdtPr>
                                    <w:id w:val="2108155089"/>
                                    <w:tag w:val="goog_rdk_141"/>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617788022"/>
                      <w:tag w:val="goog_rdk_151"/>
                    </w:sdtPr>
                    <w:sdtContent>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8" w:date="2026-09-25T13:04:21Z"/>
                            <w:del w:author="Kanihaa" w:id="9" w:date="2026-09-25T08:48:49Z"/>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64422990"/>
                            <w:tag w:val="goog_rdk_143"/>
                          </w:sdtPr>
                          <w:sdtContent>
                            <w:ins w:author="Anonymous" w:id="28" w:date="2026-09-25T13:04:21Z">
                              <w:sdt>
                                <w:sdtPr>
                                  <w:id w:val="-1664768686"/>
                                  <w:tag w:val="goog_rdk_144"/>
                                </w:sdtPr>
                                <w:sdtContent>
                                  <w:del w:author="Kanihaa" w:id="9" w:date="2026-09-25T08:48:49Z"/>
                                </w:sdtContent>
                              </w:sdt>
                            </w:ins>
                            <w:sdt>
                              <w:sdtPr>
                                <w:id w:val="829643865"/>
                                <w:tag w:val="goog_rdk_145"/>
                              </w:sdtPr>
                              <w:sdtContent>
                                <w:ins w:author="Anonymous" w:id="28" w:date="2026-09-25T13:04:21Z">
                                  <w:del w:author="Kanihaa" w:id="9" w:date="2026-09-25T08:48:49Z">
                                    <w:r w:rsidDel="00000000" w:rsidR="00000000" w:rsidRPr="00000000">
                                      <w:rPr>
                                        <w:rtl w:val="0"/>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del>
                                </w:ins>
                              </w:sdtContent>
                            </w:sdt>
                            <w:ins w:author="Anonymous" w:id="28" w:date="2026-09-25T13:04:21Z">
                              <w:del w:author="Kanihaa" w:id="9" w:date="2026-09-25T08:48:49Z">
                                <w:sdt>
                                  <w:sdtPr>
                                    <w:id w:val="-669119053"/>
                                    <w:tag w:val="goog_rdk_146"/>
                                  </w:sdtPr>
                                  <w:sdtContent>
                                    <w:r w:rsidDel="00000000" w:rsidR="00000000" w:rsidRPr="00000000">
                                      <w:rPr>
                                        <w:rtl w:val="0"/>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859985243"/>
                                    <w:tag w:val="goog_rdk_147"/>
                                  </w:sdtPr>
                                  <w:sdtContent>
                                    <w:r w:rsidDel="00000000" w:rsidR="00000000" w:rsidRPr="00000000">
                                      <w:rPr>
                                        <w:rtl w:val="0"/>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sdtContent>
                                </w:sdt>
                                <w:sdt>
                                  <w:sdtPr>
                                    <w:id w:val="-1623403272"/>
                                    <w:tag w:val="goog_rdk_148"/>
                                  </w:sdtPr>
                                  <w:sdtContent>
                                    <w:r w:rsidDel="00000000" w:rsidR="00000000" w:rsidRPr="00000000">
                                      <w:rPr>
                                        <w:rtl w:val="0"/>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1156214272"/>
                                    <w:tag w:val="goog_rdk_149"/>
                                  </w:sdtPr>
                                  <w:sdtContent>
                                    <w:r w:rsidDel="00000000" w:rsidR="00000000" w:rsidRPr="00000000">
                                      <w:rPr>
                                        <w:rtl w:val="0"/>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sdtContent>
                                </w:sdt>
                                <w:sdt>
                                  <w:sdtPr>
                                    <w:id w:val="1287107273"/>
                                    <w:tag w:val="goog_rdk_150"/>
                                  </w:sdtPr>
                                  <w:sdtContent>
                                    <w:r w:rsidDel="00000000" w:rsidR="00000000" w:rsidRPr="00000000">
                                      <w:rPr>
                                        <w:rtl w:val="0"/>
                                      </w:rPr>
                                    </w:r>
                                  </w:sdtContent>
                                </w:sdt>
                              </w:del>
                            </w:ins>
                          </w:sdtContent>
                        </w:sdt>
                      </w:p>
                    </w:sdtContent>
                  </w:sdt>
                </w:tc>
              </w:tr>
            </w:sdtContent>
          </w:sdt>
          <w:sdt>
            <w:sdtPr>
              <w:id w:val="842254543"/>
              <w:tag w:val="goog_rdk_152"/>
            </w:sdtPr>
            <w:sdtContent>
              <w:tr>
                <w:trPr>
                  <w:cantSplit w:val="0"/>
                  <w:tblHeader w:val="0"/>
                  <w:ins w:author="Anonymous" w:id="28" w:date="2026-09-25T13:04:21Z"/>
                  <w:del w:author="Kanihaa" w:id="9" w:date="2026-09-25T08:48:49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316306172"/>
                      <w:tag w:val="goog_rdk_157"/>
                    </w:sdtPr>
                    <w:sdtContent>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Anonymous" w:id="28" w:date="2026-09-25T13:04:21Z"/>
                            <w:del w:author="Kanihaa" w:id="9" w:date="2026-09-25T08:48:49Z"/>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43844781"/>
                            <w:tag w:val="goog_rdk_153"/>
                          </w:sdtPr>
                          <w:sdtContent>
                            <w:ins w:author="Anonymous" w:id="28" w:date="2026-09-25T13:04:21Z">
                              <w:sdt>
                                <w:sdtPr>
                                  <w:id w:val="408439273"/>
                                  <w:tag w:val="goog_rdk_154"/>
                                </w:sdtPr>
                                <w:sdtContent>
                                  <w:del w:author="Kanihaa" w:id="9" w:date="2026-09-25T08:48:49Z"/>
                                </w:sdtContent>
                              </w:sdt>
                            </w:ins>
                            <w:sdt>
                              <w:sdtPr>
                                <w:id w:val="-744380457"/>
                                <w:tag w:val="goog_rdk_155"/>
                              </w:sdtPr>
                              <w:sdtContent>
                                <w:ins w:author="Anonymous" w:id="28" w:date="2026-09-25T13:04:21Z">
                                  <w:del w:author="Kanihaa" w:id="9" w:date="2026-09-25T08:48:49Z">
                                    <w:r w:rsidDel="00000000" w:rsidR="00000000" w:rsidRPr="00000000">
                                      <w:rPr>
                                        <w:b w:val="1"/>
                                        <w:bCs w:val="1"/>
                                        <w:rtl w:val="0"/>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Cc</w:delText>
                                    </w:r>
                                  </w:del>
                                </w:ins>
                              </w:sdtContent>
                            </w:sdt>
                            <w:ins w:author="Anonymous" w:id="28" w:date="2026-09-25T13:04:21Z">
                              <w:del w:author="Kanihaa" w:id="9" w:date="2026-09-25T08:48:49Z">
                                <w:sdt>
                                  <w:sdtPr>
                                    <w:id w:val="889421420"/>
                                    <w:tag w:val="goog_rdk_156"/>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1663942751"/>
                      <w:tag w:val="goog_rdk_162"/>
                    </w:sdtPr>
                    <w:sdtContent>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8" w:date="2026-09-25T13:04:21Z"/>
                            <w:del w:author="Kanihaa" w:id="9" w:date="2026-09-25T08:48:49Z"/>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92367518"/>
                            <w:tag w:val="goog_rdk_158"/>
                          </w:sdtPr>
                          <w:sdtContent>
                            <w:ins w:author="Anonymous" w:id="28" w:date="2026-09-25T13:04:21Z">
                              <w:sdt>
                                <w:sdtPr>
                                  <w:id w:val="-2116397874"/>
                                  <w:tag w:val="goog_rdk_159"/>
                                </w:sdtPr>
                                <w:sdtContent>
                                  <w:del w:author="Kanihaa" w:id="9" w:date="2026-09-25T08:48:49Z"/>
                                </w:sdtContent>
                              </w:sdt>
                            </w:ins>
                            <w:sdt>
                              <w:sdtPr>
                                <w:id w:val="387434799"/>
                                <w:tag w:val="goog_rdk_160"/>
                              </w:sdtPr>
                              <w:sdtContent>
                                <w:ins w:author="Anonymous" w:id="28" w:date="2026-09-25T13:04:21Z">
                                  <w:del w:author="Kanihaa" w:id="9" w:date="2026-09-25T08:48:49Z">
                                    <w:r w:rsidDel="00000000" w:rsidR="00000000" w:rsidRPr="00000000">
                                      <w:rPr>
                                        <w:rtl w:val="0"/>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del>
                                </w:ins>
                              </w:sdtContent>
                            </w:sdt>
                            <w:ins w:author="Anonymous" w:id="28" w:date="2026-09-25T13:04:21Z">
                              <w:del w:author="Kanihaa" w:id="9" w:date="2026-09-25T08:48:49Z">
                                <w:sdt>
                                  <w:sdtPr>
                                    <w:id w:val="145675448"/>
                                    <w:tag w:val="goog_rdk_161"/>
                                  </w:sdtPr>
                                  <w:sdtContent>
                                    <w:r w:rsidDel="00000000" w:rsidR="00000000" w:rsidRPr="00000000">
                                      <w:rPr>
                                        <w:rtl w:val="0"/>
                                      </w:rPr>
                                    </w:r>
                                  </w:sdtContent>
                                </w:sdt>
                              </w:del>
                            </w:ins>
                          </w:sdtContent>
                        </w:sdt>
                      </w:p>
                    </w:sdtContent>
                  </w:sdt>
                </w:tc>
              </w:tr>
            </w:sdtContent>
          </w:sdt>
          <w:sdt>
            <w:sdtPr>
              <w:id w:val="1613781156"/>
              <w:tag w:val="goog_rdk_163"/>
            </w:sdtPr>
            <w:sdtContent>
              <w:tr>
                <w:trPr>
                  <w:cantSplit w:val="0"/>
                  <w:tblHeader w:val="0"/>
                  <w:ins w:author="Anonymous" w:id="28" w:date="2026-09-25T13:04:21Z"/>
                  <w:del w:author="Kanihaa" w:id="9" w:date="2026-09-25T08:48:49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1056785319"/>
                      <w:tag w:val="goog_rdk_168"/>
                    </w:sdtPr>
                    <w:sdtContent>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Anonymous" w:id="28" w:date="2026-09-25T13:04:21Z"/>
                            <w:del w:author="Kanihaa" w:id="9" w:date="2026-09-25T08:48:49Z"/>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62270776"/>
                            <w:tag w:val="goog_rdk_164"/>
                          </w:sdtPr>
                          <w:sdtContent>
                            <w:ins w:author="Anonymous" w:id="28" w:date="2026-09-25T13:04:21Z">
                              <w:sdt>
                                <w:sdtPr>
                                  <w:id w:val="-1487046514"/>
                                  <w:tag w:val="goog_rdk_165"/>
                                </w:sdtPr>
                                <w:sdtContent>
                                  <w:del w:author="Kanihaa" w:id="9" w:date="2026-09-25T08:48:49Z"/>
                                </w:sdtContent>
                              </w:sdt>
                            </w:ins>
                            <w:sdt>
                              <w:sdtPr>
                                <w:id w:val="-1063306875"/>
                                <w:tag w:val="goog_rdk_166"/>
                              </w:sdtPr>
                              <w:sdtContent>
                                <w:ins w:author="Anonymous" w:id="28" w:date="2026-09-25T13:04:21Z">
                                  <w:del w:author="Kanihaa" w:id="9" w:date="2026-09-25T08:48:49Z">
                                    <w:r w:rsidDel="00000000" w:rsidR="00000000" w:rsidRPr="00000000">
                                      <w:rPr>
                                        <w:b w:val="1"/>
                                        <w:bCs w:val="1"/>
                                        <w:rtl w:val="0"/>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Bcc</w:delText>
                                    </w:r>
                                  </w:del>
                                </w:ins>
                              </w:sdtContent>
                            </w:sdt>
                            <w:ins w:author="Anonymous" w:id="28" w:date="2026-09-25T13:04:21Z">
                              <w:del w:author="Kanihaa" w:id="9" w:date="2026-09-25T08:48:49Z">
                                <w:sdt>
                                  <w:sdtPr>
                                    <w:id w:val="143384158"/>
                                    <w:tag w:val="goog_rdk_167"/>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1749987698"/>
                      <w:tag w:val="goog_rdk_173"/>
                    </w:sdtPr>
                    <w:sdtContent>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8" w:date="2026-09-25T13:04:21Z"/>
                            <w:del w:author="Kanihaa" w:id="9" w:date="2026-09-25T08:48:49Z"/>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51014089"/>
                            <w:tag w:val="goog_rdk_169"/>
                          </w:sdtPr>
                          <w:sdtContent>
                            <w:ins w:author="Anonymous" w:id="28" w:date="2026-09-25T13:04:21Z">
                              <w:sdt>
                                <w:sdtPr>
                                  <w:id w:val="671831909"/>
                                  <w:tag w:val="goog_rdk_170"/>
                                </w:sdtPr>
                                <w:sdtContent>
                                  <w:del w:author="Kanihaa" w:id="9" w:date="2026-09-25T08:48:49Z"/>
                                </w:sdtContent>
                              </w:sdt>
                            </w:ins>
                            <w:sdt>
                              <w:sdtPr>
                                <w:id w:val="-243075741"/>
                                <w:tag w:val="goog_rdk_171"/>
                              </w:sdtPr>
                              <w:sdtContent>
                                <w:ins w:author="Anonymous" w:id="28" w:date="2026-09-25T13:04:21Z">
                                  <w:del w:author="Kanihaa" w:id="9" w:date="2026-09-25T08:48:49Z">
                                    <w:r w:rsidDel="00000000" w:rsidR="00000000" w:rsidRPr="00000000">
                                      <w:rPr>
                                        <w:rtl w:val="0"/>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del>
                                </w:ins>
                              </w:sdtContent>
                            </w:sdt>
                            <w:ins w:author="Anonymous" w:id="28" w:date="2026-09-25T13:04:21Z">
                              <w:del w:author="Kanihaa" w:id="9" w:date="2026-09-25T08:48:49Z">
                                <w:sdt>
                                  <w:sdtPr>
                                    <w:id w:val="-635499092"/>
                                    <w:tag w:val="goog_rdk_172"/>
                                  </w:sdtPr>
                                  <w:sdtContent>
                                    <w:r w:rsidDel="00000000" w:rsidR="00000000" w:rsidRPr="00000000">
                                      <w:rPr>
                                        <w:rtl w:val="0"/>
                                      </w:rPr>
                                    </w:r>
                                  </w:sdtContent>
                                </w:sdt>
                              </w:del>
                            </w:ins>
                          </w:sdtContent>
                        </w:sdt>
                      </w:p>
                    </w:sdtContent>
                  </w:sdt>
                </w:tc>
              </w:tr>
            </w:sdtContent>
          </w:sdt>
          <w:sdt>
            <w:sdtPr>
              <w:id w:val="-666318364"/>
              <w:tag w:val="goog_rdk_174"/>
            </w:sdtPr>
            <w:sdtContent>
              <w:tr>
                <w:trPr>
                  <w:cantSplit w:val="0"/>
                  <w:tblHeader w:val="0"/>
                  <w:ins w:author="Anonymous" w:id="28" w:date="2026-09-25T13:04:21Z"/>
                  <w:del w:author="Kanihaa" w:id="9" w:date="2026-09-25T08:48:49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770858890"/>
                      <w:tag w:val="goog_rdk_179"/>
                    </w:sdtPr>
                    <w:sdtContent>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Anonymous" w:id="28" w:date="2026-09-25T13:04:21Z"/>
                            <w:del w:author="Kanihaa" w:id="9" w:date="2026-09-25T08:48:49Z"/>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12107149"/>
                            <w:tag w:val="goog_rdk_175"/>
                          </w:sdtPr>
                          <w:sdtContent>
                            <w:ins w:author="Anonymous" w:id="28" w:date="2026-09-25T13:04:21Z">
                              <w:sdt>
                                <w:sdtPr>
                                  <w:id w:val="-814039855"/>
                                  <w:tag w:val="goog_rdk_176"/>
                                </w:sdtPr>
                                <w:sdtContent>
                                  <w:del w:author="Kanihaa" w:id="9" w:date="2026-09-25T08:48:49Z"/>
                                </w:sdtContent>
                              </w:sdt>
                            </w:ins>
                            <w:sdt>
                              <w:sdtPr>
                                <w:id w:val="1655278753"/>
                                <w:tag w:val="goog_rdk_177"/>
                              </w:sdtPr>
                              <w:sdtContent>
                                <w:ins w:author="Anonymous" w:id="28" w:date="2026-09-25T13:04:21Z">
                                  <w:del w:author="Kanihaa" w:id="9" w:date="2026-09-25T08:48:49Z">
                                    <w:r w:rsidDel="00000000" w:rsidR="00000000" w:rsidRPr="00000000">
                                      <w:rPr>
                                        <w:b w:val="1"/>
                                        <w:bCs w:val="1"/>
                                        <w:rtl w:val="0"/>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Subject</w:delText>
                                    </w:r>
                                  </w:del>
                                </w:ins>
                              </w:sdtContent>
                            </w:sdt>
                            <w:ins w:author="Anonymous" w:id="28" w:date="2026-09-25T13:04:21Z">
                              <w:del w:author="Kanihaa" w:id="9" w:date="2026-09-25T08:48:49Z">
                                <w:sdt>
                                  <w:sdtPr>
                                    <w:id w:val="1994734408"/>
                                    <w:tag w:val="goog_rdk_178"/>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1180208329"/>
                      <w:tag w:val="goog_rdk_183"/>
                    </w:sdtPr>
                    <w:sdtContent>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8" w:date="2026-09-25T13:04:21Z"/>
                            <w:del w:author="Kanihaa" w:id="9" w:date="2026-09-25T08:48:49Z"/>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97953117"/>
                            <w:tag w:val="goog_rdk_180"/>
                          </w:sdtPr>
                          <w:sdtContent>
                            <w:ins w:author="Anonymous" w:id="28" w:date="2026-09-25T13:04:21Z">
                              <w:sdt>
                                <w:sdtPr>
                                  <w:id w:val="-556820853"/>
                                  <w:tag w:val="goog_rdk_181"/>
                                </w:sdtPr>
                                <w:sdtContent>
                                  <w:del w:author="Kanihaa" w:id="9" w:date="2026-09-25T08:48:49Z"/>
                                </w:sdtContent>
                              </w:sdt>
                            </w:ins>
                            <w:sdt>
                              <w:sdtPr>
                                <w:id w:val="-1043691257"/>
                                <w:tag w:val="goog_rdk_182"/>
                              </w:sdtPr>
                              <w:sdtContent>
                                <w:ins w:author="Anonymous" w:id="28" w:date="2026-09-25T13:04:21Z">
                                  <w:del w:author="Kanihaa" w:id="9" w:date="2026-09-25T08:48:49Z">
                                    <w:r w:rsidDel="00000000" w:rsidR="00000000" w:rsidRPr="00000000">
                                      <w:rPr>
                                        <w:rtl w:val="0"/>
                                      </w:rPr>
                                    </w:r>
                                  </w:del>
                                </w:ins>
                              </w:sdtContent>
                            </w:sdt>
                            <w:ins w:author="Anonymous" w:id="28" w:date="2026-09-25T13:04:21Z">
                              <w:del w:author="Kanihaa" w:id="9" w:date="2026-09-25T08:48:49Z"/>
                            </w:ins>
                          </w:sdtContent>
                        </w:sdt>
                      </w:p>
                    </w:sdtContent>
                  </w:sdt>
                </w:tc>
              </w:tr>
            </w:sdtContent>
          </w:sdt>
          <w:sdt>
            <w:sdtPr>
              <w:id w:val="-1140380876"/>
              <w:tag w:val="goog_rdk_184"/>
            </w:sdtPr>
            <w:sdtContent>
              <w:tr>
                <w:trPr>
                  <w:cantSplit w:val="0"/>
                  <w:trHeight w:val="2000" w:hRule="atLeast"/>
                  <w:tblHeader w:val="0"/>
                  <w:ins w:author="Anonymous" w:id="28" w:date="2026-09-25T13:04:21Z"/>
                  <w:del w:author="Kanihaa" w:id="9" w:date="2026-09-25T08:48:49Z"/>
                </w:trPr>
                <w:tc>
                  <w:tcPr>
                    <w:gridSpan w:val="2"/>
                    <w:tcBorders>
                      <w:top w:color="bdc1c6" w:space="0" w:sz="8" w:val="single"/>
                      <w:left w:color="000000" w:space="0" w:sz="0" w:val="nil"/>
                      <w:bottom w:color="bdc1c6" w:space="0" w:sz="8" w:val="single"/>
                      <w:right w:color="bdc1c6" w:space="0" w:sz="8" w:val="single"/>
                    </w:tcBorders>
                    <w:shd w:fill="auto" w:val="clear"/>
                    <w:tcMar>
                      <w:top w:w="240.0" w:type="dxa"/>
                      <w:left w:w="144.0" w:type="dxa"/>
                      <w:bottom w:w="144.0" w:type="dxa"/>
                      <w:right w:w="144.0" w:type="dxa"/>
                    </w:tcMar>
                    <w:vAlign w:val="top"/>
                  </w:tcPr>
                  <w:sdt>
                    <w:sdtPr>
                      <w:id w:val="-982728771"/>
                      <w:tag w:val="goog_rdk_188"/>
                    </w:sdtPr>
                    <w:sdtContent>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8" w:date="2026-09-25T13:04:21Z"/>
                            <w:del w:author="Kanihaa" w:id="9" w:date="2026-09-25T08:48:49Z"/>
                            <w:color w:val="222222"/>
                            <w:sz w:val="20"/>
                            <w:szCs w:val="20"/>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02216766"/>
                            <w:tag w:val="goog_rdk_185"/>
                          </w:sdtPr>
                          <w:sdtContent>
                            <w:ins w:author="Anonymous" w:id="28" w:date="2026-09-25T13:04:21Z">
                              <w:sdt>
                                <w:sdtPr>
                                  <w:id w:val="-107036291"/>
                                  <w:tag w:val="goog_rdk_186"/>
                                </w:sdtPr>
                                <w:sdtContent>
                                  <w:del w:author="Kanihaa" w:id="9" w:date="2026-09-25T08:48:49Z"/>
                                </w:sdtContent>
                              </w:sdt>
                            </w:ins>
                            <w:sdt>
                              <w:sdtPr>
                                <w:id w:val="170831036"/>
                                <w:tag w:val="goog_rdk_187"/>
                              </w:sdtPr>
                              <w:sdtContent>
                                <w:ins w:author="Anonymous" w:id="28" w:date="2026-09-25T13:04:21Z">
                                  <w:del w:author="Kanihaa" w:id="9" w:date="2026-09-25T08:48:49Z">
                                    <w:r w:rsidDel="00000000" w:rsidR="00000000" w:rsidRPr="00000000">
                                      <w:rPr>
                                        <w:rtl w:val="0"/>
                                      </w:rPr>
                                    </w:r>
                                  </w:del>
                                </w:ins>
                              </w:sdtContent>
                            </w:sdt>
                            <w:ins w:author="Anonymous" w:id="28" w:date="2026-09-25T13:04:21Z">
                              <w:del w:author="Kanihaa" w:id="9" w:date="2026-09-25T08:48:49Z"/>
                            </w:ins>
                          </w:sdtContent>
                        </w:sdt>
                      </w:p>
                    </w:sdtContent>
                  </w:sdt>
                </w:tc>
              </w:tr>
            </w:sdtContent>
          </w:sdt>
        </w:tbl>
      </w:sdtContent>
    </w:sdt>
    <w:sdt>
      <w:sdtPr>
        <w:id w:val="173224695"/>
        <w:tag w:val="goog_rdk_199"/>
      </w:sdtPr>
      <w:sdtContent>
        <w:p w:rsidR="00000000" w:rsidDel="00000000" w:rsidP="00000000" w:rsidRDefault="00000000" w:rsidRPr="00000000" w14:paraId="0000001A">
          <w:pPr>
            <w:rPr>
              <w:ins w:author="Anu Anu" w:id="23" w:date="2026-09-25T05:59:10Z"/>
              <w:del w:author="Kanihaa" w:id="9" w:date="2026-09-25T08:48:49Z"/>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54251701"/>
              <w:tag w:val="goog_rdk_196"/>
            </w:sdtPr>
            <w:sdtContent>
              <w:ins w:author="Anu Anu" w:id="23" w:date="2026-09-25T05:59:10Z">
                <w:sdt>
                  <w:sdtPr>
                    <w:id w:val="1060426820"/>
                    <w:tag w:val="goog_rdk_197"/>
                  </w:sdtPr>
                  <w:sdtContent>
                    <w:del w:author="Kanihaa" w:id="9" w:date="2026-09-25T08:48:49Z"/>
                  </w:sdtContent>
                </w:sdt>
              </w:ins>
              <w:sdt>
                <w:sdtPr>
                  <w:id w:val="-693350851"/>
                  <w:tag w:val="goog_rdk_198"/>
                </w:sdtPr>
                <w:sdtContent>
                  <w:ins w:author="Anu Anu" w:id="23" w:date="2026-09-25T05:59:10Z">
                    <w:del w:author="Kanihaa" w:id="9" w:date="2026-09-25T08:48:49Z">
                      <w:r w:rsidDel="00000000" w:rsidR="00000000" w:rsidRPr="00000000">
                        <w:rPr>
                          <w:rtl w:val="0"/>
                        </w:rPr>
                      </w:r>
                    </w:del>
                  </w:ins>
                </w:sdtContent>
              </w:sdt>
              <w:ins w:author="Anu Anu" w:id="23" w:date="2026-09-25T05:59:10Z">
                <w:del w:author="Kanihaa" w:id="9" w:date="2026-09-25T08:48:49Z"/>
              </w:ins>
            </w:sdtContent>
          </w:sdt>
        </w:p>
      </w:sdtContent>
    </w:sdt>
    <w:sdt>
      <w:sdtPr>
        <w:id w:val="1190765418"/>
        <w:tag w:val="goog_rdk_207"/>
      </w:sdtPr>
      <w:sdtContent>
        <w:p w:rsidR="00000000" w:rsidDel="00000000" w:rsidP="00000000" w:rsidRDefault="00000000" w:rsidRPr="00000000" w14:paraId="0000001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ins w:author="Anonymous" w:id="30" w:date="2026-09-25T04:33:07Z"/>
              <w:del w:author="Kanihaa" w:id="9" w:date="2026-09-25T08:48:49Z"/>
              <w:rFonts w:ascii="Arial" w:cs="Arial" w:eastAsia="Arial" w:hAnsi="Arial"/>
              <w:b w:val="0"/>
              <w:bCs w:val="0"/>
              <w:i w:val="0"/>
              <w:iCs w:val="0"/>
              <w:smallCaps w:val="0"/>
              <w:strike w:val="0"/>
              <w:color w:val="000000"/>
              <w:sz w:val="22"/>
              <w:szCs w:val="22"/>
              <w:u w:val="none"/>
              <w:shd w:fill="auto" w:val="clear"/>
              <w:vertAlign w:val="baseline"/>
              <w:rPrChange w:author="Anu Anu" w:id="31" w:date="2026-09-25T05:59:00Z">
                <w:rPr>
                  <w:rFonts w:ascii="Arial" w:cs="Arial" w:eastAsia="Arial" w:hAnsi="Arial"/>
                  <w:b w:val="0"/>
                  <w:bCs w:val="0"/>
                  <w:i w:val="0"/>
                  <w:iCs w:val="0"/>
                  <w:smallCaps w:val="0"/>
                  <w:strike w:val="0"/>
                  <w:color w:val="000000"/>
                  <w:sz w:val="22"/>
                  <w:szCs w:val="22"/>
                  <w:u w:val="none"/>
                  <w:shd w:fill="auto" w:val="clear"/>
                  <w:vertAlign w:val="baseline"/>
                </w:rPr>
              </w:rPrChange>
            </w:rPr>
            <w:pPrChange w:author="Anu Anu" w:id="0" w:date="2026-09-25T05:59:00Z">
              <w:pPr>
                <w:pStyle w:val="Heading3"/>
                <w:ind w:left="0" w:firstLine="0"/>
              </w:pPr>
            </w:pPrChange>
          </w:pPr>
          <w:sdt>
            <w:sdtPr>
              <w:id w:val="1485279482"/>
              <w:tag w:val="goog_rdk_204"/>
            </w:sdtPr>
            <w:sdtContent>
              <w:ins w:author="Anonymous" w:id="30" w:date="2026-09-25T04:33:07Z">
                <w:sdt>
                  <w:sdtPr>
                    <w:id w:val="-1323146212"/>
                    <w:tag w:val="goog_rdk_205"/>
                  </w:sdtPr>
                  <w:sdtContent>
                    <w:del w:author="Kanihaa" w:id="9" w:date="2026-09-25T08:48:49Z"/>
                  </w:sdtContent>
                </w:sdt>
              </w:ins>
              <w:sdt>
                <w:sdtPr>
                  <w:id w:val="251401698"/>
                  <w:tag w:val="goog_rdk_206"/>
                </w:sdtPr>
                <w:sdtContent>
                  <w:ins w:author="Anonymous" w:id="30" w:date="2026-09-25T04:33:07Z">
                    <w:del w:author="Kanihaa" w:id="9" w:date="2026-09-25T08:48:49Z">
                      <w:r w:rsidDel="00000000" w:rsidR="00000000" w:rsidRPr="00000000">
                        <w:rPr>
                          <w:rtl w:val="0"/>
                        </w:rPr>
                      </w:r>
                    </w:del>
                  </w:ins>
                </w:sdtContent>
              </w:sdt>
              <w:ins w:author="Anonymous" w:id="30" w:date="2026-09-25T04:33:07Z">
                <w:del w:author="Kanihaa" w:id="9" w:date="2026-09-25T08:48:49Z">
                  <w:bookmarkStart w:colFirst="0" w:colLast="0" w:name="_heading=h.992exao9n17k" w:id="0"/>
                  <w:bookmarkEnd w:id="0"/>
                </w:del>
              </w:ins>
            </w:sdtContent>
          </w:sdt>
        </w:p>
      </w:sdtContent>
    </w:sdt>
    <w:sdt>
      <w:sdtPr>
        <w:id w:val="1749188481"/>
        <w:tag w:val="goog_rdk_220"/>
      </w:sdtPr>
      <w:sdtContent>
        <w:p w:rsidR="00000000" w:rsidDel="00000000" w:rsidP="00000000" w:rsidRDefault="00000000" w:rsidRPr="00000000" w14:paraId="0000001C">
          <w:pPr>
            <w:rPr>
              <w:ins w:author="Chenu Srinivasan" w:id="33" w:date="2026-09-24T15:29:32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Anonymous" w:id="0" w:date="2026-09-25T04:33:07Z">
              <w:pPr>
                <w:pStyle w:val="Heading3"/>
                <w:ind w:left="720" w:firstLine="0"/>
              </w:pPr>
            </w:pPrChange>
          </w:pPr>
          <w:sdt>
            <w:sdtPr>
              <w:id w:val="-786141407"/>
              <w:tag w:val="goog_rdk_212"/>
            </w:sdtPr>
            <w:sdtContent>
              <w:ins w:author="Anonymous" w:id="32" w:date="2026-09-25T05:07:29Z">
                <w:sdt>
                  <w:sdtPr>
                    <w:id w:val="-1273459752"/>
                    <w:tag w:val="goog_rdk_213"/>
                  </w:sdtPr>
                  <w:sdtContent>
                    <w:del w:author="Kanihaa" w:id="9" w:date="2026-09-25T08:48:49Z"/>
                  </w:sdtContent>
                </w:sdt>
              </w:ins>
              <w:sdt>
                <w:sdtPr>
                  <w:id w:val="1300408742"/>
                  <w:tag w:val="goog_rdk_214"/>
                </w:sdtPr>
                <w:sdtContent>
                  <w:ins w:author="Anonymous" w:id="32" w:date="2026-09-25T05:07:2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oy6-9u0tek;mgpm]p</w:delText>
                      </w:r>
                    </w:del>
                  </w:ins>
                </w:sdtContent>
              </w:sdt>
              <w:ins w:author="Anonymous" w:id="32" w:date="2026-09-25T05:07:29Z">
                <w:del w:author="Kanihaa" w:id="9" w:date="2026-09-25T08:48:49Z"/>
              </w:ins>
            </w:sdtContent>
          </w:sdt>
          <w:sdt>
            <w:sdtPr>
              <w:id w:val="512696308"/>
              <w:tag w:val="goog_rdk_215"/>
            </w:sdtPr>
            <w:sdtContent>
              <w:ins w:author="Sahayasibiya Johns" w:id="21" w:date="2026-09-24T13:51:48Z">
                <w:sdt>
                  <w:sdtPr>
                    <w:id w:val="1297084294"/>
                    <w:tag w:val="goog_rdk_216"/>
                  </w:sdtPr>
                  <w:sdtContent>
                    <w:del w:author="Kanihaa" w:id="9" w:date="2026-09-25T08:48:49Z"/>
                  </w:sdtContent>
                </w:sdt>
              </w:ins>
            </w:sdtContent>
          </w:sdt>
          <w:sdt>
            <w:sdtPr>
              <w:id w:val="1632697729"/>
              <w:tag w:val="goog_rdk_217"/>
            </w:sdtPr>
            <w:sdtContent>
              <w:ins w:author="Chenu Srinivasan" w:id="33" w:date="2026-09-24T15:29:32Z">
                <w:sdt>
                  <w:sdtPr>
                    <w:id w:val="-816430304"/>
                    <w:tag w:val="goog_rdk_218"/>
                  </w:sdtPr>
                  <w:sdtContent>
                    <w:del w:author="Kanihaa" w:id="9" w:date="2026-09-25T08:48:49Z"/>
                  </w:sdtContent>
                </w:sdt>
              </w:ins>
              <w:sdt>
                <w:sdtPr>
                  <w:id w:val="1591287201"/>
                  <w:tag w:val="goog_rdk_219"/>
                </w:sdtPr>
                <w:sdtContent>
                  <w:ins w:author="Chenu Srinivasan" w:id="33" w:date="2026-09-24T15:29:32Z">
                    <w:del w:author="Kanihaa" w:id="9" w:date="2026-09-25T08:48:49Z">
                      <w:r w:rsidDel="00000000" w:rsidR="00000000" w:rsidRPr="00000000">
                        <w:rPr>
                          <w:rtl w:val="0"/>
                        </w:rPr>
                      </w:r>
                    </w:del>
                  </w:ins>
                </w:sdtContent>
              </w:sdt>
              <w:ins w:author="Chenu Srinivasan" w:id="33" w:date="2026-09-24T15:29:32Z">
                <w:del w:author="Kanihaa" w:id="9" w:date="2026-09-25T08:48:49Z">
                  <w:bookmarkStart w:colFirst="0" w:colLast="0" w:name="_heading=h.992exao9n17k" w:id="0"/>
                  <w:bookmarkEnd w:id="0"/>
                </w:del>
              </w:ins>
            </w:sdtContent>
          </w:sdt>
        </w:p>
      </w:sdtContent>
    </w:sdt>
    <w:sdt>
      <w:sdtPr>
        <w:id w:val="-1926073303"/>
        <w:tag w:val="goog_rdk_224"/>
      </w:sdtPr>
      <w:sdtContent>
        <w:p w:rsidR="00000000" w:rsidDel="00000000" w:rsidP="00000000" w:rsidRDefault="00000000" w:rsidRPr="00000000" w14:paraId="0000001D">
          <w:pPr>
            <w:pStyle w:val="Heading3"/>
            <w:ind w:left="720" w:firstLine="0"/>
            <w:rPr>
              <w:ins w:author="Chenu Srinivasan" w:id="33" w:date="2026-09-24T15:29:32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30610182"/>
              <w:tag w:val="goog_rdk_221"/>
            </w:sdtPr>
            <w:sdtContent>
              <w:ins w:author="Chenu Srinivasan" w:id="33" w:date="2026-09-24T15:29:32Z">
                <w:sdt>
                  <w:sdtPr>
                    <w:id w:val="713659458"/>
                    <w:tag w:val="goog_rdk_222"/>
                  </w:sdtPr>
                  <w:sdtContent>
                    <w:del w:author="Kanihaa" w:id="9" w:date="2026-09-25T08:48:49Z"/>
                  </w:sdtContent>
                </w:sdt>
              </w:ins>
              <w:sdt>
                <w:sdtPr>
                  <w:id w:val="-1998749657"/>
                  <w:tag w:val="goog_rdk_223"/>
                </w:sdtPr>
                <w:sdtContent>
                  <w:ins w:author="Chenu Srinivasan" w:id="33" w:date="2026-09-24T15:29:32Z">
                    <w:del w:author="Kanihaa" w:id="9" w:date="2026-09-25T08:48:49Z">
                      <w:r w:rsidDel="00000000" w:rsidR="00000000" w:rsidRPr="00000000">
                        <w:rPr>
                          <w:rtl w:val="0"/>
                        </w:rPr>
                      </w:r>
                    </w:del>
                  </w:ins>
                </w:sdtContent>
              </w:sdt>
              <w:ins w:author="Chenu Srinivasan" w:id="33" w:date="2026-09-24T15:29:32Z">
                <w:del w:author="Kanihaa" w:id="9" w:date="2026-09-25T08:48:49Z">
                  <w:bookmarkStart w:colFirst="0" w:colLast="0" w:name="_heading=h.ywpl4mvens1j" w:id="1"/>
                  <w:bookmarkEnd w:id="1"/>
                </w:del>
              </w:ins>
            </w:sdtContent>
          </w:sdt>
        </w:p>
      </w:sdtContent>
    </w:sdt>
    <w:sdt>
      <w:sdtPr>
        <w:id w:val="588458406"/>
        <w:tag w:val="goog_rdk_228"/>
      </w:sdtPr>
      <w:sdtContent>
        <w:p w:rsidR="00000000" w:rsidDel="00000000" w:rsidP="00000000" w:rsidRDefault="00000000" w:rsidRPr="00000000" w14:paraId="0000001E">
          <w:pPr>
            <w:pStyle w:val="Heading3"/>
            <w:ind w:left="720" w:firstLine="0"/>
            <w:rPr>
              <w:ins w:author="Chenu Srinivasan" w:id="33" w:date="2026-09-24T15:29:32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72353807"/>
              <w:tag w:val="goog_rdk_225"/>
            </w:sdtPr>
            <w:sdtContent>
              <w:ins w:author="Chenu Srinivasan" w:id="33" w:date="2026-09-24T15:29:32Z">
                <w:sdt>
                  <w:sdtPr>
                    <w:id w:val="-1302133059"/>
                    <w:tag w:val="goog_rdk_226"/>
                  </w:sdtPr>
                  <w:sdtContent>
                    <w:del w:author="Kanihaa" w:id="9" w:date="2026-09-25T08:48:49Z"/>
                  </w:sdtContent>
                </w:sdt>
              </w:ins>
              <w:sdt>
                <w:sdtPr>
                  <w:id w:val="427998216"/>
                  <w:tag w:val="goog_rdk_227"/>
                </w:sdtPr>
                <w:sdtContent>
                  <w:ins w:author="Chenu Srinivasan" w:id="33" w:date="2026-09-24T15:29:32Z">
                    <w:del w:author="Kanihaa" w:id="9" w:date="2026-09-25T08:48:49Z">
                      <w:r w:rsidDel="00000000" w:rsidR="00000000" w:rsidRPr="00000000">
                        <w:rPr>
                          <w:rtl w:val="0"/>
                        </w:rPr>
                      </w:r>
                    </w:del>
                  </w:ins>
                </w:sdtContent>
              </w:sdt>
              <w:ins w:author="Chenu Srinivasan" w:id="33" w:date="2026-09-24T15:29:32Z">
                <w:del w:author="Kanihaa" w:id="9" w:date="2026-09-25T08:48:49Z">
                  <w:bookmarkStart w:colFirst="0" w:colLast="0" w:name="_heading=h.gumi8j44mh6g" w:id="2"/>
                  <w:bookmarkEnd w:id="2"/>
                </w:del>
              </w:ins>
            </w:sdtContent>
          </w:sdt>
        </w:p>
      </w:sdtContent>
    </w:sdt>
    <w:sdt>
      <w:sdtPr>
        <w:id w:val="973366132"/>
        <w:tag w:val="goog_rdk_269"/>
      </w:sdtPr>
      <w:sdtContent>
        <w:p w:rsidR="00000000" w:rsidDel="00000000" w:rsidP="00000000" w:rsidRDefault="00000000" w:rsidRPr="00000000" w14:paraId="0000001F">
          <w:pPr>
            <w:pStyle w:val="Heading3"/>
            <w:ind w:left="720" w:firstLine="0"/>
            <w:rPr>
              <w:ins w:author="Anonymous" w:id="40" w:date="2026-09-24T08:25:47Z"/>
              <w:del w:author="Kanihaa" w:id="9" w:date="2026-09-25T08:48:49Z"/>
              <w:rFonts w:ascii="Arial" w:cs="Arial" w:eastAsia="Arial" w:hAnsi="Arial"/>
              <w:b w:val="0"/>
              <w:bCs w:val="0"/>
              <w:i w:val="0"/>
              <w:iCs w:val="0"/>
              <w:smallCaps w:val="0"/>
              <w:strike w:val="0"/>
              <w:color w:val="000000"/>
              <w:sz w:val="22"/>
              <w:szCs w:val="22"/>
              <w:u w:val="none"/>
              <w:shd w:fill="auto" w:val="clear"/>
              <w:vertAlign w:val="baseline"/>
              <w:rPrChange w:author="Mark Den" w:id="43" w:date="2026-09-24T14:40:05Z">
                <w:rPr>
                  <w:rFonts w:ascii="Arial" w:cs="Arial" w:eastAsia="Arial" w:hAnsi="Arial"/>
                  <w:b w:val="0"/>
                  <w:bCs w:val="0"/>
                  <w:i w:val="0"/>
                  <w:iCs w:val="0"/>
                  <w:smallCaps w:val="0"/>
                  <w:strike w:val="0"/>
                  <w:color w:val="000000"/>
                  <w:sz w:val="22"/>
                  <w:szCs w:val="22"/>
                  <w:u w:val="none"/>
                  <w:shd w:fill="auto" w:val="clear"/>
                  <w:vertAlign w:val="baseline"/>
                </w:rPr>
              </w:rPrChange>
            </w:rPr>
            <w:pPrChange w:author="Mark Den" w:id="0" w:date="2026-09-24T14:40:05Z">
              <w:pPr>
                <w:pStyle w:val="Heading3"/>
              </w:pPr>
            </w:pPrChange>
          </w:pPr>
          <w:sdt>
            <w:sdtPr>
              <w:id w:val="1309284999"/>
              <w:tag w:val="goog_rdk_231"/>
            </w:sdtPr>
            <w:sdtContent>
              <w:ins w:author="Sahayasibiya Johns" w:id="21" w:date="2026-09-24T13:51:48Z">
                <w:sdt>
                  <w:sdtPr>
                    <w:id w:val="-1078090480"/>
                    <w:tag w:val="goog_rdk_232"/>
                  </w:sdtPr>
                  <w:sdtContent>
                    <w:del w:author="Kanihaa" w:id="9" w:date="2026-09-25T08:48:49Z"/>
                  </w:sdtContent>
                </w:sdt>
              </w:ins>
              <w:sdt>
                <w:sdtPr>
                  <w:id w:val="736692067"/>
                  <w:tag w:val="goog_rdk_233"/>
                </w:sdtPr>
                <w:sdtContent>
                  <w:ins w:author="Sahayasibiya Johns" w:id="21" w:date="2026-09-24T13:51:4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w:delText>
                      </w:r>
                    </w:del>
                  </w:ins>
                </w:sdtContent>
              </w:sdt>
              <w:ins w:author="Sahayasibiya Johns" w:id="21" w:date="2026-09-24T13:51:48Z">
                <w:del w:author="Kanihaa" w:id="9" w:date="2026-09-25T08:48:49Z"/>
              </w:ins>
            </w:sdtContent>
          </w:sdt>
          <w:sdt>
            <w:sdtPr>
              <w:id w:val="1613024220"/>
              <w:tag w:val="goog_rdk_234"/>
            </w:sdtPr>
            <w:sdtContent>
              <w:del w:author="Kanihaa" w:id="9" w:date="2026-09-25T08:48:49Z"/>
            </w:sdtContent>
          </w:sdt>
          <w:sdt>
            <w:sdtPr>
              <w:id w:val="1001478033"/>
              <w:tag w:val="goog_rdk_235"/>
            </w:sdtPr>
            <w:sdtContent>
              <w:ins w:author="Anonymous" w:id="35" w:date="2026-09-24T13:19:15Z">
                <w:sdt>
                  <w:sdtPr>
                    <w:id w:val="270869177"/>
                    <w:tag w:val="goog_rdk_236"/>
                  </w:sdtPr>
                  <w:sdtContent>
                    <w:del w:author="Kanihaa" w:id="9" w:date="2026-09-25T08:48:49Z"/>
                  </w:sdtContent>
                </w:sdt>
              </w:ins>
              <w:sdt>
                <w:sdtPr>
                  <w:id w:val="782320693"/>
                  <w:tag w:val="goog_rdk_237"/>
                </w:sdtPr>
                <w:sdtContent>
                  <w:ins w:author="Anonymous" w:id="35" w:date="2026-09-24T13:19:1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w:delText>
                      </w:r>
                    </w:del>
                  </w:ins>
                </w:sdtContent>
              </w:sdt>
              <w:ins w:author="Anonymous" w:id="35" w:date="2026-09-24T13:19:15Z">
                <w:del w:author="Kanihaa" w:id="9" w:date="2026-09-25T08:48:49Z"/>
              </w:ins>
            </w:sdtContent>
          </w:sdt>
          <w:sdt>
            <w:sdtPr>
              <w:id w:val="5334361"/>
              <w:tag w:val="goog_rdk_238"/>
            </w:sdtPr>
            <w:sdtContent>
              <w:del w:author="Kanihaa" w:id="9" w:date="2026-09-25T08:48:49Z"/>
            </w:sdtContent>
          </w:sdt>
          <w:sdt>
            <w:sdtPr>
              <w:id w:val="-1767691207"/>
              <w:tag w:val="goog_rdk_239"/>
            </w:sdtPr>
            <w:sdtContent>
              <w:ins w:author="Sijo as" w:id="36" w:date="2026-09-24T11:34:53Z">
                <w:sdt>
                  <w:sdtPr>
                    <w:id w:val="928438570"/>
                    <w:tag w:val="goog_rdk_240"/>
                  </w:sdtPr>
                  <w:sdtContent>
                    <w:del w:author="Kanihaa" w:id="9" w:date="2026-09-25T08:48:49Z"/>
                  </w:sdtContent>
                </w:sdt>
              </w:ins>
              <w:sdt>
                <w:sdtPr>
                  <w:id w:val="1922363946"/>
                  <w:tag w:val="goog_rdk_241"/>
                </w:sdtPr>
                <w:sdtContent>
                  <w:ins w:author="Sijo as" w:id="36" w:date="2026-09-24T11:34:5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s</w:delText>
                      </w:r>
                    </w:del>
                  </w:ins>
                </w:sdtContent>
              </w:sdt>
              <w:ins w:author="Sijo as" w:id="36" w:date="2026-09-24T11:34:53Z">
                <w:del w:author="Kanihaa" w:id="9" w:date="2026-09-25T08:48:49Z"/>
              </w:ins>
            </w:sdtContent>
          </w:sdt>
          <w:sdt>
            <w:sdtPr>
              <w:id w:val="1280680839"/>
              <w:tag w:val="goog_rdk_242"/>
            </w:sdtPr>
            <w:sdtContent>
              <w:del w:author="Kanihaa" w:id="9" w:date="2026-09-25T08:48:49Z"/>
            </w:sdtContent>
          </w:sdt>
          <w:sdt>
            <w:sdtPr>
              <w:id w:val="-2089747460"/>
              <w:tag w:val="goog_rdk_243"/>
            </w:sdtPr>
            <w:sdtContent>
              <w:ins w:author="Divyasree" w:id="37" w:date="2026-09-24T10:13:01Z">
                <w:sdt>
                  <w:sdtPr>
                    <w:id w:val="1312451000"/>
                    <w:tag w:val="goog_rdk_244"/>
                  </w:sdtPr>
                  <w:sdtContent>
                    <w:del w:author="Kanihaa" w:id="9" w:date="2026-09-25T08:48:49Z"/>
                  </w:sdtContent>
                </w:sdt>
              </w:ins>
              <w:sdt>
                <w:sdtPr>
                  <w:id w:val="-607785840"/>
                  <w:tag w:val="goog_rdk_245"/>
                </w:sdtPr>
                <w:sdtContent>
                  <w:ins w:author="Divyasree" w:id="37" w:date="2026-09-24T10:13:0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Divyasree" w:id="37" w:date="2026-09-24T10:13:01Z">
                <w:del w:author="Kanihaa" w:id="9" w:date="2026-09-25T08:48:49Z"/>
              </w:ins>
            </w:sdtContent>
          </w:sdt>
          <w:sdt>
            <w:sdtPr>
              <w:id w:val="547252801"/>
              <w:tag w:val="goog_rdk_246"/>
            </w:sdtPr>
            <w:sdtContent>
              <w:del w:author="Kanihaa" w:id="9" w:date="2026-09-25T08:48:49Z"/>
            </w:sdtContent>
          </w:sdt>
          <w:sdt>
            <w:sdtPr>
              <w:id w:val="472345777"/>
              <w:tag w:val="goog_rdk_247"/>
            </w:sdtPr>
            <w:sdtContent>
              <w:ins w:author="Vicky Das" w:id="38" w:date="2026-09-24T09:02:37Z">
                <w:sdt>
                  <w:sdtPr>
                    <w:id w:val="2102560727"/>
                    <w:tag w:val="goog_rdk_248"/>
                  </w:sdtPr>
                  <w:sdtContent>
                    <w:del w:author="Kanihaa" w:id="9" w:date="2026-09-25T08:48:49Z"/>
                  </w:sdtContent>
                </w:sdt>
              </w:ins>
              <w:sdt>
                <w:sdtPr>
                  <w:id w:val="-1626107591"/>
                  <w:tag w:val="goog_rdk_249"/>
                </w:sdtPr>
                <w:sdtContent>
                  <w:ins w:author="Vicky Das" w:id="38" w:date="2026-09-24T09:02:3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8</w:delText>
                      </w:r>
                    </w:del>
                  </w:ins>
                </w:sdtContent>
              </w:sdt>
              <w:ins w:author="Vicky Das" w:id="38" w:date="2026-09-24T09:02:37Z">
                <w:del w:author="Kanihaa" w:id="9" w:date="2026-09-25T08:48:49Z"/>
              </w:ins>
            </w:sdtContent>
          </w:sdt>
          <w:sdt>
            <w:sdtPr>
              <w:id w:val="856487014"/>
              <w:tag w:val="goog_rdk_250"/>
            </w:sdtPr>
            <w:sdtContent>
              <w:del w:author="Kanihaa" w:id="9" w:date="2026-09-25T08:48:49Z"/>
            </w:sdtContent>
          </w:sdt>
          <w:sdt>
            <w:sdtPr>
              <w:id w:val="1248705399"/>
              <w:tag w:val="goog_rdk_251"/>
            </w:sdtPr>
            <w:sdtContent>
              <w:ins w:author="Suthip" w:id="39" w:date="2026-09-24T08:50:21Z">
                <w:sdt>
                  <w:sdtPr>
                    <w:id w:val="486045156"/>
                    <w:tag w:val="goog_rdk_252"/>
                  </w:sdtPr>
                  <w:sdtContent>
                    <w:del w:author="Kanihaa" w:id="9" w:date="2026-09-25T08:48:49Z"/>
                  </w:sdtContent>
                </w:sdt>
              </w:ins>
              <w:sdt>
                <w:sdtPr>
                  <w:id w:val="-1117192595"/>
                  <w:tag w:val="goog_rdk_253"/>
                </w:sdtPr>
                <w:sdtContent>
                  <w:ins w:author="Suthip" w:id="39" w:date="2026-09-24T08:50:2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Suthip" w:id="39" w:date="2026-09-24T08:50:21Z">
                <w:del w:author="Kanihaa" w:id="9" w:date="2026-09-25T08:48:49Z"/>
              </w:ins>
            </w:sdtContent>
          </w:sdt>
          <w:sdt>
            <w:sdtPr>
              <w:id w:val="-681609857"/>
              <w:tag w:val="goog_rdk_254"/>
            </w:sdtPr>
            <w:sdtContent>
              <w:del w:author="Kanihaa" w:id="9" w:date="2026-09-25T08:48:49Z"/>
            </w:sdtContent>
          </w:sdt>
          <w:sdt>
            <w:sdtPr>
              <w:id w:val="1556702242"/>
              <w:tag w:val="goog_rdk_255"/>
            </w:sdtPr>
            <w:sdtContent>
              <w:ins w:author="Anonymous" w:id="40" w:date="2026-09-24T08:25:47Z">
                <w:sdt>
                  <w:sdtPr>
                    <w:id w:val="43798003"/>
                    <w:tag w:val="goog_rdk_256"/>
                  </w:sdtPr>
                  <w:sdtContent>
                    <w:del w:author="Kanihaa" w:id="9" w:date="2026-09-25T08:48:49Z"/>
                  </w:sdtContent>
                </w:sdt>
              </w:ins>
              <w:sdt>
                <w:sdtPr>
                  <w:id w:val="637838006"/>
                  <w:tag w:val="goog_rdk_257"/>
                </w:sdtPr>
                <w:sdtContent>
                  <w:ins w:author="Anonymous" w:id="40" w:date="2026-09-24T08:25:4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nonymous" w:id="40" w:date="2026-09-24T08:25:47Z">
                <w:del w:author="Kanihaa" w:id="9" w:date="2026-09-25T08:48:49Z"/>
              </w:ins>
            </w:sdtContent>
          </w:sdt>
          <w:sdt>
            <w:sdtPr>
              <w:id w:val="1243319544"/>
              <w:tag w:val="goog_rdk_258"/>
            </w:sdtPr>
            <w:sdtContent>
              <w:ins w:author="Vasanth J" w:id="41" w:date="2026-09-24T13:30:06Z">
                <w:sdt>
                  <w:sdtPr>
                    <w:id w:val="-650111198"/>
                    <w:tag w:val="goog_rdk_259"/>
                  </w:sdtPr>
                  <w:sdtContent>
                    <w:del w:author="Kanihaa" w:id="9" w:date="2026-09-25T08:48:49Z"/>
                  </w:sdtContent>
                </w:sdt>
              </w:ins>
              <w:sdt>
                <w:sdtPr>
                  <w:id w:val="-1462493925"/>
                  <w:tag w:val="goog_rdk_260"/>
                </w:sdtPr>
                <w:sdtContent>
                  <w:ins w:author="Vasanth J" w:id="41" w:date="2026-09-24T13:30:06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Vasanth J" w:id="41" w:date="2026-09-24T13:30:06Z">
                <w:del w:author="Kanihaa" w:id="9" w:date="2026-09-25T08:48:49Z"/>
              </w:ins>
            </w:sdtContent>
          </w:sdt>
          <w:sdt>
            <w:sdtPr>
              <w:id w:val="-1414325762"/>
              <w:tag w:val="goog_rdk_261"/>
            </w:sdtPr>
            <w:sdtContent>
              <w:ins w:author="Anonymous" w:id="40" w:date="2026-09-24T08:25:47Z">
                <w:sdt>
                  <w:sdtPr>
                    <w:id w:val="40143000"/>
                    <w:tag w:val="goog_rdk_262"/>
                  </w:sdtPr>
                  <w:sdtContent>
                    <w:del w:author="Kanihaa" w:id="9" w:date="2026-09-25T08:48:49Z"/>
                  </w:sdtContent>
                </w:sdt>
              </w:ins>
            </w:sdtContent>
          </w:sdt>
          <w:sdt>
            <w:sdtPr>
              <w:id w:val="1557266488"/>
              <w:tag w:val="goog_rdk_263"/>
            </w:sdtPr>
            <w:sdtContent>
              <w:ins w:author="Mark Den" w:id="42" w:date="2026-09-24T14:40:05Z">
                <w:sdt>
                  <w:sdtPr>
                    <w:id w:val="256101988"/>
                    <w:tag w:val="goog_rdk_264"/>
                  </w:sdtPr>
                  <w:sdtContent>
                    <w:del w:author="Kanihaa" w:id="9" w:date="2026-09-25T08:48:49Z"/>
                  </w:sdtContent>
                </w:sdt>
              </w:ins>
              <w:sdt>
                <w:sdtPr>
                  <w:id w:val="-636002906"/>
                  <w:tag w:val="goog_rdk_265"/>
                </w:sdtPr>
                <w:sdtContent>
                  <w:ins w:author="Mark Den" w:id="42" w:date="2026-09-24T14:40:0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than</w:delText>
                      </w:r>
                    </w:del>
                  </w:ins>
                </w:sdtContent>
              </w:sdt>
              <w:ins w:author="Mark Den" w:id="42" w:date="2026-09-24T14:40:05Z">
                <w:del w:author="Kanihaa" w:id="9" w:date="2026-09-25T08:48:49Z"/>
              </w:ins>
            </w:sdtContent>
          </w:sdt>
          <w:sdt>
            <w:sdtPr>
              <w:id w:val="1852274447"/>
              <w:tag w:val="goog_rdk_266"/>
            </w:sdtPr>
            <w:sdtContent>
              <w:ins w:author="Anonymous" w:id="40" w:date="2026-09-24T08:25:47Z">
                <w:sdt>
                  <w:sdtPr>
                    <w:id w:val="210132178"/>
                    <w:tag w:val="goog_rdk_267"/>
                  </w:sdtPr>
                  <w:sdtContent>
                    <w:del w:author="Kanihaa" w:id="9" w:date="2026-09-25T08:48:49Z"/>
                  </w:sdtContent>
                </w:sdt>
              </w:ins>
              <w:sdt>
                <w:sdtPr>
                  <w:id w:val="111666320"/>
                  <w:tag w:val="goog_rdk_268"/>
                </w:sdtPr>
                <w:sdtContent>
                  <w:ins w:author="Anonymous" w:id="40" w:date="2026-09-24T08:25:47Z">
                    <w:del w:author="Kanihaa" w:id="9" w:date="2026-09-25T08:48:49Z">
                      <w:r w:rsidDel="00000000" w:rsidR="00000000" w:rsidRPr="00000000">
                        <w:rPr>
                          <w:rtl w:val="0"/>
                        </w:rPr>
                      </w:r>
                    </w:del>
                  </w:ins>
                </w:sdtContent>
              </w:sdt>
              <w:ins w:author="Anonymous" w:id="40" w:date="2026-09-24T08:25:47Z">
                <w:del w:author="Kanihaa" w:id="9" w:date="2026-09-25T08:48:49Z">
                  <w:bookmarkStart w:colFirst="0" w:colLast="0" w:name="_heading=h.992exao9n17k" w:id="0"/>
                  <w:bookmarkEnd w:id="0"/>
                </w:del>
              </w:ins>
            </w:sdtContent>
          </w:sdt>
        </w:p>
      </w:sdtContent>
    </w:sdt>
    <w:sdt>
      <w:sdtPr>
        <w:id w:val="797980414"/>
        <w:tag w:val="goog_rdk_280"/>
      </w:sdtPr>
      <w:sdtContent>
        <w:p w:rsidR="00000000" w:rsidDel="00000000" w:rsidP="00000000" w:rsidRDefault="00000000" w:rsidRPr="00000000" w14:paraId="00000020">
          <w:pPr>
            <w:pStyle w:val="Heading3"/>
            <w:rPr>
              <w:ins w:author="Victor Jones. K" w:id="45" w:date="2026-09-24T07:23:16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Anonymous" w:id="0" w:date="2026-09-24T08:25:47Z">
              <w:pPr>
                <w:pStyle w:val="Heading3"/>
              </w:pPr>
            </w:pPrChange>
          </w:pPr>
          <w:sdt>
            <w:sdtPr>
              <w:id w:val="1660057640"/>
              <w:tag w:val="goog_rdk_273"/>
            </w:sdtPr>
            <w:sdtContent>
              <w:ins w:author="Anna MALAI" w:id="44" w:date="2026-09-24T07:45:24Z">
                <w:sdt>
                  <w:sdtPr>
                    <w:id w:val="-2122428034"/>
                    <w:tag w:val="goog_rdk_274"/>
                  </w:sdtPr>
                  <w:sdtContent>
                    <w:del w:author="Kanihaa" w:id="9" w:date="2026-09-25T08:48:49Z"/>
                  </w:sdtContent>
                </w:sdt>
              </w:ins>
              <w:sdt>
                <w:sdtPr>
                  <w:id w:val="-356735215"/>
                  <w:tag w:val="goog_rdk_275"/>
                </w:sdtPr>
                <w:sdtContent>
                  <w:ins w:author="Anna MALAI" w:id="44" w:date="2026-09-24T07:45:2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nna MALAI" w:id="44" w:date="2026-09-24T07:45:24Z">
                <w:del w:author="Kanihaa" w:id="9" w:date="2026-09-25T08:48:49Z"/>
              </w:ins>
            </w:sdtContent>
          </w:sdt>
          <w:sdt>
            <w:sdtPr>
              <w:id w:val="1535709799"/>
              <w:tag w:val="goog_rdk_276"/>
            </w:sdtPr>
            <w:sdtContent>
              <w:del w:author="Kanihaa" w:id="9" w:date="2026-09-25T08:48:49Z"/>
            </w:sdtContent>
          </w:sdt>
          <w:sdt>
            <w:sdtPr>
              <w:id w:val="-1617578603"/>
              <w:tag w:val="goog_rdk_277"/>
            </w:sdtPr>
            <w:sdtContent>
              <w:ins w:author="Victor Jones. K" w:id="45" w:date="2026-09-24T07:23:16Z">
                <w:sdt>
                  <w:sdtPr>
                    <w:id w:val="330601342"/>
                    <w:tag w:val="goog_rdk_278"/>
                  </w:sdtPr>
                  <w:sdtContent>
                    <w:del w:author="Kanihaa" w:id="9" w:date="2026-09-25T08:48:49Z"/>
                  </w:sdtContent>
                </w:sdt>
              </w:ins>
              <w:sdt>
                <w:sdtPr>
                  <w:id w:val="929360668"/>
                  <w:tag w:val="goog_rdk_279"/>
                </w:sdtPr>
                <w:sdtContent>
                  <w:ins w:author="Victor Jones. K" w:id="45" w:date="2026-09-24T07:23:16Z">
                    <w:del w:author="Kanihaa" w:id="9" w:date="2026-09-25T08:48:49Z">
                      <w:r w:rsidDel="00000000" w:rsidR="00000000" w:rsidRPr="00000000">
                        <w:rPr>
                          <w:rtl w:val="0"/>
                        </w:rPr>
                      </w:r>
                    </w:del>
                  </w:ins>
                </w:sdtContent>
              </w:sdt>
              <w:ins w:author="Victor Jones. K" w:id="45" w:date="2026-09-24T07:23:16Z">
                <w:del w:author="Kanihaa" w:id="9" w:date="2026-09-25T08:48:49Z">
                  <w:bookmarkStart w:colFirst="0" w:colLast="0" w:name="_heading=h.992exao9n17k" w:id="0"/>
                  <w:bookmarkEnd w:id="0"/>
                </w:del>
              </w:ins>
            </w:sdtContent>
          </w:sdt>
        </w:p>
      </w:sdtContent>
    </w:sdt>
    <w:sdt>
      <w:sdtPr>
        <w:id w:val="-690909722"/>
        <w:tag w:val="goog_rdk_284"/>
      </w:sdtPr>
      <w:sdtContent>
        <w:p w:rsidR="00000000" w:rsidDel="00000000" w:rsidP="00000000" w:rsidRDefault="00000000" w:rsidRPr="00000000" w14:paraId="00000021">
          <w:pPr>
            <w:pStyle w:val="Heading3"/>
            <w:rPr>
              <w:ins w:author="Victor Jones. K" w:id="45" w:date="2026-09-24T07:23:16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01035476"/>
              <w:tag w:val="goog_rdk_281"/>
            </w:sdtPr>
            <w:sdtContent>
              <w:ins w:author="Victor Jones. K" w:id="45" w:date="2026-09-24T07:23:16Z">
                <w:sdt>
                  <w:sdtPr>
                    <w:id w:val="1965604252"/>
                    <w:tag w:val="goog_rdk_282"/>
                  </w:sdtPr>
                  <w:sdtContent>
                    <w:del w:author="Kanihaa" w:id="9" w:date="2026-09-25T08:48:49Z"/>
                  </w:sdtContent>
                </w:sdt>
              </w:ins>
              <w:sdt>
                <w:sdtPr>
                  <w:id w:val="1740174366"/>
                  <w:tag w:val="goog_rdk_283"/>
                </w:sdtPr>
                <w:sdtContent>
                  <w:ins w:author="Victor Jones. K" w:id="45" w:date="2026-09-24T07:23:16Z">
                    <w:del w:author="Kanihaa" w:id="9" w:date="2026-09-25T08:48:49Z">
                      <w:r w:rsidDel="00000000" w:rsidR="00000000" w:rsidRPr="00000000">
                        <w:rPr>
                          <w:rtl w:val="0"/>
                        </w:rPr>
                      </w:r>
                    </w:del>
                  </w:ins>
                </w:sdtContent>
              </w:sdt>
              <w:ins w:author="Victor Jones. K" w:id="45" w:date="2026-09-24T07:23:16Z">
                <w:del w:author="Kanihaa" w:id="9" w:date="2026-09-25T08:48:49Z">
                  <w:bookmarkStart w:colFirst="0" w:colLast="0" w:name="_heading=h.ltv3qc8uhxsh" w:id="3"/>
                  <w:bookmarkEnd w:id="3"/>
                </w:del>
              </w:ins>
            </w:sdtContent>
          </w:sdt>
        </w:p>
      </w:sdtContent>
    </w:sdt>
    <w:sdt>
      <w:sdtPr>
        <w:id w:val="2025801627"/>
        <w:tag w:val="goog_rdk_304"/>
      </w:sdtPr>
      <w:sdtContent>
        <w:p w:rsidR="00000000" w:rsidDel="00000000" w:rsidP="00000000" w:rsidRDefault="00000000" w:rsidRPr="00000000" w14:paraId="00000022">
          <w:pPr>
            <w:rPr>
              <w:ins w:author="Hareeshv07 Hareeshv07" w:id="50" w:date="2026-09-24T04:40:28Z"/>
              <w:del w:author="Kanihaa" w:id="9" w:date="2026-09-25T08:48:49Z"/>
              <w:rFonts w:ascii="Arial" w:cs="Arial" w:eastAsia="Arial" w:hAnsi="Arial"/>
              <w:b w:val="0"/>
              <w:bCs w:val="0"/>
              <w:i w:val="0"/>
              <w:iCs w:val="0"/>
              <w:smallCaps w:val="0"/>
              <w:strike w:val="0"/>
              <w:color w:val="000000"/>
              <w:sz w:val="22"/>
              <w:szCs w:val="22"/>
              <w:u w:val="none"/>
              <w:shd w:fill="auto" w:val="clear"/>
              <w:vertAlign w:val="baseline"/>
              <w:rPrChange w:author="RANJITHKUMAR A B.C.A." w:id="51" w:date="2026-09-24T07:10:23Z">
                <w:rPr>
                  <w:rFonts w:ascii="Arial" w:cs="Arial" w:eastAsia="Arial" w:hAnsi="Arial"/>
                  <w:b w:val="0"/>
                  <w:bCs w:val="0"/>
                  <w:i w:val="0"/>
                  <w:iCs w:val="0"/>
                  <w:smallCaps w:val="0"/>
                  <w:strike w:val="0"/>
                  <w:color w:val="000000"/>
                  <w:sz w:val="22"/>
                  <w:szCs w:val="22"/>
                  <w:u w:val="none"/>
                  <w:shd w:fill="auto" w:val="clear"/>
                  <w:vertAlign w:val="baseline"/>
                </w:rPr>
              </w:rPrChange>
            </w:rPr>
            <w:pPrChange w:author="RANJITHKUMAR A B.C.A." w:id="0" w:date="2026-09-24T07:10:23Z">
              <w:pPr>
                <w:ind w:left="-1700" w:firstLine="0"/>
              </w:pPr>
            </w:pPrChange>
          </w:pPr>
          <w:sdt>
            <w:sdtPr>
              <w:id w:val="1856469855"/>
              <w:tag w:val="goog_rdk_288"/>
            </w:sdtPr>
            <w:sdtContent>
              <w:ins w:author="RANJITHKUMAR A B.C.A." w:id="47" w:date="2026-09-24T07:01:04Z">
                <w:sdt>
                  <w:sdtPr>
                    <w:id w:val="-138493682"/>
                    <w:tag w:val="goog_rdk_289"/>
                  </w:sdtPr>
                  <w:sdtContent>
                    <w:del w:author="Kanihaa" w:id="9" w:date="2026-09-25T08:48:49Z"/>
                  </w:sdtContent>
                </w:sdt>
              </w:ins>
              <w:sdt>
                <w:sdtPr>
                  <w:id w:val="905078168"/>
                  <w:tag w:val="goog_rdk_290"/>
                </w:sdtPr>
                <w:sdtContent>
                  <w:ins w:author="RANJITHKUMAR A B.C.A." w:id="47" w:date="2026-09-24T07:01:0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RANJITHKUMAR A B.C.A." w:id="47" w:date="2026-09-24T07:01:04Z">
                <w:del w:author="Kanihaa" w:id="9" w:date="2026-09-25T08:48:49Z"/>
              </w:ins>
            </w:sdtContent>
          </w:sdt>
          <w:sdt>
            <w:sdtPr>
              <w:id w:val="-1604432666"/>
              <w:tag w:val="goog_rdk_291"/>
            </w:sdtPr>
            <w:sdtContent>
              <w:del w:author="Kanihaa" w:id="9" w:date="2026-09-25T08:48:49Z"/>
            </w:sdtContent>
          </w:sdt>
          <w:sdt>
            <w:sdtPr>
              <w:id w:val="2142614657"/>
              <w:tag w:val="goog_rdk_292"/>
            </w:sdtPr>
            <w:sdtContent>
              <w:ins w:author="Msd_07" w:id="48" w:date="2026-09-24T09:57:48Z">
                <w:sdt>
                  <w:sdtPr>
                    <w:id w:val="-528137616"/>
                    <w:tag w:val="goog_rdk_293"/>
                  </w:sdtPr>
                  <w:sdtContent>
                    <w:del w:author="Kanihaa" w:id="9" w:date="2026-09-25T08:48:49Z"/>
                  </w:sdtContent>
                </w:sdt>
              </w:ins>
              <w:sdt>
                <w:sdtPr>
                  <w:id w:val="-829216795"/>
                  <w:tag w:val="goog_rdk_294"/>
                </w:sdtPr>
                <w:sdtContent>
                  <w:ins w:author="Msd_07" w:id="48" w:date="2026-09-24T09:57:4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Thanga pandi 9</w:delText>
                      </w:r>
                    </w:del>
                  </w:ins>
                </w:sdtContent>
              </w:sdt>
              <w:ins w:author="Msd_07" w:id="48" w:date="2026-09-24T09:57:48Z">
                <w:del w:author="Kanihaa" w:id="9" w:date="2026-09-25T08:48:49Z"/>
              </w:ins>
            </w:sdtContent>
          </w:sdt>
          <w:sdt>
            <w:sdtPr>
              <w:id w:val="1613972191"/>
              <w:tag w:val="goog_rdk_295"/>
            </w:sdtPr>
            <w:sdtContent>
              <w:del w:author="Kanihaa" w:id="9" w:date="2026-09-25T08:48:49Z"/>
            </w:sdtContent>
          </w:sdt>
          <w:sdt>
            <w:sdtPr>
              <w:id w:val="1569021517"/>
              <w:tag w:val="goog_rdk_296"/>
            </w:sdtPr>
            <w:sdtContent>
              <w:ins w:author="Subiksha" w:id="49" w:date="2026-09-24T06:45:25Z">
                <w:sdt>
                  <w:sdtPr>
                    <w:id w:val="600388752"/>
                    <w:tag w:val="goog_rdk_297"/>
                  </w:sdtPr>
                  <w:sdtContent>
                    <w:del w:author="Kanihaa" w:id="9" w:date="2026-09-25T08:48:49Z">
                      <w:r w:rsidDel="00000000" w:rsidR="00000000" w:rsidRPr="00000000">
                        <w:fldChar w:fldCharType="begin"/>
                      </w:r>
                      <w:r w:rsidDel="00000000" w:rsidR="00000000" w:rsidRPr="00000000">
                        <w:delInstrText xml:space="preserve">HYPERLINK \l "_heading=h.l18dknx2n07y"</w:delInstrText>
                      </w:r>
                      <w:r w:rsidDel="00000000" w:rsidR="00000000" w:rsidRPr="00000000">
                        <w:fldChar w:fldCharType="separate"/>
                      </w:r>
                      <w:sdt>
                        <w:sdtPr>
                          <w:id w:val="2115764732"/>
                          <w:tag w:val="goog_rdk_29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Times New Roman" w:cs="Times New Roman" w:eastAsia="Times New Roman" w:hAnsi="Times New Roman"/>
                                  <w:color w:val="1155cc"/>
                                  <w:sz w:val="20"/>
                                  <w:szCs w:val="20"/>
                                  <w:u w:val="single"/>
                                </w:rPr>
                              </w:rPrChange>
                            </w:rPr>
                            <w:delText xml:space="preserve">Activity 3.4:  Startup and  main function</w:delText>
                            <w:br w:type="textWrapping"/>
                            <w:delText xml:space="preserve">/startup: Initializes essential application services and loads configuration settings when the FastAPI server starts</w:delText>
                          </w:r>
                        </w:sdtContent>
                      </w:sdt>
                      <w:r w:rsidDel="00000000" w:rsidR="00000000" w:rsidRPr="00000000">
                        <w:fldChar w:fldCharType="end"/>
                      </w:r>
                      <w:r w:rsidDel="00000000" w:rsidR="00000000" w:rsidRPr="00000000">
                        <w:fldChar w:fldCharType="begin"/>
                      </w:r>
                      <w:r w:rsidDel="00000000" w:rsidR="00000000" w:rsidRPr="00000000">
                        <w:delInstrText xml:space="preserve">HYPERLINK \l "_heading=h.l18dknx2n07y"</w:delInstrText>
                      </w:r>
                      <w:r w:rsidDel="00000000" w:rsidR="00000000" w:rsidRPr="00000000">
                        <w:fldChar w:fldCharType="separate"/>
                      </w:r>
                      <w:sdt>
                        <w:sdtPr>
                          <w:id w:val="-940308536"/>
                          <w:tag w:val="goog_rdk_29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Times New Roman" w:cs="Times New Roman" w:eastAsia="Times New Roman" w:hAnsi="Times New Roman"/>
                                  <w:color w:val="1155cc"/>
                                  <w:sz w:val="20"/>
                                  <w:szCs w:val="20"/>
                                  <w:u w:val="single"/>
                                </w:rPr>
                              </w:rPrChange>
                            </w:rPr>
                            <w:delText xml:space="preserve">.</w:delText>
                          </w:r>
                        </w:sdtContent>
                      </w:sdt>
                      <w:r w:rsidDel="00000000" w:rsidR="00000000" w:rsidRPr="00000000">
                        <w:fldChar w:fldCharType="end"/>
                      </w:r>
                    </w:del>
                  </w:sdtContent>
                </w:sdt>
              </w:ins>
            </w:sdtContent>
          </w:sdt>
          <w:sdt>
            <w:sdtPr>
              <w:id w:val="-1091975195"/>
              <w:tag w:val="goog_rdk_300"/>
            </w:sdtPr>
            <w:sdtContent>
              <w:del w:author="Kanihaa" w:id="9" w:date="2026-09-25T08:48:49Z"/>
            </w:sdtContent>
          </w:sdt>
          <w:sdt>
            <w:sdtPr>
              <w:id w:val="71802240"/>
              <w:tag w:val="goog_rdk_301"/>
            </w:sdtPr>
            <w:sdtContent>
              <w:ins w:author="Hareeshv07 Hareeshv07" w:id="50" w:date="2026-09-24T04:40:28Z">
                <w:sdt>
                  <w:sdtPr>
                    <w:id w:val="-374982837"/>
                    <w:tag w:val="goog_rdk_302"/>
                  </w:sdtPr>
                  <w:sdtContent>
                    <w:del w:author="Kanihaa" w:id="9" w:date="2026-09-25T08:48:49Z"/>
                  </w:sdtContent>
                </w:sdt>
              </w:ins>
              <w:sdt>
                <w:sdtPr>
                  <w:id w:val="1683942357"/>
                  <w:tag w:val="goog_rdk_303"/>
                </w:sdtPr>
                <w:sdtContent>
                  <w:ins w:author="Hareeshv07 Hareeshv07" w:id="50" w:date="2026-09-24T04:40:28Z">
                    <w:del w:author="Kanihaa" w:id="9" w:date="2026-09-25T08:48:49Z">
                      <w:r w:rsidDel="00000000" w:rsidR="00000000" w:rsidRPr="00000000">
                        <w:rPr>
                          <w:rtl w:val="0"/>
                        </w:rPr>
                      </w:r>
                    </w:del>
                  </w:ins>
                </w:sdtContent>
              </w:sdt>
              <w:ins w:author="Hareeshv07 Hareeshv07" w:id="50" w:date="2026-09-24T04:40:28Z">
                <w:del w:author="Kanihaa" w:id="9" w:date="2026-09-25T08:48:49Z"/>
              </w:ins>
            </w:sdtContent>
          </w:sdt>
        </w:p>
      </w:sdtContent>
    </w:sdt>
    <w:sdt>
      <w:sdtPr>
        <w:id w:val="-170312528"/>
        <w:tag w:val="goog_rdk_313"/>
      </w:sdtPr>
      <w:sdtContent>
        <w:p w:rsidR="00000000" w:rsidDel="00000000" w:rsidP="00000000" w:rsidRDefault="00000000" w:rsidRPr="00000000" w14:paraId="00000023">
          <w:pPr>
            <w:pStyle w:val="Heading3"/>
            <w:rPr>
              <w:ins w:author="Hareeshv07 Hareeshv07" w:id="50" w:date="2026-09-24T04:40:28Z"/>
              <w:del w:author="Kanihaa" w:id="9" w:date="2026-09-25T08:48:49Z"/>
              <w:rFonts w:ascii="Cambria" w:cs="Cambria" w:eastAsia="Cambria" w:hAnsi="Cambria"/>
              <w:sz w:val="20"/>
              <w:szCs w:val="20"/>
              <w:rPrChange w:author="Msd_07" w:id="53" w:date="2026-09-24T09:57:48Z">
                <w:rPr>
                  <w:rFonts w:ascii="Arial" w:cs="Arial" w:eastAsia="Arial" w:hAnsi="Arial"/>
                  <w:b w:val="0"/>
                  <w:bCs w:val="0"/>
                  <w:i w:val="0"/>
                  <w:iCs w:val="0"/>
                  <w:smallCaps w:val="0"/>
                  <w:strike w:val="0"/>
                  <w:color w:val="000000"/>
                  <w:sz w:val="22"/>
                  <w:szCs w:val="22"/>
                  <w:u w:val="none"/>
                  <w:shd w:fill="auto" w:val="clear"/>
                  <w:vertAlign w:val="baseline"/>
                </w:rPr>
              </w:rPrChange>
            </w:rPr>
            <w:pPrChange w:author="Msd_07" w:id="0" w:date="2026-09-24T09:57:48Z">
              <w:pPr>
                <w:ind w:left="-1700" w:firstLine="0"/>
              </w:pPr>
            </w:pPrChange>
          </w:pPr>
          <w:sdt>
            <w:sdtPr>
              <w:id w:val="120261973"/>
              <w:tag w:val="goog_rdk_307"/>
            </w:sdtPr>
            <w:sdtContent>
              <w:ins w:author="Anonymous" w:id="52" w:date="2026-09-25T06:10:31Z">
                <w:sdt>
                  <w:sdtPr>
                    <w:id w:val="2023843732"/>
                    <w:tag w:val="goog_rdk_308"/>
                  </w:sdtPr>
                  <w:sdtContent>
                    <w:del w:author="Kanihaa" w:id="9" w:date="2026-09-25T08:48:49Z"/>
                  </w:sdtContent>
                </w:sdt>
              </w:ins>
              <w:sdt>
                <w:sdtPr>
                  <w:id w:val="-895867452"/>
                  <w:tag w:val="goog_rdk_309"/>
                </w:sdtPr>
                <w:sdtContent>
                  <w:ins w:author="Anonymous" w:id="52" w:date="2026-09-25T06:10:3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vuh</w:delText>
                      </w:r>
                    </w:del>
                  </w:ins>
                </w:sdtContent>
              </w:sdt>
              <w:ins w:author="Anonymous" w:id="52" w:date="2026-09-25T06:10:31Z">
                <w:del w:author="Kanihaa" w:id="9" w:date="2026-09-25T08:48:49Z"/>
              </w:ins>
            </w:sdtContent>
          </w:sdt>
          <w:sdt>
            <w:sdtPr>
              <w:id w:val="-1066930688"/>
              <w:tag w:val="goog_rdk_310"/>
            </w:sdtPr>
            <w:sdtContent>
              <w:ins w:author="Hareeshv07 Hareeshv07" w:id="50" w:date="2026-09-24T04:40:28Z">
                <w:sdt>
                  <w:sdtPr>
                    <w:id w:val="2110691283"/>
                    <w:tag w:val="goog_rdk_311"/>
                  </w:sdtPr>
                  <w:sdtContent>
                    <w:del w:author="Kanihaa" w:id="9" w:date="2026-09-25T08:48:49Z"/>
                  </w:sdtContent>
                </w:sdt>
              </w:ins>
              <w:sdt>
                <w:sdtPr>
                  <w:id w:val="-284111621"/>
                  <w:tag w:val="goog_rdk_312"/>
                </w:sdtPr>
                <w:sdtContent>
                  <w:ins w:author="Hareeshv07 Hareeshv07" w:id="50" w:date="2026-09-24T04:40:28Z">
                    <w:del w:author="Kanihaa" w:id="9" w:date="2026-09-25T08:48:49Z">
                      <w:r w:rsidDel="00000000" w:rsidR="00000000" w:rsidRPr="00000000">
                        <w:rPr>
                          <w:rtl w:val="0"/>
                        </w:rPr>
                      </w:r>
                    </w:del>
                  </w:ins>
                </w:sdtContent>
              </w:sdt>
              <w:ins w:author="Hareeshv07 Hareeshv07" w:id="50" w:date="2026-09-24T04:40:28Z">
                <w:del w:author="Kanihaa" w:id="9" w:date="2026-09-25T08:48:49Z"/>
              </w:ins>
            </w:sdtContent>
          </w:sdt>
        </w:p>
      </w:sdtContent>
    </w:sdt>
    <w:sdt>
      <w:sdtPr>
        <w:id w:val="1689304278"/>
        <w:tag w:val="goog_rdk_317"/>
      </w:sdtPr>
      <w:sdtContent>
        <w:p w:rsidR="00000000" w:rsidDel="00000000" w:rsidP="00000000" w:rsidRDefault="00000000" w:rsidRPr="00000000" w14:paraId="00000024">
          <w:pPr>
            <w:pStyle w:val="Heading1"/>
            <w:ind w:left="-1700" w:firstLine="0"/>
            <w:rPr>
              <w:ins w:author="Hareeshv07 Hareeshv07" w:id="50" w:date="2026-09-24T04:40:28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ind w:left="-1700" w:firstLine="0"/>
              </w:pPr>
            </w:pPrChange>
          </w:pPr>
          <w:sdt>
            <w:sdtPr>
              <w:id w:val="2124925050"/>
              <w:tag w:val="goog_rdk_314"/>
            </w:sdtPr>
            <w:sdtContent>
              <w:ins w:author="Hareeshv07 Hareeshv07" w:id="50" w:date="2026-09-24T04:40:28Z">
                <w:sdt>
                  <w:sdtPr>
                    <w:id w:val="113728370"/>
                    <w:tag w:val="goog_rdk_315"/>
                  </w:sdtPr>
                  <w:sdtContent>
                    <w:del w:author="Kanihaa" w:id="9" w:date="2026-09-25T08:48:49Z"/>
                  </w:sdtContent>
                </w:sdt>
              </w:ins>
              <w:sdt>
                <w:sdtPr>
                  <w:id w:val="1058259073"/>
                  <w:tag w:val="goog_rdk_316"/>
                </w:sdtPr>
                <w:sdtContent>
                  <w:ins w:author="Hareeshv07 Hareeshv07" w:id="50" w:date="2026-09-24T04:40:28Z">
                    <w:del w:author="Kanihaa" w:id="9" w:date="2026-09-25T08:48:49Z">
                      <w:r w:rsidDel="00000000" w:rsidR="00000000" w:rsidRPr="00000000">
                        <w:rPr>
                          <w:rtl w:val="0"/>
                        </w:rPr>
                      </w:r>
                    </w:del>
                  </w:ins>
                </w:sdtContent>
              </w:sdt>
              <w:ins w:author="Hareeshv07 Hareeshv07" w:id="50" w:date="2026-09-24T04:40:28Z">
                <w:del w:author="Kanihaa" w:id="9" w:date="2026-09-25T08:48:49Z"/>
              </w:ins>
            </w:sdtContent>
          </w:sdt>
        </w:p>
      </w:sdtContent>
    </w:sdt>
    <w:sdt>
      <w:sdtPr>
        <w:id w:val="1230234525"/>
        <w:tag w:val="goog_rdk_321"/>
      </w:sdtPr>
      <w:sdtContent>
        <w:p w:rsidR="00000000" w:rsidDel="00000000" w:rsidP="00000000" w:rsidRDefault="00000000" w:rsidRPr="00000000" w14:paraId="00000025">
          <w:pPr>
            <w:pStyle w:val="Heading1"/>
            <w:ind w:left="-1700" w:firstLine="0"/>
            <w:rPr>
              <w:ins w:author="Hareeshv07 Hareeshv07" w:id="50" w:date="2026-09-24T04:40:28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ind w:left="-1700" w:firstLine="0"/>
              </w:pPr>
            </w:pPrChange>
          </w:pPr>
          <w:sdt>
            <w:sdtPr>
              <w:id w:val="431545575"/>
              <w:tag w:val="goog_rdk_318"/>
            </w:sdtPr>
            <w:sdtContent>
              <w:ins w:author="Hareeshv07 Hareeshv07" w:id="50" w:date="2026-09-24T04:40:28Z">
                <w:sdt>
                  <w:sdtPr>
                    <w:id w:val="-1616895070"/>
                    <w:tag w:val="goog_rdk_319"/>
                  </w:sdtPr>
                  <w:sdtContent>
                    <w:del w:author="Kanihaa" w:id="9" w:date="2026-09-25T08:48:49Z"/>
                  </w:sdtContent>
                </w:sdt>
              </w:ins>
              <w:sdt>
                <w:sdtPr>
                  <w:id w:val="927242592"/>
                  <w:tag w:val="goog_rdk_320"/>
                </w:sdtPr>
                <w:sdtContent>
                  <w:ins w:author="Hareeshv07 Hareeshv07" w:id="50" w:date="2026-09-24T04:40:28Z">
                    <w:del w:author="Kanihaa" w:id="9" w:date="2026-09-25T08:48:49Z">
                      <w:r w:rsidDel="00000000" w:rsidR="00000000" w:rsidRPr="00000000">
                        <w:rPr>
                          <w:rtl w:val="0"/>
                        </w:rPr>
                      </w:r>
                    </w:del>
                  </w:ins>
                </w:sdtContent>
              </w:sdt>
              <w:ins w:author="Hareeshv07 Hareeshv07" w:id="50" w:date="2026-09-24T04:40:28Z">
                <w:del w:author="Kanihaa" w:id="9" w:date="2026-09-25T08:48:49Z"/>
              </w:ins>
            </w:sdtContent>
          </w:sdt>
        </w:p>
      </w:sdtContent>
    </w:sdt>
    <w:sdt>
      <w:sdtPr>
        <w:id w:val="-853566884"/>
        <w:tag w:val="goog_rdk_325"/>
      </w:sdtPr>
      <w:sdtContent>
        <w:p w:rsidR="00000000" w:rsidDel="00000000" w:rsidP="00000000" w:rsidRDefault="00000000" w:rsidRPr="00000000" w14:paraId="00000026">
          <w:pPr>
            <w:pStyle w:val="Heading1"/>
            <w:ind w:left="-1700" w:firstLine="0"/>
            <w:rPr>
              <w:ins w:author="Hareeshv07 Hareeshv07" w:id="50" w:date="2026-09-24T04:40:28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ind w:left="-1700" w:firstLine="0"/>
              </w:pPr>
            </w:pPrChange>
          </w:pPr>
          <w:sdt>
            <w:sdtPr>
              <w:id w:val="267511138"/>
              <w:tag w:val="goog_rdk_322"/>
            </w:sdtPr>
            <w:sdtContent>
              <w:ins w:author="Hareeshv07 Hareeshv07" w:id="50" w:date="2026-09-24T04:40:28Z">
                <w:sdt>
                  <w:sdtPr>
                    <w:id w:val="1549433152"/>
                    <w:tag w:val="goog_rdk_323"/>
                  </w:sdtPr>
                  <w:sdtContent>
                    <w:del w:author="Kanihaa" w:id="9" w:date="2026-09-25T08:48:49Z"/>
                  </w:sdtContent>
                </w:sdt>
              </w:ins>
              <w:sdt>
                <w:sdtPr>
                  <w:id w:val="1991330390"/>
                  <w:tag w:val="goog_rdk_324"/>
                </w:sdtPr>
                <w:sdtContent>
                  <w:ins w:author="Hareeshv07 Hareeshv07" w:id="50" w:date="2026-09-24T04:40:28Z">
                    <w:del w:author="Kanihaa" w:id="9" w:date="2026-09-25T08:48:49Z">
                      <w:r w:rsidDel="00000000" w:rsidR="00000000" w:rsidRPr="00000000">
                        <w:rPr>
                          <w:rtl w:val="0"/>
                        </w:rPr>
                      </w:r>
                    </w:del>
                  </w:ins>
                </w:sdtContent>
              </w:sdt>
              <w:ins w:author="Hareeshv07 Hareeshv07" w:id="50" w:date="2026-09-24T04:40:28Z">
                <w:del w:author="Kanihaa" w:id="9" w:date="2026-09-25T08:48:49Z"/>
              </w:ins>
            </w:sdtContent>
          </w:sdt>
        </w:p>
      </w:sdtContent>
    </w:sdt>
    <w:sdt>
      <w:sdtPr>
        <w:id w:val="638343864"/>
        <w:tag w:val="goog_rdk_329"/>
      </w:sdtPr>
      <w:sdtContent>
        <w:p w:rsidR="00000000" w:rsidDel="00000000" w:rsidP="00000000" w:rsidRDefault="00000000" w:rsidRPr="00000000" w14:paraId="00000027">
          <w:pPr>
            <w:pStyle w:val="Heading1"/>
            <w:ind w:left="-1700" w:firstLine="0"/>
            <w:rPr>
              <w:ins w:author="Hareeshv07 Hareeshv07" w:id="50" w:date="2026-09-24T04:40:28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ind w:left="-1700" w:firstLine="0"/>
              </w:pPr>
            </w:pPrChange>
          </w:pPr>
          <w:sdt>
            <w:sdtPr>
              <w:id w:val="-1268086510"/>
              <w:tag w:val="goog_rdk_326"/>
            </w:sdtPr>
            <w:sdtContent>
              <w:ins w:author="Hareeshv07 Hareeshv07" w:id="50" w:date="2026-09-24T04:40:28Z">
                <w:sdt>
                  <w:sdtPr>
                    <w:id w:val="-1105534500"/>
                    <w:tag w:val="goog_rdk_327"/>
                  </w:sdtPr>
                  <w:sdtContent>
                    <w:del w:author="Kanihaa" w:id="9" w:date="2026-09-25T08:48:49Z"/>
                  </w:sdtContent>
                </w:sdt>
              </w:ins>
              <w:sdt>
                <w:sdtPr>
                  <w:id w:val="-653227681"/>
                  <w:tag w:val="goog_rdk_328"/>
                </w:sdtPr>
                <w:sdtContent>
                  <w:ins w:author="Hareeshv07 Hareeshv07" w:id="50" w:date="2026-09-24T04:40:28Z">
                    <w:del w:author="Kanihaa" w:id="9" w:date="2026-09-25T08:48:49Z">
                      <w:r w:rsidDel="00000000" w:rsidR="00000000" w:rsidRPr="00000000">
                        <w:rPr>
                          <w:rtl w:val="0"/>
                        </w:rPr>
                      </w:r>
                    </w:del>
                  </w:ins>
                </w:sdtContent>
              </w:sdt>
              <w:ins w:author="Hareeshv07 Hareeshv07" w:id="50" w:date="2026-09-24T04:40:28Z">
                <w:del w:author="Kanihaa" w:id="9" w:date="2026-09-25T08:48:49Z"/>
              </w:ins>
            </w:sdtContent>
          </w:sdt>
        </w:p>
      </w:sdtContent>
    </w:sdt>
    <w:sdt>
      <w:sdtPr>
        <w:id w:val="-1894786136"/>
        <w:tag w:val="goog_rdk_333"/>
      </w:sdtPr>
      <w:sdtContent>
        <w:p w:rsidR="00000000" w:rsidDel="00000000" w:rsidP="00000000" w:rsidRDefault="00000000" w:rsidRPr="00000000" w14:paraId="00000028">
          <w:pPr>
            <w:pStyle w:val="Heading1"/>
            <w:ind w:left="-1700" w:firstLine="0"/>
            <w:rPr>
              <w:ins w:author="Hareeshv07 Hareeshv07" w:id="50" w:date="2026-09-24T04:40:28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ind w:left="-1700" w:firstLine="0"/>
              </w:pPr>
            </w:pPrChange>
          </w:pPr>
          <w:sdt>
            <w:sdtPr>
              <w:id w:val="-1406577374"/>
              <w:tag w:val="goog_rdk_330"/>
            </w:sdtPr>
            <w:sdtContent>
              <w:ins w:author="Hareeshv07 Hareeshv07" w:id="50" w:date="2026-09-24T04:40:28Z">
                <w:sdt>
                  <w:sdtPr>
                    <w:id w:val="2033327892"/>
                    <w:tag w:val="goog_rdk_331"/>
                  </w:sdtPr>
                  <w:sdtContent>
                    <w:del w:author="Kanihaa" w:id="9" w:date="2026-09-25T08:48:49Z"/>
                  </w:sdtContent>
                </w:sdt>
              </w:ins>
              <w:sdt>
                <w:sdtPr>
                  <w:id w:val="-1281759194"/>
                  <w:tag w:val="goog_rdk_332"/>
                </w:sdtPr>
                <w:sdtContent>
                  <w:ins w:author="Hareeshv07 Hareeshv07" w:id="50" w:date="2026-09-24T04:40:28Z">
                    <w:del w:author="Kanihaa" w:id="9" w:date="2026-09-25T08:48:49Z">
                      <w:r w:rsidDel="00000000" w:rsidR="00000000" w:rsidRPr="00000000">
                        <w:rPr>
                          <w:rtl w:val="0"/>
                        </w:rPr>
                      </w:r>
                    </w:del>
                  </w:ins>
                </w:sdtContent>
              </w:sdt>
              <w:ins w:author="Hareeshv07 Hareeshv07" w:id="50" w:date="2026-09-24T04:40:28Z">
                <w:del w:author="Kanihaa" w:id="9" w:date="2026-09-25T08:48:49Z"/>
              </w:ins>
            </w:sdtContent>
          </w:sdt>
        </w:p>
      </w:sdtContent>
    </w:sdt>
    <w:sdt>
      <w:sdtPr>
        <w:id w:val="407364275"/>
        <w:tag w:val="goog_rdk_337"/>
      </w:sdtPr>
      <w:sdtContent>
        <w:p w:rsidR="00000000" w:rsidDel="00000000" w:rsidP="00000000" w:rsidRDefault="00000000" w:rsidRPr="00000000" w14:paraId="00000029">
          <w:pPr>
            <w:pStyle w:val="Heading1"/>
            <w:ind w:left="-1700" w:firstLine="0"/>
            <w:rPr>
              <w:ins w:author="Hareeshv07 Hareeshv07" w:id="50" w:date="2026-09-24T04:40:28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ind w:left="-1700" w:firstLine="0"/>
              </w:pPr>
            </w:pPrChange>
          </w:pPr>
          <w:sdt>
            <w:sdtPr>
              <w:id w:val="-1787630209"/>
              <w:tag w:val="goog_rdk_334"/>
            </w:sdtPr>
            <w:sdtContent>
              <w:ins w:author="Hareeshv07 Hareeshv07" w:id="50" w:date="2026-09-24T04:40:28Z">
                <w:sdt>
                  <w:sdtPr>
                    <w:id w:val="1191406798"/>
                    <w:tag w:val="goog_rdk_335"/>
                  </w:sdtPr>
                  <w:sdtContent>
                    <w:del w:author="Kanihaa" w:id="9" w:date="2026-09-25T08:48:49Z"/>
                  </w:sdtContent>
                </w:sdt>
              </w:ins>
              <w:sdt>
                <w:sdtPr>
                  <w:id w:val="-917406983"/>
                  <w:tag w:val="goog_rdk_336"/>
                </w:sdtPr>
                <w:sdtContent>
                  <w:ins w:author="Hareeshv07 Hareeshv07" w:id="50" w:date="2026-09-24T04:40:28Z">
                    <w:del w:author="Kanihaa" w:id="9" w:date="2026-09-25T08:48:49Z">
                      <w:r w:rsidDel="00000000" w:rsidR="00000000" w:rsidRPr="00000000">
                        <w:rPr>
                          <w:rtl w:val="0"/>
                        </w:rPr>
                      </w:r>
                    </w:del>
                  </w:ins>
                </w:sdtContent>
              </w:sdt>
              <w:ins w:author="Hareeshv07 Hareeshv07" w:id="50" w:date="2026-09-24T04:40:28Z">
                <w:del w:author="Kanihaa" w:id="9" w:date="2026-09-25T08:48:49Z"/>
              </w:ins>
            </w:sdtContent>
          </w:sdt>
        </w:p>
      </w:sdtContent>
    </w:sdt>
    <w:sdt>
      <w:sdtPr>
        <w:id w:val="-414658226"/>
        <w:tag w:val="goog_rdk_341"/>
      </w:sdtPr>
      <w:sdtContent>
        <w:p w:rsidR="00000000" w:rsidDel="00000000" w:rsidP="00000000" w:rsidRDefault="00000000" w:rsidRPr="00000000" w14:paraId="0000002A">
          <w:pPr>
            <w:pStyle w:val="Heading1"/>
            <w:ind w:left="-1700" w:firstLine="0"/>
            <w:rPr>
              <w:ins w:author="Hareeshv07 Hareeshv07" w:id="50" w:date="2026-09-24T04:40:28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ind w:left="-1700" w:firstLine="0"/>
              </w:pPr>
            </w:pPrChange>
          </w:pPr>
          <w:sdt>
            <w:sdtPr>
              <w:id w:val="1140404893"/>
              <w:tag w:val="goog_rdk_338"/>
            </w:sdtPr>
            <w:sdtContent>
              <w:ins w:author="Hareeshv07 Hareeshv07" w:id="50" w:date="2026-09-24T04:40:28Z">
                <w:sdt>
                  <w:sdtPr>
                    <w:id w:val="2136659047"/>
                    <w:tag w:val="goog_rdk_339"/>
                  </w:sdtPr>
                  <w:sdtContent>
                    <w:del w:author="Kanihaa" w:id="9" w:date="2026-09-25T08:48:49Z"/>
                  </w:sdtContent>
                </w:sdt>
              </w:ins>
              <w:sdt>
                <w:sdtPr>
                  <w:id w:val="624265699"/>
                  <w:tag w:val="goog_rdk_340"/>
                </w:sdtPr>
                <w:sdtContent>
                  <w:ins w:author="Hareeshv07 Hareeshv07" w:id="50" w:date="2026-09-24T04:40:28Z">
                    <w:del w:author="Kanihaa" w:id="9" w:date="2026-09-25T08:48:49Z">
                      <w:r w:rsidDel="00000000" w:rsidR="00000000" w:rsidRPr="00000000">
                        <w:rPr>
                          <w:rtl w:val="0"/>
                        </w:rPr>
                      </w:r>
                    </w:del>
                  </w:ins>
                </w:sdtContent>
              </w:sdt>
              <w:ins w:author="Hareeshv07 Hareeshv07" w:id="50" w:date="2026-09-24T04:40:28Z">
                <w:del w:author="Kanihaa" w:id="9" w:date="2026-09-25T08:48:49Z"/>
              </w:ins>
            </w:sdtContent>
          </w:sdt>
        </w:p>
      </w:sdtContent>
    </w:sdt>
    <w:sdt>
      <w:sdtPr>
        <w:id w:val="1372157230"/>
        <w:tag w:val="goog_rdk_377"/>
      </w:sdtPr>
      <w:sdtContent>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05" w:firstLine="0"/>
            <w:jc w:val="left"/>
            <w:rPr>
              <w:ins w:author="Gomathi R" w:id="61" w:date="2026-09-23T04:58:25Z"/>
              <w:del w:author="Kanihaa" w:id="9" w:date="2026-09-25T08:48:49Z"/>
              <w:rFonts w:ascii="Arial" w:cs="Arial" w:eastAsia="Arial" w:hAnsi="Arial"/>
              <w:b w:val="0"/>
              <w:bCs w:val="0"/>
              <w:i w:val="0"/>
              <w:iCs w:val="0"/>
              <w:smallCaps w:val="0"/>
              <w:strike w:val="0"/>
              <w:color w:val="000000"/>
              <w:sz w:val="22"/>
              <w:szCs w:val="22"/>
              <w:u w:val="none"/>
              <w:shd w:fill="auto" w:val="clear"/>
              <w:vertAlign w:val="baseline"/>
              <w:rPrChange w:author="Johnson k" w:id="62" w:date="2026-09-24T04:06:22Z">
                <w:rPr>
                  <w:rFonts w:ascii="Arial" w:cs="Arial" w:eastAsia="Arial" w:hAnsi="Arial"/>
                  <w:b w:val="0"/>
                  <w:bCs w:val="0"/>
                  <w:i w:val="0"/>
                  <w:iCs w:val="0"/>
                  <w:smallCaps w:val="0"/>
                  <w:strike w:val="0"/>
                  <w:color w:val="000000"/>
                  <w:sz w:val="22"/>
                  <w:szCs w:val="22"/>
                  <w:u w:val="none"/>
                  <w:shd w:fill="auto" w:val="clear"/>
                  <w:vertAlign w:val="baseline"/>
                </w:rPr>
              </w:rPrChange>
            </w:rPr>
            <w:pPrChange w:author="Johnson k" w:id="0" w:date="2026-09-24T04:06:22Z">
              <w:pPr>
                <w:spacing w:after="280" w:lineRule="auto"/>
                <w:ind w:right="-561.2598425196836"/>
                <w:jc w:val="center"/>
              </w:pPr>
            </w:pPrChange>
          </w:pPr>
          <w:sdt>
            <w:sdtPr>
              <w:id w:val="422337118"/>
              <w:tag w:val="goog_rdk_342"/>
            </w:sdtPr>
            <w:sdtContent>
              <w:ins w:author="Hareeshv07 Hareeshv07" w:id="50" w:date="2026-09-24T04:40:28Z">
                <w:sdt>
                  <w:sdtPr>
                    <w:id w:val="119272298"/>
                    <w:tag w:val="goog_rdk_343"/>
                  </w:sdtPr>
                  <w:sdtContent>
                    <w:del w:author="Kanihaa" w:id="9" w:date="2026-09-25T08:48:49Z"/>
                  </w:sdtContent>
                </w:sdt>
              </w:ins>
              <w:sdt>
                <w:sdtPr>
                  <w:id w:val="-1573649266"/>
                  <w:tag w:val="goog_rdk_344"/>
                </w:sdtPr>
                <w:sdtContent>
                  <w:ins w:author="Hareeshv07 Hareeshv07" w:id="50" w:date="2026-09-24T04:40:2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Hareeshv07 Hareeshv07" w:id="50" w:date="2026-09-24T04:40:28Z">
                <w:del w:author="Kanihaa" w:id="9" w:date="2026-09-25T08:48:49Z"/>
              </w:ins>
            </w:sdtContent>
          </w:sdt>
          <w:sdt>
            <w:sdtPr>
              <w:id w:val="162729636"/>
              <w:tag w:val="goog_rdk_345"/>
            </w:sdtPr>
            <w:sdtContent>
              <w:del w:author="Kanihaa" w:id="9" w:date="2026-09-25T08:48:49Z"/>
            </w:sdtContent>
          </w:sdt>
          <w:sdt>
            <w:sdtPr>
              <w:id w:val="673528304"/>
              <w:tag w:val="goog_rdk_346"/>
            </w:sdtPr>
            <w:sdtContent>
              <w:ins w:author="Msd_07" w:id="55" w:date="2026-09-24T03:57:53Z">
                <w:sdt>
                  <w:sdtPr>
                    <w:id w:val="-811085581"/>
                    <w:tag w:val="goog_rdk_347"/>
                  </w:sdtPr>
                  <w:sdtContent>
                    <w:del w:author="Kanihaa" w:id="9" w:date="2026-09-25T08:48:49Z"/>
                  </w:sdtContent>
                </w:sdt>
              </w:ins>
              <w:sdt>
                <w:sdtPr>
                  <w:id w:val="420426686"/>
                  <w:tag w:val="goog_rdk_348"/>
                </w:sdtPr>
                <w:sdtContent>
                  <w:ins w:author="Msd_07" w:id="55" w:date="2026-09-24T03:57:5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thanga pandi</w:delText>
                      </w:r>
                    </w:del>
                  </w:ins>
                </w:sdtContent>
              </w:sdt>
              <w:ins w:author="Msd_07" w:id="55" w:date="2026-09-24T03:57:53Z">
                <w:del w:author="Kanihaa" w:id="9" w:date="2026-09-25T08:48:49Z"/>
              </w:ins>
            </w:sdtContent>
          </w:sdt>
          <w:sdt>
            <w:sdtPr>
              <w:id w:val="-1467821600"/>
              <w:tag w:val="goog_rdk_349"/>
            </w:sdtPr>
            <w:sdtContent>
              <w:del w:author="Kanihaa" w:id="9" w:date="2026-09-25T08:48:49Z"/>
            </w:sdtContent>
          </w:sdt>
          <w:sdt>
            <w:sdtPr>
              <w:id w:val="748730976"/>
              <w:tag w:val="goog_rdk_350"/>
            </w:sdtPr>
            <w:sdtContent>
              <w:ins w:author="Scasagatheeswaran1208" w:id="56" w:date="2026-09-24T03:46:44Z">
                <w:sdt>
                  <w:sdtPr>
                    <w:id w:val="-955634706"/>
                    <w:tag w:val="goog_rdk_351"/>
                  </w:sdtPr>
                  <w:sdtContent>
                    <w:del w:author="Kanihaa" w:id="9" w:date="2026-09-25T08:48:49Z"/>
                  </w:sdtContent>
                </w:sdt>
              </w:ins>
              <w:sdt>
                <w:sdtPr>
                  <w:id w:val="-103973297"/>
                  <w:tag w:val="goog_rdk_352"/>
                </w:sdtPr>
                <w:sdtContent>
                  <w:ins w:author="Scasagatheeswaran1208" w:id="56" w:date="2026-09-24T03:46:4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Scasagatheeswaran1208" w:id="56" w:date="2026-09-24T03:46:44Z">
                <w:del w:author="Kanihaa" w:id="9" w:date="2026-09-25T08:48:49Z"/>
              </w:ins>
            </w:sdtContent>
          </w:sdt>
          <w:sdt>
            <w:sdtPr>
              <w:id w:val="856797945"/>
              <w:tag w:val="goog_rdk_353"/>
            </w:sdtPr>
            <w:sdtContent>
              <w:del w:author="Kanihaa" w:id="9" w:date="2026-09-25T08:48:49Z"/>
            </w:sdtContent>
          </w:sdt>
          <w:sdt>
            <w:sdtPr>
              <w:id w:val="-1897196224"/>
              <w:tag w:val="goog_rdk_354"/>
            </w:sdtPr>
            <w:sdtContent>
              <w:ins w:author="Sathiya Priya" w:id="57" w:date="2026-09-23T16:00:17Z">
                <w:sdt>
                  <w:sdtPr>
                    <w:id w:val="-1564629991"/>
                    <w:tag w:val="goog_rdk_355"/>
                  </w:sdtPr>
                  <w:sdtContent>
                    <w:del w:author="Kanihaa" w:id="9" w:date="2026-09-25T08:48:49Z"/>
                  </w:sdtContent>
                </w:sdt>
              </w:ins>
              <w:sdt>
                <w:sdtPr>
                  <w:id w:val="1750371626"/>
                  <w:tag w:val="goog_rdk_356"/>
                </w:sdtPr>
                <w:sdtContent>
                  <w:ins w:author="Sathiya Priya" w:id="57" w:date="2026-09-23T16:00:1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aq</w:delText>
                      </w:r>
                    </w:del>
                  </w:ins>
                </w:sdtContent>
              </w:sdt>
              <w:ins w:author="Sathiya Priya" w:id="57" w:date="2026-09-23T16:00:17Z">
                <w:del w:author="Kanihaa" w:id="9" w:date="2026-09-25T08:48:49Z"/>
              </w:ins>
            </w:sdtContent>
          </w:sdt>
          <w:sdt>
            <w:sdtPr>
              <w:id w:val="316791672"/>
              <w:tag w:val="goog_rdk_357"/>
            </w:sdtPr>
            <w:sdtContent>
              <w:del w:author="Kanihaa" w:id="9" w:date="2026-09-25T08:48:49Z"/>
            </w:sdtContent>
          </w:sdt>
          <w:sdt>
            <w:sdtPr>
              <w:id w:val="1595853998"/>
              <w:tag w:val="goog_rdk_358"/>
            </w:sdtPr>
            <w:sdtContent>
              <w:ins w:author="Sureshsuresh" w:id="58" w:date="2026-09-23T15:20:45Z">
                <w:sdt>
                  <w:sdtPr>
                    <w:id w:val="-30087131"/>
                    <w:tag w:val="goog_rdk_359"/>
                  </w:sdtPr>
                  <w:sdtContent>
                    <w:del w:author="Kanihaa" w:id="9" w:date="2026-09-25T08:48:49Z"/>
                  </w:sdtContent>
                </w:sdt>
              </w:ins>
              <w:sdt>
                <w:sdtPr>
                  <w:id w:val="-78171960"/>
                  <w:tag w:val="goog_rdk_360"/>
                </w:sdtPr>
                <w:sdtContent>
                  <w:ins w:author="Sureshsuresh" w:id="58" w:date="2026-09-23T15:20:4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Sureshsuresh" w:id="58" w:date="2026-09-23T15:20:45Z">
                <w:del w:author="Kanihaa" w:id="9" w:date="2026-09-25T08:48:49Z"/>
              </w:ins>
            </w:sdtContent>
          </w:sdt>
          <w:sdt>
            <w:sdtPr>
              <w:id w:val="-2035313796"/>
              <w:tag w:val="goog_rdk_361"/>
            </w:sdtPr>
            <w:sdtContent>
              <w:del w:author="Kanihaa" w:id="9" w:date="2026-09-25T08:48:49Z"/>
            </w:sdtContent>
          </w:sdt>
          <w:sdt>
            <w:sdtPr>
              <w:id w:val="1323900552"/>
              <w:tag w:val="goog_rdk_362"/>
            </w:sdtPr>
            <w:sdtContent>
              <w:ins w:author="Suruthilaya S" w:id="59" w:date="2026-09-23T10:06:45Z">
                <w:sdt>
                  <w:sdtPr>
                    <w:id w:val="1759947381"/>
                    <w:tag w:val="goog_rdk_363"/>
                  </w:sdtPr>
                  <w:sdtContent>
                    <w:del w:author="Kanihaa" w:id="9" w:date="2026-09-25T08:48:49Z"/>
                  </w:sdtContent>
                </w:sdt>
              </w:ins>
              <w:sdt>
                <w:sdtPr>
                  <w:id w:val="1725857068"/>
                  <w:tag w:val="goog_rdk_364"/>
                </w:sdtPr>
                <w:sdtContent>
                  <w:ins w:author="Suruthilaya S" w:id="59" w:date="2026-09-23T10:06:4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Suruthilaya S" w:id="59" w:date="2026-09-23T10:06:45Z">
                <w:del w:author="Kanihaa" w:id="9" w:date="2026-09-25T08:48:49Z"/>
              </w:ins>
            </w:sdtContent>
          </w:sdt>
          <w:sdt>
            <w:sdtPr>
              <w:id w:val="-541711869"/>
              <w:tag w:val="goog_rdk_365"/>
            </w:sdtPr>
            <w:sdtContent>
              <w:del w:author="Kanihaa" w:id="9" w:date="2026-09-25T08:48:49Z"/>
            </w:sdtContent>
          </w:sdt>
          <w:sdt>
            <w:sdtPr>
              <w:id w:val="-210090077"/>
              <w:tag w:val="goog_rdk_366"/>
            </w:sdtPr>
            <w:sdtContent>
              <w:ins w:author="Anonymous" w:id="60" w:date="2026-09-23T07:18:46Z">
                <w:sdt>
                  <w:sdtPr>
                    <w:id w:val="-999167598"/>
                    <w:tag w:val="goog_rdk_367"/>
                  </w:sdtPr>
                  <w:sdtContent>
                    <w:del w:author="Kanihaa" w:id="9" w:date="2026-09-25T08:48:49Z"/>
                  </w:sdtContent>
                </w:sdt>
              </w:ins>
              <w:sdt>
                <w:sdtPr>
                  <w:id w:val="-202656995"/>
                  <w:tag w:val="goog_rdk_368"/>
                </w:sdtPr>
                <w:sdtContent>
                  <w:ins w:author="Anonymous" w:id="60" w:date="2026-09-23T07:18:46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uh</w:delText>
                      </w:r>
                    </w:del>
                  </w:ins>
                </w:sdtContent>
              </w:sdt>
              <w:ins w:author="Anonymous" w:id="60" w:date="2026-09-23T07:18:46Z">
                <w:del w:author="Kanihaa" w:id="9" w:date="2026-09-25T08:48:49Z"/>
              </w:ins>
            </w:sdtContent>
          </w:sdt>
          <w:sdt>
            <w:sdtPr>
              <w:id w:val="-700318973"/>
              <w:tag w:val="goog_rdk_369"/>
            </w:sdtPr>
            <w:sdtContent>
              <w:del w:author="Kanihaa" w:id="9" w:date="2026-09-25T08:48:49Z"/>
            </w:sdtContent>
          </w:sdt>
          <w:sdt>
            <w:sdtPr>
              <w:id w:val="-1689545644"/>
              <w:tag w:val="goog_rdk_370"/>
            </w:sdtPr>
            <w:sdtContent>
              <w:ins w:author="Msd_07" w:id="55" w:date="2026-09-24T03:57:53Z">
                <w:sdt>
                  <w:sdtPr>
                    <w:id w:val="-1617656425"/>
                    <w:tag w:val="goog_rdk_371"/>
                  </w:sdtPr>
                  <w:sdtContent>
                    <w:del w:author="Kanihaa" w:id="9" w:date="2026-09-25T08:48:49Z"/>
                  </w:sdtContent>
                </w:sdt>
              </w:ins>
              <w:sdt>
                <w:sdtPr>
                  <w:id w:val="-511902545"/>
                  <w:tag w:val="goog_rdk_372"/>
                </w:sdtPr>
                <w:sdtContent>
                  <w:ins w:author="Msd_07" w:id="55" w:date="2026-09-24T03:57:5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9jdjdiekyogesh</w:delText>
                      </w:r>
                    </w:del>
                  </w:ins>
                </w:sdtContent>
              </w:sdt>
              <w:ins w:author="Msd_07" w:id="55" w:date="2026-09-24T03:57:53Z">
                <w:del w:author="Kanihaa" w:id="9" w:date="2026-09-25T08:48:49Z"/>
              </w:ins>
            </w:sdtContent>
          </w:sdt>
          <w:sdt>
            <w:sdtPr>
              <w:id w:val="1944730780"/>
              <w:tag w:val="goog_rdk_373"/>
            </w:sdtPr>
            <w:sdtContent>
              <w:del w:author="Kanihaa" w:id="9" w:date="2026-09-25T08:48:49Z"/>
            </w:sdtContent>
          </w:sdt>
          <w:sdt>
            <w:sdtPr>
              <w:id w:val="245712120"/>
              <w:tag w:val="goog_rdk_374"/>
            </w:sdtPr>
            <w:sdtContent>
              <w:ins w:author="Gomathi R" w:id="61" w:date="2026-09-23T04:58:25Z">
                <w:sdt>
                  <w:sdtPr>
                    <w:id w:val="1475225349"/>
                    <w:tag w:val="goog_rdk_375"/>
                  </w:sdtPr>
                  <w:sdtContent>
                    <w:del w:author="Kanihaa" w:id="9" w:date="2026-09-25T08:48:49Z"/>
                  </w:sdtContent>
                </w:sdt>
              </w:ins>
              <w:sdt>
                <w:sdtPr>
                  <w:id w:val="1249834234"/>
                  <w:tag w:val="goog_rdk_376"/>
                </w:sdtPr>
                <w:sdtContent>
                  <w:ins w:author="Gomathi R" w:id="61" w:date="2026-09-23T04:58:25Z">
                    <w:del w:author="Kanihaa" w:id="9" w:date="2026-09-25T08:48:49Z">
                      <w:r w:rsidDel="00000000" w:rsidR="00000000" w:rsidRPr="00000000">
                        <w:rPr>
                          <w:rtl w:val="0"/>
                        </w:rPr>
                      </w:r>
                    </w:del>
                  </w:ins>
                </w:sdtContent>
              </w:sdt>
              <w:ins w:author="Gomathi R" w:id="61" w:date="2026-09-23T04:58:25Z">
                <w:del w:author="Kanihaa" w:id="9" w:date="2026-09-25T08:48:49Z"/>
              </w:ins>
            </w:sdtContent>
          </w:sdt>
        </w:p>
      </w:sdtContent>
    </w:sdt>
    <w:sdt>
      <w:sdtPr>
        <w:id w:val="-158004868"/>
        <w:tag w:val="goog_rdk_385"/>
      </w:sdtPr>
      <w:sdtContent>
        <w:p w:rsidR="00000000" w:rsidDel="00000000" w:rsidP="00000000" w:rsidRDefault="00000000" w:rsidRPr="00000000" w14:paraId="0000002C">
          <w:pPr>
            <w:pStyle w:val="Heading1"/>
            <w:spacing w:after="200" w:lineRule="auto"/>
            <w:jc w:val="center"/>
            <w:rPr>
              <w:ins w:author="Deva sri R" w:id="63" w:date="2026-09-23T14:42:08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pStyle w:val="Title"/>
                <w:spacing w:after="200" w:lineRule="auto"/>
                <w:jc w:val="center"/>
              </w:pPr>
            </w:pPrChange>
          </w:pPr>
          <w:sdt>
            <w:sdtPr>
              <w:id w:val="-2107270039"/>
              <w:tag w:val="goog_rdk_381"/>
            </w:sdtPr>
            <w:sdtContent>
              <w:ins w:author="Deva sri R" w:id="63" w:date="2026-09-23T14:42:08Z">
                <w:sdt>
                  <w:sdtPr>
                    <w:id w:val="836930555"/>
                    <w:tag w:val="goog_rdk_382"/>
                  </w:sdtPr>
                  <w:sdtContent>
                    <w:del w:author="Kanihaa" w:id="9" w:date="2026-09-25T08:48:49Z"/>
                  </w:sdtContent>
                </w:sdt>
              </w:ins>
              <w:sdt>
                <w:sdtPr>
                  <w:id w:val="-322909229"/>
                  <w:tag w:val="goog_rdk_383"/>
                </w:sdtPr>
                <w:sdtContent>
                  <w:ins w:author="Deva sri R" w:id="63" w:date="2026-09-23T14:42: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III-B.COM(CA)</w:delText>
                      </w:r>
                    </w:del>
                  </w:ins>
                </w:sdtContent>
              </w:sdt>
              <w:ins w:author="Deva sri R" w:id="63" w:date="2026-09-23T14:42:08Z">
                <w:del w:author="Kanihaa" w:id="9" w:date="2026-09-25T08:48:49Z">
                  <w:bookmarkStart w:colFirst="0" w:colLast="0" w:name="_heading=h.29vripev2frd" w:id="4"/>
                  <w:bookmarkEnd w:id="4"/>
                  <w:sdt>
                    <w:sdtPr>
                      <w:id w:val="1727382552"/>
                      <w:tag w:val="goog_rdk_384"/>
                    </w:sdtPr>
                    <w:sdtContent>
                      <w:r w:rsidDel="00000000" w:rsidR="00000000" w:rsidRPr="00000000">
                        <w:rPr>
                          <w:rtl w:val="0"/>
                        </w:rPr>
                      </w:r>
                    </w:sdtContent>
                  </w:sdt>
                </w:del>
              </w:ins>
            </w:sdtContent>
          </w:sdt>
        </w:p>
      </w:sdtContent>
    </w:sdt>
    <w:sdt>
      <w:sdtPr>
        <w:id w:val="-452534525"/>
        <w:tag w:val="goog_rdk_408"/>
      </w:sdtPr>
      <w:sdtContent>
        <w:p w:rsidR="00000000" w:rsidDel="00000000" w:rsidP="00000000" w:rsidRDefault="00000000" w:rsidRPr="00000000" w14:paraId="0000002D">
          <w:pPr>
            <w:spacing w:after="280" w:lineRule="auto"/>
            <w:ind w:right="-561.2598425196836"/>
            <w:jc w:val="center"/>
            <w:rPr>
              <w:ins w:author="Arikaran S" w:id="67" w:date="2026-09-23T13:20:44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Kanika" w:id="0" w:date="2026-09-24T07:57:29Z">
              <w:pPr>
                <w:pStyle w:val="Title"/>
                <w:spacing w:after="280" w:lineRule="auto"/>
                <w:ind w:right="-561.2598425196836"/>
                <w:jc w:val="center"/>
              </w:pPr>
            </w:pPrChange>
          </w:pPr>
          <w:sdt>
            <w:sdtPr>
              <w:id w:val="-482248284"/>
              <w:tag w:val="goog_rdk_389"/>
            </w:sdtPr>
            <w:sdtContent>
              <w:ins w:author="Anonymous" w:id="64" w:date="2026-09-24T05:24:15Z">
                <w:sdt>
                  <w:sdtPr>
                    <w:id w:val="-1031998817"/>
                    <w:tag w:val="goog_rdk_390"/>
                  </w:sdtPr>
                  <w:sdtContent>
                    <w:del w:author="Kanihaa" w:id="9" w:date="2026-09-25T08:48:49Z"/>
                  </w:sdtContent>
                </w:sdt>
              </w:ins>
              <w:sdt>
                <w:sdtPr>
                  <w:id w:val="1526956144"/>
                  <w:tag w:val="goog_rdk_391"/>
                </w:sdtPr>
                <w:sdtContent>
                  <w:ins w:author="Anonymous" w:id="64" w:date="2026-09-24T05:24:1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https://chatgpt.</w:delText>
                      </w:r>
                    </w:del>
                  </w:ins>
                </w:sdtContent>
              </w:sdt>
              <w:ins w:author="Anonymous" w:id="64" w:date="2026-09-24T05:24:15Z">
                <w:del w:author="Kanihaa" w:id="9" w:date="2026-09-25T08:48:49Z"/>
              </w:ins>
            </w:sdtContent>
          </w:sdt>
          <w:sdt>
            <w:sdtPr>
              <w:id w:val="1618504648"/>
              <w:tag w:val="goog_rdk_392"/>
            </w:sdtPr>
            <w:sdtContent>
              <w:ins w:author="Vidhya" w:id="65" w:date="2026-09-24T07:40:23Z">
                <w:sdt>
                  <w:sdtPr>
                    <w:id w:val="-1833296401"/>
                    <w:tag w:val="goog_rdk_393"/>
                  </w:sdtPr>
                  <w:sdtContent>
                    <w:del w:author="Kanihaa" w:id="9" w:date="2026-09-25T08:48:49Z"/>
                  </w:sdtContent>
                </w:sdt>
              </w:ins>
              <w:sdt>
                <w:sdtPr>
                  <w:id w:val="-1522684949"/>
                  <w:tag w:val="goog_rdk_394"/>
                </w:sdtPr>
                <w:sdtContent>
                  <w:ins w:author="Vidhya" w:id="65" w:date="2026-09-24T07:40:2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Ni</w:delText>
                      </w:r>
                    </w:del>
                  </w:ins>
                </w:sdtContent>
              </w:sdt>
              <w:ins w:author="Vidhya" w:id="65" w:date="2026-09-24T07:40:23Z">
                <w:del w:author="Kanihaa" w:id="9" w:date="2026-09-25T08:48:49Z"/>
              </w:ins>
            </w:sdtContent>
          </w:sdt>
          <w:sdt>
            <w:sdtPr>
              <w:id w:val="1482430705"/>
              <w:tag w:val="goog_rdk_395"/>
            </w:sdtPr>
            <w:sdtContent>
              <w:ins w:author="Anonymous" w:id="64" w:date="2026-09-24T05:24:15Z">
                <w:sdt>
                  <w:sdtPr>
                    <w:id w:val="-21285210"/>
                    <w:tag w:val="goog_rdk_396"/>
                  </w:sdtPr>
                  <w:sdtContent>
                    <w:del w:author="Kanihaa" w:id="9" w:date="2026-09-25T08:48:49Z"/>
                  </w:sdtContent>
                </w:sdt>
              </w:ins>
              <w:sdt>
                <w:sdtPr>
                  <w:id w:val="941938726"/>
                  <w:tag w:val="goog_rdk_397"/>
                </w:sdtPr>
                <w:sdtContent>
                  <w:ins w:author="Anonymous" w:id="64" w:date="2026-09-24T05:24:1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com/s/t_6ab4b22a6f0081918891a3465037e850</w:delText>
                      </w:r>
                    </w:del>
                  </w:ins>
                </w:sdtContent>
              </w:sdt>
              <w:ins w:author="Anonymous" w:id="64" w:date="2026-09-24T05:24:15Z">
                <w:del w:author="Kanihaa" w:id="9" w:date="2026-09-25T08:48:49Z"/>
              </w:ins>
            </w:sdtContent>
          </w:sdt>
          <w:sdt>
            <w:sdtPr>
              <w:id w:val="1924535728"/>
              <w:tag w:val="goog_rdk_398"/>
            </w:sdtPr>
            <w:sdtContent>
              <w:del w:author="Kanihaa" w:id="9" w:date="2026-09-25T08:48:49Z"/>
            </w:sdtContent>
          </w:sdt>
          <w:sdt>
            <w:sdtPr>
              <w:id w:val="-1095467738"/>
              <w:tag w:val="goog_rdk_399"/>
            </w:sdtPr>
            <w:sdtContent>
              <w:ins w:author="Msd_07" w:id="66" w:date="2026-09-24T04:26:24Z">
                <w:sdt>
                  <w:sdtPr>
                    <w:id w:val="2123073678"/>
                    <w:tag w:val="goog_rdk_400"/>
                  </w:sdtPr>
                  <w:sdtContent>
                    <w:del w:author="Kanihaa" w:id="9" w:date="2026-09-25T08:48:49Z"/>
                  </w:sdtContent>
                </w:sdt>
              </w:ins>
              <w:sdt>
                <w:sdtPr>
                  <w:id w:val="469068187"/>
                  <w:tag w:val="goog_rdk_401"/>
                </w:sdtPr>
                <w:sdtContent>
                  <w:ins w:author="Msd_07" w:id="66" w:date="2026-09-24T04:26:2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THANGA P</w:delText>
                      </w:r>
                    </w:del>
                  </w:ins>
                </w:sdtContent>
              </w:sdt>
              <w:ins w:author="Msd_07" w:id="66" w:date="2026-09-24T04:26:24Z">
                <w:del w:author="Kanihaa" w:id="9" w:date="2026-09-25T08:48:49Z">
                  <w:sdt>
                    <w:sdtPr>
                      <w:id w:val="-704158776"/>
                      <w:tag w:val="goog_rdk_40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ANDI</w:delText>
                      </w:r>
                    </w:sdtContent>
                  </w:sdt>
                </w:del>
              </w:ins>
            </w:sdtContent>
          </w:sdt>
          <w:sdt>
            <w:sdtPr>
              <w:id w:val="1277985299"/>
              <w:tag w:val="goog_rdk_403"/>
            </w:sdtPr>
            <w:sdtContent>
              <w:del w:author="Kanihaa" w:id="9" w:date="2026-09-25T08:48:49Z"/>
            </w:sdtContent>
          </w:sdt>
          <w:sdt>
            <w:sdtPr>
              <w:id w:val="-853111955"/>
              <w:tag w:val="goog_rdk_404"/>
            </w:sdtPr>
            <w:sdtContent>
              <w:ins w:author="Arikaran S" w:id="67" w:date="2026-09-23T13:20:44Z">
                <w:sdt>
                  <w:sdtPr>
                    <w:id w:val="1293598972"/>
                    <w:tag w:val="goog_rdk_405"/>
                  </w:sdtPr>
                  <w:sdtContent>
                    <w:del w:author="Kanihaa" w:id="9" w:date="2026-09-25T08:48:49Z"/>
                  </w:sdtContent>
                </w:sdt>
              </w:ins>
              <w:sdt>
                <w:sdtPr>
                  <w:id w:val="-635419666"/>
                  <w:tag w:val="goog_rdk_406"/>
                </w:sdtPr>
                <w:sdtContent>
                  <w:ins w:author="Arikaran S" w:id="67" w:date="2026-09-23T13:20:4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pocketSmart AI:</w:delText>
                      </w:r>
                    </w:del>
                  </w:ins>
                </w:sdtContent>
              </w:sdt>
              <w:ins w:author="Arikaran S" w:id="67" w:date="2026-09-23T13:20:44Z">
                <w:del w:author="Kanihaa" w:id="9" w:date="2026-09-25T08:48:49Z">
                  <w:bookmarkStart w:colFirst="0" w:colLast="0" w:name="_heading=h.2wa7si9xxu5h" w:id="5"/>
                  <w:bookmarkEnd w:id="5"/>
                  <w:sdt>
                    <w:sdtPr>
                      <w:id w:val="1147924401"/>
                      <w:tag w:val="goog_rdk_407"/>
                    </w:sdtPr>
                    <w:sdtContent>
                      <w:r w:rsidDel="00000000" w:rsidR="00000000" w:rsidRPr="00000000">
                        <w:rPr>
                          <w:rtl w:val="0"/>
                        </w:rPr>
                      </w:r>
                    </w:sdtContent>
                  </w:sdt>
                </w:del>
              </w:ins>
            </w:sdtContent>
          </w:sdt>
        </w:p>
      </w:sdtContent>
    </w:sdt>
    <w:sdt>
      <w:sdtPr>
        <w:id w:val="256113776"/>
        <w:tag w:val="goog_rdk_443"/>
      </w:sdtPr>
      <w:sdtContent>
        <w:p w:rsidR="00000000" w:rsidDel="00000000" w:rsidP="00000000" w:rsidRDefault="00000000" w:rsidRPr="00000000" w14:paraId="0000002E">
          <w:pPr>
            <w:rPr>
              <w:ins w:author="Nithish Nithish" w:id="75" w:date="2026-09-25T09:10:17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61050778"/>
              <w:tag w:val="goog_rdk_412"/>
            </w:sdtPr>
            <w:sdtContent>
              <w:ins w:author="M Senbagam" w:id="69" w:date="2026-09-24T05:10:31Z">
                <w:sdt>
                  <w:sdtPr>
                    <w:id w:val="-1354081835"/>
                    <w:tag w:val="goog_rdk_413"/>
                  </w:sdtPr>
                  <w:sdtContent>
                    <w:del w:author="Kanihaa" w:id="9" w:date="2026-09-25T08:48:49Z"/>
                  </w:sdtContent>
                </w:sdt>
              </w:ins>
              <w:sdt>
                <w:sdtPr>
                  <w:id w:val="229855402"/>
                  <w:tag w:val="goog_rdk_414"/>
                </w:sdtPr>
                <w:sdtContent>
                  <w:ins w:author="M Senbagam" w:id="69" w:date="2026-09-24T05:10:3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g</w:delText>
                      </w:r>
                    </w:del>
                  </w:ins>
                </w:sdtContent>
              </w:sdt>
              <w:ins w:author="M Senbagam" w:id="69" w:date="2026-09-24T05:10:31Z">
                <w:del w:author="Kanihaa" w:id="9" w:date="2026-09-25T08:48:49Z"/>
              </w:ins>
            </w:sdtContent>
          </w:sdt>
          <w:sdt>
            <w:sdtPr>
              <w:id w:val="1872271596"/>
              <w:tag w:val="goog_rdk_415"/>
            </w:sdtPr>
            <w:sdtContent>
              <w:del w:author="Kanihaa" w:id="9" w:date="2026-09-25T08:48:49Z"/>
            </w:sdtContent>
          </w:sdt>
          <w:sdt>
            <w:sdtPr>
              <w:id w:val="227678936"/>
              <w:tag w:val="goog_rdk_416"/>
            </w:sdtPr>
            <w:sdtContent>
              <w:ins w:author="vishali muniyappan" w:id="70" w:date="2026-09-24T03:44:16Z">
                <w:sdt>
                  <w:sdtPr>
                    <w:id w:val="438464199"/>
                    <w:tag w:val="goog_rdk_417"/>
                  </w:sdtPr>
                  <w:sdtContent>
                    <w:del w:author="Kanihaa" w:id="9" w:date="2026-09-25T08:48:49Z"/>
                  </w:sdtContent>
                </w:sdt>
              </w:ins>
              <w:sdt>
                <w:sdtPr>
                  <w:id w:val="269755144"/>
                  <w:tag w:val="goog_rdk_418"/>
                </w:sdtPr>
                <w:sdtContent>
                  <w:ins w:author="vishali muniyappan" w:id="70" w:date="2026-09-24T03:44:16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vishali muniyappan" w:id="70" w:date="2026-09-24T03:44:16Z">
                <w:del w:author="Kanihaa" w:id="9" w:date="2026-09-25T08:48:49Z"/>
              </w:ins>
            </w:sdtContent>
          </w:sdt>
          <w:sdt>
            <w:sdtPr>
              <w:id w:val="1988699549"/>
              <w:tag w:val="goog_rdk_419"/>
            </w:sdtPr>
            <w:sdtContent>
              <w:del w:author="Kanihaa" w:id="9" w:date="2026-09-25T08:48:49Z"/>
            </w:sdtContent>
          </w:sdt>
          <w:sdt>
            <w:sdtPr>
              <w:id w:val="1431302668"/>
              <w:tag w:val="goog_rdk_420"/>
            </w:sdtPr>
            <w:sdtContent>
              <w:ins w:author="Ramya M Ramya M" w:id="71" w:date="2026-09-22T11:32:16Z">
                <w:sdt>
                  <w:sdtPr>
                    <w:id w:val="1601682033"/>
                    <w:tag w:val="goog_rdk_421"/>
                  </w:sdtPr>
                  <w:sdtContent>
                    <w:del w:author="Kanihaa" w:id="9" w:date="2026-09-25T08:48:49Z"/>
                  </w:sdtContent>
                </w:sdt>
              </w:ins>
              <w:sdt>
                <w:sdtPr>
                  <w:id w:val="910697722"/>
                  <w:tag w:val="goog_rdk_422"/>
                </w:sdtPr>
                <w:sdtContent>
                  <w:ins w:author="Ramya M Ramya M" w:id="71" w:date="2026-09-22T11:32:16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tab/>
                        <w:tab/>
                        <w:tab/>
                        <w:tab/>
                        <w:tab/>
                        <w:tab/>
                      </w:r>
                    </w:del>
                  </w:ins>
                </w:sdtContent>
              </w:sdt>
              <w:ins w:author="Ramya M Ramya M" w:id="71" w:date="2026-09-22T11:32:16Z">
                <w:del w:author="Kanihaa" w:id="9" w:date="2026-09-25T08:48:49Z"/>
              </w:ins>
            </w:sdtContent>
          </w:sdt>
          <w:sdt>
            <w:sdtPr>
              <w:id w:val="1592420509"/>
              <w:tag w:val="goog_rdk_423"/>
            </w:sdtPr>
            <w:sdtContent>
              <w:ins w:author="Hari" w:id="72" w:date="2026-09-23T04:15:24Z">
                <w:sdt>
                  <w:sdtPr>
                    <w:id w:val="-1589860468"/>
                    <w:tag w:val="goog_rdk_424"/>
                  </w:sdtPr>
                  <w:sdtContent>
                    <w:del w:author="Kanihaa" w:id="9" w:date="2026-09-25T08:48:49Z"/>
                  </w:sdtContent>
                </w:sdt>
              </w:ins>
              <w:sdt>
                <w:sdtPr>
                  <w:id w:val="-77962286"/>
                  <w:tag w:val="goog_rdk_425"/>
                </w:sdtPr>
                <w:sdtContent>
                  <w:ins w:author="Hari" w:id="72" w:date="2026-09-23T04:15:2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Q</w:delText>
                      </w:r>
                    </w:del>
                  </w:ins>
                </w:sdtContent>
              </w:sdt>
              <w:ins w:author="Hari" w:id="72" w:date="2026-09-23T04:15:24Z">
                <w:del w:author="Kanihaa" w:id="9" w:date="2026-09-25T08:48:49Z"/>
              </w:ins>
            </w:sdtContent>
          </w:sdt>
          <w:sdt>
            <w:sdtPr>
              <w:id w:val="89588334"/>
              <w:tag w:val="goog_rdk_426"/>
            </w:sdtPr>
            <w:sdtContent>
              <w:ins w:author="Ramya M Ramya M" w:id="71" w:date="2026-09-22T11:32:16Z">
                <w:sdt>
                  <w:sdtPr>
                    <w:id w:val="-136621422"/>
                    <w:tag w:val="goog_rdk_427"/>
                  </w:sdtPr>
                  <w:sdtContent>
                    <w:del w:author="Kanihaa" w:id="9" w:date="2026-09-25T08:48:49Z"/>
                  </w:sdtContent>
                </w:sdt>
              </w:ins>
              <w:sdt>
                <w:sdtPr>
                  <w:id w:val="-854890744"/>
                  <w:tag w:val="goog_rdk_428"/>
                </w:sdtPr>
                <w:sdtContent>
                  <w:ins w:author="Ramya M Ramya M" w:id="71" w:date="2026-09-22T11:32:16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tab/>
                      </w:r>
                    </w:del>
                  </w:ins>
                </w:sdtContent>
              </w:sdt>
              <w:ins w:author="Ramya M Ramya M" w:id="71" w:date="2026-09-22T11:32:16Z">
                <w:del w:author="Kanihaa" w:id="9" w:date="2026-09-25T08:48:49Z">
                  <w:sdt>
                    <w:sdtPr>
                      <w:id w:val="1677548816"/>
                      <w:tag w:val="goog_rdk_42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tab/>
                        <w:tab/>
                        <w:tab/>
                      </w:r>
                    </w:sdtContent>
                  </w:sdt>
                  <w:sdt>
                    <w:sdtPr>
                      <w:id w:val="-1242597366"/>
                      <w:tag w:val="goog_rdk_43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tab/>
                      </w:r>
                    </w:sdtContent>
                  </w:sdt>
                </w:del>
              </w:ins>
            </w:sdtContent>
          </w:sdt>
          <w:sdt>
            <w:sdtPr>
              <w:id w:val="-769661109"/>
              <w:tag w:val="goog_rdk_431"/>
            </w:sdtPr>
            <w:sdtContent>
              <w:ins w:author="Sanjana" w:id="73" w:date="2026-09-22T16:07:15Z">
                <w:sdt>
                  <w:sdtPr>
                    <w:id w:val="-882706263"/>
                    <w:tag w:val="goog_rdk_432"/>
                  </w:sdtPr>
                  <w:sdtContent>
                    <w:del w:author="Kanihaa" w:id="9" w:date="2026-09-25T08:48:49Z"/>
                  </w:sdtContent>
                </w:sdt>
              </w:ins>
              <w:sdt>
                <w:sdtPr>
                  <w:id w:val="-1056028759"/>
                  <w:tag w:val="goog_rdk_433"/>
                </w:sdtPr>
                <w:sdtContent>
                  <w:ins w:author="Sanjana" w:id="73" w:date="2026-09-22T16:07:1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Sanjana" w:id="73" w:date="2026-09-22T16:07:15Z">
                <w:del w:author="Kanihaa" w:id="9" w:date="2026-09-25T08:48:49Z"/>
              </w:ins>
            </w:sdtContent>
          </w:sdt>
          <w:sdt>
            <w:sdtPr>
              <w:id w:val="1182129479"/>
              <w:tag w:val="goog_rdk_434"/>
            </w:sdtPr>
            <w:sdtContent>
              <w:ins w:author="Ramya M Ramya M" w:id="71" w:date="2026-09-22T11:32:16Z">
                <w:sdt>
                  <w:sdtPr>
                    <w:id w:val="696323193"/>
                    <w:tag w:val="goog_rdk_435"/>
                  </w:sdtPr>
                  <w:sdtContent>
                    <w:del w:author="Kanihaa" w:id="9" w:date="2026-09-25T08:48:49Z"/>
                  </w:sdtContent>
                </w:sdt>
              </w:ins>
              <w:sdt>
                <w:sdtPr>
                  <w:id w:val="-1942327099"/>
                  <w:tag w:val="goog_rdk_436"/>
                </w:sdtPr>
                <w:sdtContent>
                  <w:ins w:author="Ramya M Ramya M" w:id="71" w:date="2026-09-22T11:32:16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tab/>
                        <w:tab/>
                        <w:tab/>
                        <w:tab/>
                      </w:r>
                    </w:del>
                  </w:ins>
                </w:sdtContent>
              </w:sdt>
              <w:ins w:author="Ramya M Ramya M" w:id="71" w:date="2026-09-22T11:32:16Z">
                <w:del w:author="Kanihaa" w:id="9" w:date="2026-09-25T08:48:49Z"/>
              </w:ins>
            </w:sdtContent>
          </w:sdt>
          <w:sdt>
            <w:sdtPr>
              <w:id w:val="-155997266"/>
              <w:tag w:val="goog_rdk_437"/>
            </w:sdtPr>
            <w:sdtContent>
              <w:ins w:author="Anu Anu" w:id="74" w:date="2026-09-23T11:47:21Z">
                <w:sdt>
                  <w:sdtPr>
                    <w:id w:val="1533640121"/>
                    <w:tag w:val="goog_rdk_438"/>
                  </w:sdtPr>
                  <w:sdtContent>
                    <w:del w:author="Kanihaa" w:id="9" w:date="2026-09-25T08:48:49Z"/>
                  </w:sdtContent>
                </w:sdt>
              </w:ins>
              <w:sdt>
                <w:sdtPr>
                  <w:id w:val="-739793210"/>
                  <w:tag w:val="goog_rdk_439"/>
                </w:sdtPr>
                <w:sdtContent>
                  <w:ins w:author="Anu Anu" w:id="74" w:date="2026-09-23T11:47:2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./;lm[o n/, </w:delText>
                      </w:r>
                    </w:del>
                  </w:ins>
                </w:sdtContent>
              </w:sdt>
              <w:ins w:author="Anu Anu" w:id="74" w:date="2026-09-23T11:47:21Z">
                <w:del w:author="Kanihaa" w:id="9" w:date="2026-09-25T08:48:49Z"/>
              </w:ins>
            </w:sdtContent>
          </w:sdt>
          <w:sdt>
            <w:sdtPr>
              <w:id w:val="-1909869310"/>
              <w:tag w:val="goog_rdk_440"/>
            </w:sdtPr>
            <w:sdtContent>
              <w:ins w:author="Nithish Nithish" w:id="75" w:date="2026-09-25T09:10:17Z">
                <w:sdt>
                  <w:sdtPr>
                    <w:id w:val="1420525399"/>
                    <w:tag w:val="goog_rdk_441"/>
                  </w:sdtPr>
                  <w:sdtContent>
                    <w:del w:author="Kanihaa" w:id="9" w:date="2026-09-25T08:48:49Z"/>
                  </w:sdtContent>
                </w:sdt>
              </w:ins>
              <w:sdt>
                <w:sdtPr>
                  <w:id w:val="-1272265658"/>
                  <w:tag w:val="goog_rdk_442"/>
                </w:sdtPr>
                <w:sdtContent>
                  <w:ins w:author="Nithish Nithish" w:id="75" w:date="2026-09-25T09:10:1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Nithish Nithish" w:id="75" w:date="2026-09-25T09:10:17Z">
                <w:del w:author="Kanihaa" w:id="9" w:date="2026-09-25T08:48:49Z"/>
              </w:ins>
            </w:sdtContent>
          </w:sdt>
        </w:p>
      </w:sdtContent>
    </w:sdt>
    <w:sdt>
      <w:sdtPr>
        <w:id w:val="1474296509"/>
        <w:tag w:val="goog_rdk_461"/>
      </w:sdtPr>
      <w:sdtContent>
        <w:p w:rsidR="00000000" w:rsidDel="00000000" w:rsidP="00000000" w:rsidRDefault="00000000" w:rsidRPr="00000000" w14:paraId="0000002F">
          <w:pPr>
            <w:rPr>
              <w:ins w:author="Anonymous" w:id="76" w:date="2026-09-24T05:19:11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Kanika" w:id="0" w:date="2026-09-24T07:57:29Z">
              <w:pPr>
                <w:pStyle w:val="Title"/>
                <w:ind w:left="0" w:firstLine="0"/>
              </w:pPr>
            </w:pPrChange>
          </w:pPr>
          <w:sdt>
            <w:sdtPr>
              <w:id w:val="-244566308"/>
              <w:tag w:val="goog_rdk_444"/>
            </w:sdtPr>
            <w:sdtContent>
              <w:ins w:author="Nithish Nithish" w:id="75" w:date="2026-09-25T09:10:17Z">
                <w:sdt>
                  <w:sdtPr>
                    <w:id w:val="416987406"/>
                    <w:tag w:val="goog_rdk_445"/>
                  </w:sdtPr>
                  <w:sdtContent>
                    <w:del w:author="Kanihaa" w:id="9" w:date="2026-09-25T08:48:49Z"/>
                  </w:sdtContent>
                </w:sdt>
              </w:ins>
              <w:sdt>
                <w:sdtPr>
                  <w:id w:val="1039206183"/>
                  <w:tag w:val="goog_rdk_446"/>
                </w:sdtPr>
                <w:sdtContent>
                  <w:ins w:author="Nithish Nithish" w:id="75" w:date="2026-09-25T09:10:1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micuykyhbjhb mm mn mnhjbyufg</w:delText>
                      </w:r>
                    </w:del>
                  </w:ins>
                </w:sdtContent>
              </w:sdt>
              <w:ins w:author="Nithish Nithish" w:id="75" w:date="2026-09-25T09:10:17Z">
                <w:del w:author="Kanihaa" w:id="9" w:date="2026-09-25T08:48:49Z"/>
              </w:ins>
            </w:sdtContent>
          </w:sdt>
          <w:sdt>
            <w:sdtPr>
              <w:id w:val="-450312528"/>
              <w:tag w:val="goog_rdk_447"/>
            </w:sdtPr>
            <w:sdtContent>
              <w:ins w:author="Anu Anu" w:id="74" w:date="2026-09-23T11:47:21Z">
                <w:sdt>
                  <w:sdtPr>
                    <w:id w:val="165166799"/>
                    <w:tag w:val="goog_rdk_448"/>
                  </w:sdtPr>
                  <w:sdtContent>
                    <w:del w:author="Kanihaa" w:id="9" w:date="2026-09-25T08:48:49Z"/>
                  </w:sdtContent>
                </w:sdt>
              </w:ins>
              <w:sdt>
                <w:sdtPr>
                  <w:id w:val="-1126994329"/>
                  <w:tag w:val="goog_rdk_449"/>
                </w:sdtPr>
                <w:sdtContent>
                  <w:ins w:author="Anu Anu" w:id="74" w:date="2026-09-23T11:47:2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mgtifu</w:delText>
                      </w:r>
                    </w:del>
                  </w:ins>
                </w:sdtContent>
              </w:sdt>
              <w:ins w:author="Anu Anu" w:id="74" w:date="2026-09-23T11:47:21Z">
                <w:del w:author="Kanihaa" w:id="9" w:date="2026-09-25T08:48:49Z">
                  <w:sdt>
                    <w:sdtPr>
                      <w:id w:val="-1152456979"/>
                      <w:tag w:val="goog_rdk_45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.getadb],k’\k</w:delText>
                      </w:r>
                    </w:sdtContent>
                  </w:sdt>
                </w:del>
              </w:ins>
            </w:sdtContent>
          </w:sdt>
          <w:sdt>
            <w:sdtPr>
              <w:id w:val="-96574689"/>
              <w:tag w:val="goog_rdk_451"/>
            </w:sdtPr>
            <w:sdtContent>
              <w:ins w:author="Anonymous" w:id="76" w:date="2026-09-24T05:19:11Z">
                <w:sdt>
                  <w:sdtPr>
                    <w:id w:val="280347856"/>
                    <w:tag w:val="goog_rdk_452"/>
                  </w:sdtPr>
                  <w:sdtContent>
                    <w:del w:author="Kanihaa" w:id="9" w:date="2026-09-25T08:48:49Z"/>
                  </w:sdtContent>
                </w:sdt>
              </w:ins>
              <w:sdt>
                <w:sdtPr>
                  <w:id w:val="-534806081"/>
                  <w:tag w:val="goog_rdk_453"/>
                </w:sdtPr>
                <w:sdtContent>
                  <w:ins w:author="Anonymous" w:id="76" w:date="2026-09-24T05:19:1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THANGA </w:delText>
                      </w:r>
                    </w:del>
                  </w:ins>
                </w:sdtContent>
              </w:sdt>
              <w:ins w:author="Anonymous" w:id="76" w:date="2026-09-24T05:19:11Z">
                <w:del w:author="Kanihaa" w:id="9" w:date="2026-09-25T08:48:49Z"/>
              </w:ins>
            </w:sdtContent>
          </w:sdt>
          <w:sdt>
            <w:sdtPr>
              <w:id w:val="3926993"/>
              <w:tag w:val="goog_rdk_454"/>
            </w:sdtPr>
            <w:sdtContent>
              <w:ins w:author="Benaya P" w:id="77" w:date="2026-09-24T05:50:19Z">
                <w:sdt>
                  <w:sdtPr>
                    <w:id w:val="-49939007"/>
                    <w:tag w:val="goog_rdk_455"/>
                  </w:sdtPr>
                  <w:sdtContent>
                    <w:del w:author="Kanihaa" w:id="9" w:date="2026-09-25T08:48:49Z"/>
                  </w:sdtContent>
                </w:sdt>
              </w:ins>
              <w:sdt>
                <w:sdtPr>
                  <w:id w:val="-510289044"/>
                  <w:tag w:val="goog_rdk_456"/>
                </w:sdtPr>
                <w:sdtContent>
                  <w:ins w:author="Benaya P" w:id="77" w:date="2026-09-24T05:50: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PANDI pocket Smart</w:delText>
                      </w:r>
                    </w:del>
                  </w:ins>
                </w:sdtContent>
              </w:sdt>
              <w:ins w:author="Benaya P" w:id="77" w:date="2026-09-24T05:50:19Z">
                <w:del w:author="Kanihaa" w:id="9" w:date="2026-09-25T08:48:49Z"/>
              </w:ins>
            </w:sdtContent>
          </w:sdt>
          <w:sdt>
            <w:sdtPr>
              <w:id w:val="-946433552"/>
              <w:tag w:val="goog_rdk_457"/>
            </w:sdtPr>
            <w:sdtContent>
              <w:ins w:author="Anonymous" w:id="76" w:date="2026-09-24T05:19:11Z">
                <w:sdt>
                  <w:sdtPr>
                    <w:id w:val="1677533743"/>
                    <w:tag w:val="goog_rdk_458"/>
                  </w:sdtPr>
                  <w:sdtContent>
                    <w:del w:author="Kanihaa" w:id="9" w:date="2026-09-25T08:48:49Z"/>
                  </w:sdtContent>
                </w:sdt>
              </w:ins>
              <w:sdt>
                <w:sdtPr>
                  <w:id w:val="558072121"/>
                  <w:tag w:val="goog_rdk_459"/>
                </w:sdtPr>
                <w:sdtContent>
                  <w:ins w:author="Anonymous" w:id="76" w:date="2026-09-24T05:19:1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PANDIpocketSmart</w:delText>
                      </w:r>
                    </w:del>
                  </w:ins>
                </w:sdtContent>
              </w:sdt>
              <w:ins w:author="Anonymous" w:id="76" w:date="2026-09-24T05:19:11Z">
                <w:del w:author="Kanihaa" w:id="9" w:date="2026-09-25T08:48:49Z">
                  <w:bookmarkStart w:colFirst="0" w:colLast="0" w:name="_heading=h.7z74upi0kdah" w:id="6"/>
                  <w:bookmarkEnd w:id="6"/>
                  <w:sdt>
                    <w:sdtPr>
                      <w:id w:val="-615335809"/>
                      <w:tag w:val="goog_rdk_46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AI:</w:delText>
                      </w:r>
                    </w:sdtContent>
                  </w:sdt>
                </w:del>
              </w:ins>
            </w:sdtContent>
          </w:sdt>
        </w:p>
      </w:sdtContent>
    </w:sdt>
    <w:sdt>
      <w:sdtPr>
        <w:id w:val="-2070390751"/>
        <w:tag w:val="goog_rdk_467"/>
      </w:sdtPr>
      <w:sdtContent>
        <w:p w:rsidR="00000000" w:rsidDel="00000000" w:rsidP="00000000" w:rsidRDefault="00000000" w:rsidRPr="00000000" w14:paraId="00000030">
          <w:pPr>
            <w:rPr>
              <w:ins w:author="Deepak R" w:id="78" w:date="2026-09-24T08:05:09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10463582"/>
              <w:tag w:val="goog_rdk_464"/>
            </w:sdtPr>
            <w:sdtContent>
              <w:ins w:author="Deepak R" w:id="78" w:date="2026-09-24T08:05:09Z">
                <w:sdt>
                  <w:sdtPr>
                    <w:id w:val="1900172341"/>
                    <w:tag w:val="goog_rdk_465"/>
                  </w:sdtPr>
                  <w:sdtContent>
                    <w:del w:author="Kanihaa" w:id="9" w:date="2026-09-25T08:48:49Z"/>
                  </w:sdtContent>
                </w:sdt>
              </w:ins>
              <w:sdt>
                <w:sdtPr>
                  <w:id w:val="1444438133"/>
                  <w:tag w:val="goog_rdk_466"/>
                </w:sdtPr>
                <w:sdtContent>
                  <w:ins w:author="Deepak R" w:id="78" w:date="2026-09-24T08:05:09Z">
                    <w:del w:author="Kanihaa" w:id="9" w:date="2026-09-25T08:48:49Z">
                      <w:r w:rsidDel="00000000" w:rsidR="00000000" w:rsidRPr="00000000">
                        <w:rPr>
                          <w:rtl w:val="0"/>
                        </w:rPr>
                      </w:r>
                    </w:del>
                  </w:ins>
                </w:sdtContent>
              </w:sdt>
              <w:ins w:author="Deepak R" w:id="78" w:date="2026-09-24T08:05:09Z">
                <w:del w:author="Kanihaa" w:id="9" w:date="2026-09-25T08:48:49Z"/>
              </w:ins>
            </w:sdtContent>
          </w:sdt>
        </w:p>
      </w:sdtContent>
    </w:sdt>
    <w:sdt>
      <w:sdtPr>
        <w:id w:val="-1472828495"/>
        <w:tag w:val="goog_rdk_475"/>
      </w:sdtPr>
      <w:sdtContent>
        <w:p w:rsidR="00000000" w:rsidDel="00000000" w:rsidP="00000000" w:rsidRDefault="00000000" w:rsidRPr="00000000" w14:paraId="00000031">
          <w:pPr>
            <w:rPr>
              <w:ins w:author="Chezhian Chezhian" w:id="79" w:date="2026-09-24T06:36:03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Kanika" w:id="0" w:date="2026-09-24T07:57:29Z">
              <w:pPr>
                <w:pStyle w:val="Title"/>
                <w:ind w:left="0" w:firstLine="0"/>
              </w:pPr>
            </w:pPrChange>
          </w:pPr>
          <w:sdt>
            <w:sdtPr>
              <w:id w:val="1431510015"/>
              <w:tag w:val="goog_rdk_472"/>
            </w:sdtPr>
            <w:sdtContent>
              <w:ins w:author="Chezhian Chezhian" w:id="79" w:date="2026-09-24T06:36:03Z">
                <w:sdt>
                  <w:sdtPr>
                    <w:id w:val="-2144675627"/>
                    <w:tag w:val="goog_rdk_473"/>
                  </w:sdtPr>
                  <w:sdtContent>
                    <w:del w:author="Kanihaa" w:id="9" w:date="2026-09-25T08:48:49Z"/>
                  </w:sdtContent>
                </w:sdt>
              </w:ins>
              <w:sdt>
                <w:sdtPr>
                  <w:id w:val="738452190"/>
                  <w:tag w:val="goog_rdk_474"/>
                </w:sdtPr>
                <w:sdtContent>
                  <w:ins w:author="Chezhian Chezhian" w:id="79" w:date="2026-09-24T06:36:03Z">
                    <w:del w:author="Kanihaa" w:id="9" w:date="2026-09-25T08:48:49Z">
                      <w:r w:rsidDel="00000000" w:rsidR="00000000" w:rsidRPr="00000000">
                        <w:rPr>
                          <w:rtl w:val="0"/>
                        </w:rPr>
                      </w:r>
                    </w:del>
                  </w:ins>
                </w:sdtContent>
              </w:sdt>
              <w:ins w:author="Chezhian Chezhian" w:id="79" w:date="2026-09-24T06:36:03Z">
                <w:del w:author="Kanihaa" w:id="9" w:date="2026-09-25T08:48:49Z">
                  <w:bookmarkStart w:colFirst="0" w:colLast="0" w:name="_heading=h.c6cor04s80a4" w:id="7"/>
                  <w:bookmarkEnd w:id="7"/>
                </w:del>
              </w:ins>
            </w:sdtContent>
          </w:sdt>
        </w:p>
      </w:sdtContent>
    </w:sdt>
    <w:sdt>
      <w:sdtPr>
        <w:id w:val="-1958181926"/>
        <w:tag w:val="goog_rdk_483"/>
      </w:sdtPr>
      <w:sdtContent>
        <w:p w:rsidR="00000000" w:rsidDel="00000000" w:rsidP="00000000" w:rsidRDefault="00000000" w:rsidRPr="00000000" w14:paraId="00000032">
          <w:pPr>
            <w:pStyle w:val="Title"/>
            <w:ind w:left="0" w:firstLine="0"/>
            <w:rPr>
              <w:ins w:author="Anonymous" w:id="80" w:date="2026-09-25T04:32:54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86486152"/>
              <w:tag w:val="goog_rdk_480"/>
            </w:sdtPr>
            <w:sdtContent>
              <w:ins w:author="Anonymous" w:id="80" w:date="2026-09-25T04:32:54Z">
                <w:sdt>
                  <w:sdtPr>
                    <w:id w:val="-1132635609"/>
                    <w:tag w:val="goog_rdk_481"/>
                  </w:sdtPr>
                  <w:sdtContent>
                    <w:del w:author="Kanihaa" w:id="9" w:date="2026-09-25T08:48:49Z"/>
                  </w:sdtContent>
                </w:sdt>
              </w:ins>
              <w:sdt>
                <w:sdtPr>
                  <w:id w:val="-9124045"/>
                  <w:tag w:val="goog_rdk_482"/>
                </w:sdtPr>
                <w:sdtContent>
                  <w:ins w:author="Anonymous" w:id="80" w:date="2026-09-25T04:32:54Z">
                    <w:del w:author="Kanihaa" w:id="9" w:date="2026-09-25T08:48:49Z">
                      <w:r w:rsidDel="00000000" w:rsidR="00000000" w:rsidRPr="00000000">
                        <w:rPr>
                          <w:rtl w:val="0"/>
                        </w:rPr>
                      </w:r>
                    </w:del>
                  </w:ins>
                </w:sdtContent>
              </w:sdt>
              <w:ins w:author="Anonymous" w:id="80" w:date="2026-09-25T04:32:54Z">
                <w:del w:author="Kanihaa" w:id="9" w:date="2026-09-25T08:48:49Z">
                  <w:bookmarkStart w:colFirst="0" w:colLast="0" w:name="_heading=h.d8t0f5m84m6m" w:id="8"/>
                  <w:bookmarkEnd w:id="8"/>
                </w:del>
              </w:ins>
            </w:sdtContent>
          </w:sdt>
        </w:p>
      </w:sdtContent>
    </w:sdt>
    <w:sdt>
      <w:sdtPr>
        <w:id w:val="-754904271"/>
        <w:tag w:val="goog_rdk_555"/>
      </w:sdtPr>
      <w:sdtContent>
        <w:p w:rsidR="00000000" w:rsidDel="00000000" w:rsidP="00000000" w:rsidRDefault="00000000" w:rsidRPr="00000000" w14:paraId="00000033">
          <w:pPr>
            <w:numPr>
              <w:ilvl w:val="0"/>
              <w:numId w:val="6"/>
            </w:numPr>
            <w:spacing w:after="0" w:afterAutospacing="0" w:lineRule="auto"/>
            <w:ind w:left="720" w:right="-561.2598425196836" w:hanging="360"/>
            <w:jc w:val="center"/>
            <w:rPr>
              <w:ins w:author="Kayalvizhi Velmurugan" w:id="91" w:date="2026-09-23T08:22:17Z"/>
              <w:del w:author="Kanihaa" w:id="9" w:date="2026-09-25T08:48:49Z"/>
              <w:strike w:val="1"/>
              <w:u w:val="none"/>
              <w:rPrChange w:author="Dharuman M" w:id="92" w:date="2026-09-24T14:34:49Z">
                <w:rPr>
                  <w:u w:val="none"/>
                </w:rPr>
              </w:rPrChange>
            </w:rPr>
            <w:pPrChange w:author="Dharuman M" w:id="0" w:date="2026-09-24T14:34:49Z">
              <w:pPr>
                <w:numPr>
                  <w:ilvl w:val="0"/>
                  <w:numId w:val="7"/>
                </w:numPr>
                <w:spacing w:after="280" w:lineRule="auto"/>
                <w:ind w:left="-1695" w:right="-561.2598425196836" w:firstLine="0"/>
                <w:jc w:val="center"/>
              </w:pPr>
            </w:pPrChange>
          </w:pPr>
          <w:sdt>
            <w:sdtPr>
              <w:id w:val="-41137959"/>
              <w:tag w:val="goog_rdk_488"/>
            </w:sdtPr>
            <w:sdtContent>
              <w:ins w:author="Keerthi M" w:id="81" w:date="2026-09-25T08:03:34Z">
                <w:sdt>
                  <w:sdtPr>
                    <w:id w:val="-740172676"/>
                    <w:tag w:val="goog_rdk_489"/>
                  </w:sdtPr>
                  <w:sdtContent>
                    <w:del w:author="Kanihaa" w:id="9" w:date="2026-09-25T08:48:49Z"/>
                  </w:sdtContent>
                </w:sdt>
              </w:ins>
              <w:sdt>
                <w:sdtPr>
                  <w:id w:val="56371526"/>
                  <w:tag w:val="goog_rdk_490"/>
                </w:sdtPr>
                <w:sdtContent>
                  <w:ins w:author="Keerthi M" w:id="81" w:date="2026-09-25T08:03:3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Keerthi M" w:id="81" w:date="2026-09-25T08:03:34Z">
                <w:del w:author="Kanihaa" w:id="9" w:date="2026-09-25T08:48:49Z"/>
              </w:ins>
            </w:sdtContent>
          </w:sdt>
          <w:sdt>
            <w:sdtPr>
              <w:id w:val="1433851040"/>
              <w:tag w:val="goog_rdk_491"/>
            </w:sdtPr>
            <w:sdtContent>
              <w:ins w:author="Anonymous" w:id="76" w:date="2026-09-24T05:19:11Z">
                <w:sdt>
                  <w:sdtPr>
                    <w:id w:val="414445125"/>
                    <w:tag w:val="goog_rdk_492"/>
                  </w:sdtPr>
                  <w:sdtContent>
                    <w:del w:author="Kanihaa" w:id="9" w:date="2026-09-25T08:48:49Z"/>
                  </w:sdtContent>
                </w:sdt>
              </w:ins>
            </w:sdtContent>
          </w:sdt>
          <w:sdt>
            <w:sdtPr>
              <w:id w:val="-599739344"/>
              <w:tag w:val="goog_rdk_493"/>
            </w:sdtPr>
            <w:sdtContent>
              <w:ins w:author="Anonymous" w:id="82" w:date="2026-09-25T04:38:05Z">
                <w:sdt>
                  <w:sdtPr>
                    <w:id w:val="-1784775065"/>
                    <w:tag w:val="goog_rdk_494"/>
                  </w:sdtPr>
                  <w:sdtContent>
                    <w:del w:author="Kanihaa" w:id="9" w:date="2026-09-25T08:48:49Z"/>
                  </w:sdtContent>
                </w:sdt>
              </w:ins>
              <w:sdt>
                <w:sdtPr>
                  <w:id w:val="1735795890"/>
                  <w:tag w:val="goog_rdk_495"/>
                </w:sdtPr>
                <w:sdtContent>
                  <w:ins w:author="Anonymous" w:id="82" w:date="2026-09-25T04:38:0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u</w:delText>
                      </w:r>
                    </w:del>
                  </w:ins>
                </w:sdtContent>
              </w:sdt>
              <w:ins w:author="Anonymous" w:id="82" w:date="2026-09-25T04:38:05Z">
                <w:del w:author="Kanihaa" w:id="9" w:date="2026-09-25T08:48:49Z"/>
              </w:ins>
            </w:sdtContent>
          </w:sdt>
          <w:sdt>
            <w:sdtPr>
              <w:id w:val="979197248"/>
              <w:tag w:val="goog_rdk_496"/>
            </w:sdtPr>
            <w:sdtContent>
              <w:ins w:author="Anonymous" w:id="76" w:date="2026-09-24T05:19:11Z">
                <w:sdt>
                  <w:sdtPr>
                    <w:id w:val="-1080177888"/>
                    <w:tag w:val="goog_rdk_497"/>
                  </w:sdtPr>
                  <w:sdtContent>
                    <w:del w:author="Kanihaa" w:id="9" w:date="2026-09-25T08:48:49Z"/>
                  </w:sdtContent>
                </w:sdt>
              </w:ins>
            </w:sdtContent>
          </w:sdt>
          <w:sdt>
            <w:sdtPr>
              <w:id w:val="474140352"/>
              <w:tag w:val="goog_rdk_498"/>
            </w:sdtPr>
            <w:sdtContent>
              <w:ins w:author="Santhosh A" w:id="83" w:date="2026-09-24T08:06:08Z">
                <w:sdt>
                  <w:sdtPr>
                    <w:id w:val="-187909828"/>
                    <w:tag w:val="goog_rdk_499"/>
                  </w:sdtPr>
                  <w:sdtContent>
                    <w:del w:author="Kanihaa" w:id="9" w:date="2026-09-25T08:48:49Z"/>
                  </w:sdtContent>
                </w:sdt>
              </w:ins>
              <w:sdt>
                <w:sdtPr>
                  <w:id w:val="-1656697316"/>
                  <w:tag w:val="goog_rdk_500"/>
                </w:sdtPr>
                <w:sdtContent>
                  <w:ins w:author="Santhosh A" w:id="83" w:date="2026-09-24T08:0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Santhosh A" w:id="83" w:date="2026-09-24T08:06:08Z">
                <w:del w:author="Kanihaa" w:id="9" w:date="2026-09-25T08:48:49Z"/>
              </w:ins>
            </w:sdtContent>
          </w:sdt>
          <w:sdt>
            <w:sdtPr>
              <w:id w:val="158967795"/>
              <w:tag w:val="goog_rdk_501"/>
            </w:sdtPr>
            <w:sdtContent>
              <w:ins w:author="Anonymous" w:id="76" w:date="2026-09-24T05:19:11Z">
                <w:sdt>
                  <w:sdtPr>
                    <w:id w:val="-195358785"/>
                    <w:tag w:val="goog_rdk_502"/>
                  </w:sdtPr>
                  <w:sdtContent>
                    <w:del w:author="Kanihaa" w:id="9" w:date="2026-09-25T08:48:49Z"/>
                  </w:sdtContent>
                </w:sdt>
              </w:ins>
              <w:sdt>
                <w:sdtPr>
                  <w:id w:val="551571433"/>
                  <w:tag w:val="goog_rdk_503"/>
                </w:sdtPr>
                <w:sdtContent>
                  <w:ins w:author="Anonymous" w:id="76" w:date="2026-09-24T05:19:1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g/</w:delText>
                      </w:r>
                    </w:del>
                  </w:ins>
                </w:sdtContent>
              </w:sdt>
              <w:ins w:author="Anonymous" w:id="76" w:date="2026-09-24T05:19:11Z">
                <w:del w:author="Kanihaa" w:id="9" w:date="2026-09-25T08:48:49Z"/>
              </w:ins>
            </w:sdtContent>
          </w:sdt>
          <w:sdt>
            <w:sdtPr>
              <w:id w:val="1163494817"/>
              <w:tag w:val="goog_rdk_504"/>
            </w:sdtPr>
            <w:sdtContent>
              <w:ins w:author="Anu Anu" w:id="74" w:date="2026-09-23T11:47:21Z">
                <w:sdt>
                  <w:sdtPr>
                    <w:id w:val="-1412336634"/>
                    <w:tag w:val="goog_rdk_505"/>
                  </w:sdtPr>
                  <w:sdtContent>
                    <w:del w:author="Kanihaa" w:id="9" w:date="2026-09-25T08:48:49Z"/>
                  </w:sdtContent>
                </w:sdt>
              </w:ins>
              <w:sdt>
                <w:sdtPr>
                  <w:id w:val="-906226515"/>
                  <w:tag w:val="goog_rdk_506"/>
                </w:sdtPr>
                <w:sdtContent>
                  <w:ins w:author="Anu Anu" w:id="74" w:date="2026-09-23T11:47:2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,mo b bnk0[</w:delText>
                      </w:r>
                    </w:del>
                  </w:ins>
                </w:sdtContent>
              </w:sdt>
              <w:ins w:author="Anu Anu" w:id="74" w:date="2026-09-23T11:47:21Z">
                <w:del w:author="Kanihaa" w:id="9" w:date="2026-09-25T08:48:49Z"/>
              </w:ins>
            </w:sdtContent>
          </w:sdt>
          <w:sdt>
            <w:sdtPr>
              <w:id w:val="125923032"/>
              <w:tag w:val="goog_rdk_507"/>
            </w:sdtPr>
            <w:sdtContent>
              <w:ins w:author="Ramya M Ramya M" w:id="71" w:date="2026-09-22T11:32:16Z">
                <w:sdt>
                  <w:sdtPr>
                    <w:id w:val="-1513656297"/>
                    <w:tag w:val="goog_rdk_508"/>
                  </w:sdtPr>
                  <w:sdtContent>
                    <w:del w:author="Kanihaa" w:id="9" w:date="2026-09-25T08:48:49Z"/>
                  </w:sdtContent>
                </w:sdt>
              </w:ins>
              <w:sdt>
                <w:sdtPr>
                  <w:id w:val="-927966271"/>
                  <w:tag w:val="goog_rdk_509"/>
                </w:sdtPr>
                <w:sdtContent>
                  <w:ins w:author="Ramya M Ramya M" w:id="71" w:date="2026-09-22T11:32:16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tab/>
                        <w:tab/>
                      </w:r>
                    </w:del>
                  </w:ins>
                </w:sdtContent>
              </w:sdt>
              <w:ins w:author="Ramya M Ramya M" w:id="71" w:date="2026-09-22T11:32:16Z">
                <w:del w:author="Kanihaa" w:id="9" w:date="2026-09-25T08:48:49Z">
                  <w:sdt>
                    <w:sdtPr>
                      <w:id w:val="1653494840"/>
                      <w:tag w:val="goog_rdk_51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tab/>
                        <w:tab/>
                        <w:tab/>
                        <w:tab/>
                        <w:tab/>
                        <w:tab/>
                      </w:r>
                    </w:sdtContent>
                  </w:sdt>
                </w:del>
              </w:ins>
            </w:sdtContent>
          </w:sdt>
          <w:sdt>
            <w:sdtPr>
              <w:id w:val="-811324531"/>
              <w:tag w:val="goog_rdk_511"/>
            </w:sdtPr>
            <w:sdtContent>
              <w:ins w:author="Divya Dharshini" w:id="84" w:date="2026-09-24T05:24:06Z">
                <w:sdt>
                  <w:sdtPr>
                    <w:id w:val="-161903898"/>
                    <w:tag w:val="goog_rdk_512"/>
                  </w:sdtPr>
                  <w:sdtContent>
                    <w:del w:author="Kanihaa" w:id="9" w:date="2026-09-25T08:48:49Z"/>
                  </w:sdtContent>
                </w:sdt>
              </w:ins>
              <w:sdt>
                <w:sdtPr>
                  <w:id w:val="538852270"/>
                  <w:tag w:val="goog_rdk_513"/>
                </w:sdtPr>
                <w:sdtContent>
                  <w:ins w:author="Divya Dharshini" w:id="84" w:date="2026-09-24T05:24:06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Divya Dharshini" w:id="84" w:date="2026-09-24T05:24:06Z">
                <w:del w:author="Kanihaa" w:id="9" w:date="2026-09-25T08:48:49Z"/>
              </w:ins>
            </w:sdtContent>
          </w:sdt>
          <w:sdt>
            <w:sdtPr>
              <w:id w:val="1988393317"/>
              <w:tag w:val="goog_rdk_514"/>
            </w:sdtPr>
            <w:sdtContent>
              <w:ins w:author="Ramya M Ramya M" w:id="71" w:date="2026-09-22T11:32:16Z">
                <w:sdt>
                  <w:sdtPr>
                    <w:id w:val="150684017"/>
                    <w:tag w:val="goog_rdk_515"/>
                  </w:sdtPr>
                  <w:sdtContent>
                    <w:del w:author="Kanihaa" w:id="9" w:date="2026-09-25T08:48:49Z"/>
                  </w:sdtContent>
                </w:sdt>
              </w:ins>
              <w:sdt>
                <w:sdtPr>
                  <w:id w:val="386604926"/>
                  <w:tag w:val="goog_rdk_516"/>
                </w:sdtPr>
                <w:sdtContent>
                  <w:ins w:author="Ramya M Ramya M" w:id="71" w:date="2026-09-22T11:32:16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tab/>
                        <w:tab/>
                        <w:tab/>
                        <w:tab/>
                        <w:tab/>
                        <w:tab/>
                        <w:tab/>
                        <w:tab/>
                        <w:tab/>
                        <w:tab/>
                        <w:tab/>
                        <w:tab/>
                        <w:tab/>
                        <w:tab/>
                        <w:tab/>
                        <w:tab/>
                        <w:tab/>
                        <w:tab/>
                        <w:tab/>
                        <w:tab/>
                        <w:tab/>
                        <w:tab/>
                        <w:tab/>
                        <w:tab/>
                        <w:tab/>
                      </w:r>
                    </w:del>
                  </w:ins>
                </w:sdtContent>
              </w:sdt>
              <w:ins w:author="Ramya M Ramya M" w:id="71" w:date="2026-09-22T11:32:16Z">
                <w:del w:author="Kanihaa" w:id="9" w:date="2026-09-25T08:48:49Z"/>
              </w:ins>
            </w:sdtContent>
          </w:sdt>
          <w:sdt>
            <w:sdtPr>
              <w:id w:val="851812114"/>
              <w:tag w:val="goog_rdk_517"/>
            </w:sdtPr>
            <w:sdtContent>
              <w:del w:author="Kanihaa" w:id="9" w:date="2026-09-25T08:48:49Z"/>
            </w:sdtContent>
          </w:sdt>
          <w:sdt>
            <w:sdtPr>
              <w:id w:val="-748566959"/>
              <w:tag w:val="goog_rdk_518"/>
            </w:sdtPr>
            <w:sdtContent>
              <w:ins w:author="A AAYESHA FARHANA" w:id="85" w:date="2026-09-22T08:59:13Z">
                <w:sdt>
                  <w:sdtPr>
                    <w:id w:val="-798001299"/>
                    <w:tag w:val="goog_rdk_519"/>
                  </w:sdtPr>
                  <w:sdtContent>
                    <w:del w:author="Kanihaa" w:id="9" w:date="2026-09-25T08:48:49Z"/>
                  </w:sdtContent>
                </w:sdt>
              </w:ins>
              <w:sdt>
                <w:sdtPr>
                  <w:id w:val="-1627534082"/>
                  <w:tag w:val="goog_rdk_520"/>
                </w:sdtPr>
                <w:sdtContent>
                  <w:ins w:author="A AAYESHA FARHANA" w:id="85" w:date="2026-09-22T08:59:1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A AAYESHA FARHANA" w:id="85" w:date="2026-09-22T08:59:13Z">
                <w:del w:author="Kanihaa" w:id="9" w:date="2026-09-25T08:48:49Z"/>
              </w:ins>
            </w:sdtContent>
          </w:sdt>
          <w:sdt>
            <w:sdtPr>
              <w:id w:val="451612517"/>
              <w:tag w:val="goog_rdk_521"/>
            </w:sdtPr>
            <w:sdtContent>
              <w:del w:author="Kanihaa" w:id="9" w:date="2026-09-25T08:48:49Z"/>
            </w:sdtContent>
          </w:sdt>
          <w:sdt>
            <w:sdtPr>
              <w:id w:val="1916421947"/>
              <w:tag w:val="goog_rdk_522"/>
            </w:sdtPr>
            <w:sdtContent>
              <w:ins w:author="Sanmugavel velu" w:id="86" w:date="2026-09-22T08:47:31Z">
                <w:sdt>
                  <w:sdtPr>
                    <w:id w:val="-55748482"/>
                    <w:tag w:val="goog_rdk_523"/>
                  </w:sdtPr>
                  <w:sdtContent>
                    <w:del w:author="Kanihaa" w:id="9" w:date="2026-09-25T08:48:49Z"/>
                  </w:sdtContent>
                </w:sdt>
              </w:ins>
              <w:sdt>
                <w:sdtPr>
                  <w:id w:val="465200340"/>
                  <w:tag w:val="goog_rdk_524"/>
                </w:sdtPr>
                <w:sdtContent>
                  <w:ins w:author="Sanmugavel velu" w:id="86" w:date="2026-09-22T08:47:3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Sanmugavel velu" w:id="86" w:date="2026-09-22T08:47:31Z">
                <w:del w:author="Kanihaa" w:id="9" w:date="2026-09-25T08:48:49Z"/>
              </w:ins>
            </w:sdtContent>
          </w:sdt>
          <w:sdt>
            <w:sdtPr>
              <w:id w:val="-158355019"/>
              <w:tag w:val="goog_rdk_525"/>
            </w:sdtPr>
            <w:sdtContent>
              <w:del w:author="Kanihaa" w:id="9" w:date="2026-09-25T08:48:49Z"/>
            </w:sdtContent>
          </w:sdt>
          <w:sdt>
            <w:sdtPr>
              <w:id w:val="-904473558"/>
              <w:tag w:val="goog_rdk_526"/>
            </w:sdtPr>
            <w:sdtContent>
              <w:ins w:author="Manoj Gamer" w:id="87" w:date="2026-09-22T07:37:28Z">
                <w:sdt>
                  <w:sdtPr>
                    <w:id w:val="-1052559332"/>
                    <w:tag w:val="goog_rdk_527"/>
                  </w:sdtPr>
                  <w:sdtContent>
                    <w:del w:author="Kanihaa" w:id="9" w:date="2026-09-25T08:48:49Z"/>
                  </w:sdtContent>
                </w:sdt>
              </w:ins>
              <w:sdt>
                <w:sdtPr>
                  <w:id w:val="-1799187757"/>
                  <w:tag w:val="goog_rdk_528"/>
                </w:sdtPr>
                <w:sdtContent>
                  <w:ins w:author="Manoj Gamer" w:id="87" w:date="2026-09-22T07:37:2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n</w:delText>
                      </w:r>
                    </w:del>
                  </w:ins>
                </w:sdtContent>
              </w:sdt>
              <w:ins w:author="Manoj Gamer" w:id="87" w:date="2026-09-22T07:37:28Z">
                <w:del w:author="Kanihaa" w:id="9" w:date="2026-09-25T08:48:49Z"/>
              </w:ins>
            </w:sdtContent>
          </w:sdt>
          <w:sdt>
            <w:sdtPr>
              <w:id w:val="2128164296"/>
              <w:tag w:val="goog_rdk_529"/>
            </w:sdtPr>
            <w:sdtContent>
              <w:del w:author="Kanihaa" w:id="9" w:date="2026-09-25T08:48:49Z"/>
            </w:sdtContent>
          </w:sdt>
          <w:sdt>
            <w:sdtPr>
              <w:id w:val="1759962093"/>
              <w:tag w:val="goog_rdk_530"/>
            </w:sdtPr>
            <w:sdtContent>
              <w:ins w:author="A AAYESHA FARHANA" w:id="88" w:date="2026-09-22T05:24:17Z">
                <w:sdt>
                  <w:sdtPr>
                    <w:id w:val="-871790095"/>
                    <w:tag w:val="goog_rdk_531"/>
                  </w:sdtPr>
                  <w:sdtContent>
                    <w:del w:author="Kanihaa" w:id="9" w:date="2026-09-25T08:48:49Z"/>
                  </w:sdtContent>
                </w:sdt>
              </w:ins>
              <w:sdt>
                <w:sdtPr>
                  <w:id w:val="515725698"/>
                  <w:tag w:val="goog_rdk_532"/>
                </w:sdtPr>
                <w:sdtContent>
                  <w:ins w:author="A AAYESHA FARHANA" w:id="88" w:date="2026-09-22T05:24:1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A AAYESHA FARHANA" w:id="88" w:date="2026-09-22T05:24:17Z">
                <w:del w:author="Kanihaa" w:id="9" w:date="2026-09-25T08:48:49Z"/>
              </w:ins>
            </w:sdtContent>
          </w:sdt>
          <w:sdt>
            <w:sdtPr>
              <w:id w:val="303633670"/>
              <w:tag w:val="goog_rdk_533"/>
            </w:sdtPr>
            <w:sdtContent>
              <w:del w:author="Kanihaa" w:id="9" w:date="2026-09-25T08:48:49Z"/>
              <w:sdt>
                <w:sdtPr>
                  <w:id w:val="-924176739"/>
                  <w:tag w:val="goog_rdk_53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PocketSmart</w:delText>
                    </w:r>
                  </w:del>
                </w:sdtContent>
              </w:sdt>
              <w:del w:author="Kanihaa" w:id="9" w:date="2026-09-25T08:48:49Z">
                <w:sdt>
                  <w:sdtPr>
                    <w:id w:val="-573601846"/>
                    <w:tag w:val="goog_rdk_53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 AI: Your Smart Budget &amp; Recomme</w:delText>
                    </w:r>
                  </w:sdtContent>
                </w:sdt>
                <w:sdt>
                  <w:sdtPr>
                    <w:id w:val="-1463264392"/>
                    <w:tag w:val="goog_rdk_53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ndation </w:delText>
                    </w:r>
                  </w:sdtContent>
                </w:sdt>
                <w:sdt>
                  <w:sdtPr>
                    <w:id w:val="118300508"/>
                    <w:tag w:val="goog_rdk_53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Assistant</w:delText>
                    </w:r>
                  </w:sdtContent>
                </w:sdt>
              </w:del>
            </w:sdtContent>
          </w:sdt>
          <w:sdt>
            <w:sdtPr>
              <w:id w:val="1807491092"/>
              <w:tag w:val="goog_rdk_538"/>
            </w:sdtPr>
            <w:sdtContent>
              <w:ins w:author="Pradeep" w:id="89" w:date="2026-09-21T23:59:33Z">
                <w:sdt>
                  <w:sdtPr>
                    <w:id w:val="1149642819"/>
                    <w:tag w:val="goog_rdk_539"/>
                  </w:sdtPr>
                  <w:sdtContent>
                    <w:del w:author="Kanihaa" w:id="9" w:date="2026-09-25T08:48:49Z"/>
                  </w:sdtContent>
                </w:sdt>
              </w:ins>
              <w:sdt>
                <w:sdtPr>
                  <w:id w:val="901248483"/>
                  <w:tag w:val="goog_rdk_540"/>
                </w:sdtPr>
                <w:sdtContent>
                  <w:ins w:author="Pradeep" w:id="89" w:date="2026-09-21T23:59:3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w:delText>
                      </w:r>
                    </w:del>
                  </w:ins>
                </w:sdtContent>
              </w:sdt>
              <w:ins w:author="Pradeep" w:id="89" w:date="2026-09-21T23:59:33Z">
                <w:del w:author="Kanihaa" w:id="9" w:date="2026-09-25T08:48:49Z">
                  <w:sdt>
                    <w:sdtPr>
                      <w:id w:val="-1724687475"/>
                      <w:tag w:val="goog_rdk_54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Gen AI power</w:delText>
                      </w:r>
                    </w:sdtContent>
                  </w:sdt>
                  <w:sdt>
                    <w:sdtPr>
                      <w:id w:val="2137725550"/>
                      <w:tag w:val="goog_rdk_54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ed budget </w:delText>
                      </w:r>
                    </w:sdtContent>
                  </w:sdt>
                </w:del>
              </w:ins>
            </w:sdtContent>
          </w:sdt>
          <w:sdt>
            <w:sdtPr>
              <w:id w:val="1784899066"/>
              <w:tag w:val="goog_rdk_543"/>
            </w:sdtPr>
            <w:sdtContent>
              <w:ins w:author="Yethu Yethu" w:id="90" w:date="2026-09-22T08:25:27Z">
                <w:sdt>
                  <w:sdtPr>
                    <w:id w:val="1649421305"/>
                    <w:tag w:val="goog_rdk_544"/>
                  </w:sdtPr>
                  <w:sdtContent>
                    <w:del w:author="Kanihaa" w:id="9" w:date="2026-09-25T08:48:49Z"/>
                  </w:sdtContent>
                </w:sdt>
              </w:ins>
              <w:sdt>
                <w:sdtPr>
                  <w:id w:val="525022449"/>
                  <w:tag w:val="goog_rdk_545"/>
                </w:sdtPr>
                <w:sdtContent>
                  <w:ins w:author="Yethu Yethu" w:id="90" w:date="2026-09-22T08:25:2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w:delText>
                      </w:r>
                    </w:del>
                  </w:ins>
                </w:sdtContent>
              </w:sdt>
              <w:ins w:author="Yethu Yethu" w:id="90" w:date="2026-09-22T08:25:27Z">
                <w:del w:author="Kanihaa" w:id="9" w:date="2026-09-25T08:48:49Z"/>
              </w:ins>
            </w:sdtContent>
          </w:sdt>
          <w:sdt>
            <w:sdtPr>
              <w:id w:val="-1253734432"/>
              <w:tag w:val="goog_rdk_546"/>
            </w:sdtPr>
            <w:sdtContent>
              <w:ins w:author="Kayalvizhi Velmurugan" w:id="91" w:date="2026-09-23T08:22:17Z">
                <w:sdt>
                  <w:sdtPr>
                    <w:id w:val="-491269104"/>
                    <w:tag w:val="goog_rdk_547"/>
                  </w:sdtPr>
                  <w:sdtContent>
                    <w:del w:author="Kanihaa" w:id="9" w:date="2026-09-25T08:48:49Z"/>
                  </w:sdtContent>
                </w:sdt>
              </w:ins>
              <w:sdt>
                <w:sdtPr>
                  <w:id w:val="1891655846"/>
                  <w:tag w:val="goog_rdk_548"/>
                </w:sdtPr>
                <w:sdtContent>
                  <w:ins w:author="Kayalvizhi Velmurugan" w:id="91" w:date="2026-09-23T08:22:1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f</w:delText>
                      </w:r>
                    </w:del>
                  </w:ins>
                </w:sdtContent>
              </w:sdt>
              <w:ins w:author="Kayalvizhi Velmurugan" w:id="91" w:date="2026-09-23T08:22:17Z">
                <w:del w:author="Kanihaa" w:id="9" w:date="2026-09-25T08:48:49Z">
                  <w:sdt>
                    <w:sdtPr>
                      <w:id w:val="-2040661714"/>
                      <w:tag w:val="goog_rdk_54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kkm</w:delText>
                      </w:r>
                    </w:sdtContent>
                  </w:sdt>
                  <w:sdt>
                    <w:sdtPr>
                      <w:id w:val="2101788409"/>
                      <w:tag w:val="goog_rdk_55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w:delText>
                      </w:r>
                    </w:sdtContent>
                  </w:sdt>
                  <w:sdt>
                    <w:sdtPr>
                      <w:id w:val="-93288621"/>
                      <w:tag w:val="goog_rdk_55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d</w:delText>
                      </w:r>
                    </w:sdtContent>
                  </w:sdt>
                  <w:sdt>
                    <w:sdtPr>
                      <w:id w:val="283894175"/>
                      <w:tag w:val="goog_rdk_55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fk</w:delText>
                      </w:r>
                    </w:sdtContent>
                  </w:sdt>
                  <w:sdt>
                    <w:sdtPr>
                      <w:id w:val="1021880484"/>
                      <w:tag w:val="goog_rdk_55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k</w:delText>
                      </w:r>
                    </w:sdtContent>
                  </w:sdt>
                  <w:sdt>
                    <w:sdtPr>
                      <w:id w:val="-1941065047"/>
                      <w:tag w:val="goog_rdk_554"/>
                    </w:sdtPr>
                    <w:sdtContent>
                      <w:r w:rsidDel="00000000" w:rsidR="00000000" w:rsidRPr="00000000">
                        <w:rPr>
                          <w:rtl w:val="0"/>
                        </w:rPr>
                      </w:r>
                    </w:sdtContent>
                  </w:sdt>
                </w:del>
              </w:ins>
            </w:sdtContent>
          </w:sdt>
        </w:p>
      </w:sdtContent>
    </w:sdt>
    <w:sdt>
      <w:sdtPr>
        <w:id w:val="1802370525"/>
        <w:tag w:val="goog_rdk_567"/>
      </w:sdtPr>
      <w:sdtContent>
        <w:p w:rsidR="00000000" w:rsidDel="00000000" w:rsidP="00000000" w:rsidRDefault="00000000" w:rsidRPr="00000000" w14:paraId="00000034">
          <w:pPr>
            <w:pStyle w:val="Title"/>
            <w:tabs>
              <w:tab w:val="center" w:leader="none" w:pos="4513"/>
              <w:tab w:val="right" w:leader="none" w:pos="9026"/>
            </w:tabs>
            <w:spacing w:after="0" w:afterAutospacing="0" w:lineRule="auto"/>
            <w:ind w:right="-561.2598425196836"/>
            <w:jc w:val="center"/>
            <w:rPr>
              <w:ins w:author="Kayalvizhi Velmurugan" w:id="91" w:date="2026-09-23T08:22:17Z"/>
              <w:del w:author="Kanihaa" w:id="9" w:date="2026-09-25T08:48:49Z"/>
            </w:rPr>
            <w:pPrChange w:author="Ranjith" w:id="0" w:date="2026-09-24T03:52:48Z">
              <w:pPr>
                <w:numPr>
                  <w:ilvl w:val="0"/>
                  <w:numId w:val="7"/>
                </w:numPr>
                <w:tabs>
                  <w:tab w:val="center" w:leader="none" w:pos="4513"/>
                  <w:tab w:val="right" w:leader="none" w:pos="9026"/>
                </w:tabs>
                <w:spacing w:after="280" w:lineRule="auto"/>
                <w:ind w:left="720" w:right="-561.2598425196836" w:hanging="360"/>
                <w:jc w:val="center"/>
              </w:pPr>
            </w:pPrChange>
          </w:pPr>
          <w:sdt>
            <w:sdtPr>
              <w:id w:val="1854371577"/>
              <w:tag w:val="goog_rdk_556"/>
            </w:sdtPr>
            <w:sdtContent>
              <w:ins w:author="Kayalvizhi Velmurugan" w:id="91" w:date="2026-09-23T08:22:17Z">
                <w:sdt>
                  <w:sdtPr>
                    <w:id w:val="-1616697893"/>
                    <w:tag w:val="goog_rdk_557"/>
                  </w:sdtPr>
                  <w:sdtContent>
                    <w:del w:author="Kanihaa" w:id="9" w:date="2026-09-25T08:48:49Z"/>
                  </w:sdtContent>
                </w:sdt>
              </w:ins>
              <w:sdt>
                <w:sdtPr>
                  <w:id w:val="191004751"/>
                  <w:tag w:val="goog_rdk_558"/>
                </w:sdtPr>
                <w:sdtContent>
                  <w:ins w:author="Kayalvizhi Velmurugan" w:id="91" w:date="2026-09-23T08:22:1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``m</w:delText>
                        <w:tab/>
                        <w:tab/>
                      </w:r>
                    </w:del>
                  </w:ins>
                </w:sdtContent>
              </w:sdt>
              <w:ins w:author="Kayalvizhi Velmurugan" w:id="91" w:date="2026-09-23T08:22:17Z">
                <w:del w:author="Kanihaa" w:id="9" w:date="2026-09-25T08:48:49Z">
                  <w:sdt>
                    <w:sdtPr>
                      <w:id w:val="-1785706697"/>
                      <w:tag w:val="goog_rdk_55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tab/>
                        <w:tab/>
                        <w:tab/>
                      </w:r>
                    </w:sdtContent>
                  </w:sdt>
                </w:del>
              </w:ins>
            </w:sdtContent>
          </w:sdt>
          <w:sdt>
            <w:sdtPr>
              <w:id w:val="-357068099"/>
              <w:tag w:val="goog_rdk_560"/>
            </w:sdtPr>
            <w:sdtContent>
              <w:ins w:author="Santhoshkumar.s" w:id="93" w:date="2026-09-24T07:06:00Z">
                <w:sdt>
                  <w:sdtPr>
                    <w:id w:val="-196397603"/>
                    <w:tag w:val="goog_rdk_561"/>
                  </w:sdtPr>
                  <w:sdtContent>
                    <w:del w:author="Kanihaa" w:id="9" w:date="2026-09-25T08:48:49Z"/>
                  </w:sdtContent>
                </w:sdt>
              </w:ins>
              <w:sdt>
                <w:sdtPr>
                  <w:id w:val="-2109731808"/>
                  <w:tag w:val="goog_rdk_562"/>
                </w:sdtPr>
                <w:sdtContent>
                  <w:ins w:author="Santhoshkumar.s" w:id="93" w:date="2026-09-24T07:06:00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import jssvr sanyhohmnknkdkbnknbd</w:delText>
                      </w:r>
                    </w:del>
                  </w:ins>
                </w:sdtContent>
              </w:sdt>
              <w:ins w:author="Santhoshkumar.s" w:id="93" w:date="2026-09-24T07:06:00Z">
                <w:del w:author="Kanihaa" w:id="9" w:date="2026-09-25T08:48:49Z"/>
              </w:ins>
            </w:sdtContent>
          </w:sdt>
          <w:sdt>
            <w:sdtPr>
              <w:id w:val="1409044476"/>
              <w:tag w:val="goog_rdk_563"/>
            </w:sdtPr>
            <w:sdtContent>
              <w:ins w:author="Kayalvizhi Velmurugan" w:id="91" w:date="2026-09-23T08:22:17Z">
                <w:sdt>
                  <w:sdtPr>
                    <w:id w:val="642261286"/>
                    <w:tag w:val="goog_rdk_564"/>
                  </w:sdtPr>
                  <w:sdtContent>
                    <w:del w:author="Kanihaa" w:id="9" w:date="2026-09-25T08:48:49Z"/>
                  </w:sdtContent>
                </w:sdt>
              </w:ins>
              <w:sdt>
                <w:sdtPr>
                  <w:id w:val="1317916806"/>
                  <w:tag w:val="goog_rdk_565"/>
                </w:sdtPr>
                <w:sdtContent>
                  <w:ins w:author="Kayalvizhi Velmurugan" w:id="91" w:date="2026-09-23T08:22:1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tab/>
                        <w:delText xml:space="preserve">Qm.,dfkk</w:delText>
                      </w:r>
                    </w:del>
                  </w:ins>
                </w:sdtContent>
              </w:sdt>
              <w:ins w:author="Kayalvizhi Velmurugan" w:id="91" w:date="2026-09-23T08:22:17Z">
                <w:del w:author="Kanihaa" w:id="9" w:date="2026-09-25T08:48:49Z">
                  <w:sdt>
                    <w:sdtPr>
                      <w:id w:val="-1337424890"/>
                      <w:tag w:val="goog_rdk_566"/>
                    </w:sdtPr>
                    <w:sdtContent>
                      <w:r w:rsidDel="00000000" w:rsidR="00000000" w:rsidRPr="00000000">
                        <w:rPr>
                          <w:rtl w:val="0"/>
                        </w:rPr>
                      </w:r>
                    </w:sdtContent>
                  </w:sdt>
                </w:del>
              </w:ins>
            </w:sdtContent>
          </w:sdt>
        </w:p>
      </w:sdtContent>
    </w:sdt>
    <w:sdt>
      <w:sdtPr>
        <w:id w:val="-188145782"/>
        <w:tag w:val="goog_rdk_579"/>
      </w:sdtPr>
      <w:sdtContent>
        <w:p w:rsidR="00000000" w:rsidDel="00000000" w:rsidP="00000000" w:rsidRDefault="00000000" w:rsidRPr="00000000" w14:paraId="00000035">
          <w:pPr>
            <w:pStyle w:val="Title"/>
            <w:tabs>
              <w:tab w:val="center" w:leader="none" w:pos="4513"/>
              <w:tab w:val="right" w:leader="none" w:pos="9026"/>
            </w:tabs>
            <w:spacing w:after="0" w:afterAutospacing="0" w:lineRule="auto"/>
            <w:ind w:right="-561.2598425196836"/>
            <w:jc w:val="center"/>
            <w:rPr>
              <w:ins w:author="Kayalvizhi Velmurugan" w:id="91" w:date="2026-09-23T08:22:17Z"/>
              <w:del w:author="Kanihaa" w:id="9" w:date="2026-09-25T08:48:49Z"/>
            </w:rPr>
            <w:pPrChange w:author="Nivetha Nivetha" w:id="0" w:date="2026-09-25T03:51:17Z">
              <w:pPr>
                <w:numPr>
                  <w:ilvl w:val="0"/>
                  <w:numId w:val="7"/>
                </w:numPr>
                <w:tabs>
                  <w:tab w:val="center" w:leader="none" w:pos="4513"/>
                  <w:tab w:val="right" w:leader="none" w:pos="9026"/>
                </w:tabs>
                <w:spacing w:after="280" w:lineRule="auto"/>
                <w:ind w:left="720" w:right="-561.2598425196836" w:hanging="360"/>
                <w:jc w:val="center"/>
              </w:pPr>
            </w:pPrChange>
          </w:pPr>
          <w:sdt>
            <w:sdtPr>
              <w:id w:val="-52728253"/>
              <w:tag w:val="goog_rdk_570"/>
            </w:sdtPr>
            <w:sdtContent>
              <w:ins w:author="Ranjith" w:id="95" w:date="2026-09-24T03:52:48Z">
                <w:sdt>
                  <w:sdtPr>
                    <w:id w:val="99171369"/>
                    <w:tag w:val="goog_rdk_571"/>
                  </w:sdtPr>
                  <w:sdtContent>
                    <w:del w:author="Kanihaa" w:id="9" w:date="2026-09-25T08:48:49Z"/>
                  </w:sdtContent>
                </w:sdt>
              </w:ins>
              <w:sdt>
                <w:sdtPr>
                  <w:id w:val="-45338814"/>
                  <w:tag w:val="goog_rdk_572"/>
                </w:sdtPr>
                <w:sdtContent>
                  <w:ins w:author="Ranjith" w:id="95" w:date="2026-09-24T03:52:4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TY5R</w:delText>
                      </w:r>
                    </w:del>
                  </w:ins>
                </w:sdtContent>
              </w:sdt>
              <w:ins w:author="Ranjith" w:id="95" w:date="2026-09-24T03:52:48Z">
                <w:del w:author="Kanihaa" w:id="9" w:date="2026-09-25T08:48:49Z"/>
              </w:ins>
            </w:sdtContent>
          </w:sdt>
          <w:sdt>
            <w:sdtPr>
              <w:id w:val="-1849815159"/>
              <w:tag w:val="goog_rdk_573"/>
            </w:sdtPr>
            <w:sdtContent>
              <w:ins w:author="Kayalvizhi Velmurugan" w:id="91" w:date="2026-09-23T08:22:17Z">
                <w:sdt>
                  <w:sdtPr>
                    <w:id w:val="1366942964"/>
                    <w:tag w:val="goog_rdk_574"/>
                  </w:sdtPr>
                  <w:sdtContent>
                    <w:del w:author="Kanihaa" w:id="9" w:date="2026-09-25T08:48:49Z"/>
                  </w:sdtContent>
                </w:sdt>
              </w:ins>
              <w:sdt>
                <w:sdtPr>
                  <w:id w:val="-1853384680"/>
                  <w:tag w:val="goog_rdk_575"/>
                </w:sdtPr>
                <w:sdtContent>
                  <w:ins w:author="Kayalvizhi Velmurugan" w:id="91" w:date="2026-09-23T08:22:1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tab/>
                        <w:tab/>
                      </w:r>
                    </w:del>
                  </w:ins>
                </w:sdtContent>
              </w:sdt>
              <w:ins w:author="Kayalvizhi Velmurugan" w:id="91" w:date="2026-09-23T08:22:17Z">
                <w:del w:author="Kanihaa" w:id="9" w:date="2026-09-25T08:48:49Z">
                  <w:sdt>
                    <w:sdtPr>
                      <w:id w:val="28649401"/>
                      <w:tag w:val="goog_rdk_57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tab/>
                        <w:tab/>
                      </w:r>
                    </w:sdtContent>
                  </w:sdt>
                  <w:sdt>
                    <w:sdtPr>
                      <w:id w:val="1098133609"/>
                      <w:tag w:val="goog_rdk_57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fkkm.,dfkk</w:delText>
                      </w:r>
                    </w:sdtContent>
                  </w:sdt>
                  <w:sdt>
                    <w:sdtPr>
                      <w:id w:val="1181168457"/>
                      <w:tag w:val="goog_rdk_578"/>
                    </w:sdtPr>
                    <w:sdtContent>
                      <w:r w:rsidDel="00000000" w:rsidR="00000000" w:rsidRPr="00000000">
                        <w:rPr>
                          <w:rtl w:val="0"/>
                        </w:rPr>
                      </w:r>
                    </w:sdtContent>
                  </w:sdt>
                </w:del>
              </w:ins>
            </w:sdtContent>
          </w:sdt>
        </w:p>
      </w:sdtContent>
    </w:sdt>
    <w:sdt>
      <w:sdtPr>
        <w:id w:val="332993607"/>
        <w:tag w:val="goog_rdk_586"/>
      </w:sdtPr>
      <w:sdtContent>
        <w:p w:rsidR="00000000" w:rsidDel="00000000" w:rsidP="00000000" w:rsidRDefault="00000000" w:rsidRPr="00000000" w14:paraId="00000036">
          <w:pPr>
            <w:numPr>
              <w:ilvl w:val="0"/>
              <w:numId w:val="7"/>
            </w:numPr>
            <w:tabs>
              <w:tab w:val="center" w:leader="none" w:pos="4513"/>
              <w:tab w:val="right" w:leader="none" w:pos="9026"/>
            </w:tabs>
            <w:spacing w:after="280" w:lineRule="auto"/>
            <w:ind w:left="720" w:right="-561.2598425196836" w:hanging="360"/>
            <w:jc w:val="center"/>
            <w:rPr>
              <w:ins w:author="Kayalvizhi Velmurugan" w:id="91" w:date="2026-09-23T08:22:17Z"/>
              <w:del w:author="Kanihaa" w:id="9" w:date="2026-09-25T08:48:49Z"/>
            </w:rPr>
            <w:pPrChange w:author="Kavinilavu" w:id="0" w:date="2026-09-24T05:18:57Z">
              <w:pPr>
                <w:numPr>
                  <w:ilvl w:val="0"/>
                  <w:numId w:val="7"/>
                </w:numPr>
                <w:tabs>
                  <w:tab w:val="center" w:leader="none" w:pos="4513"/>
                  <w:tab w:val="right" w:leader="none" w:pos="9026"/>
                </w:tabs>
                <w:spacing w:after="280" w:lineRule="auto"/>
                <w:ind w:left="720" w:right="-561.2598425196836" w:hanging="360"/>
                <w:jc w:val="center"/>
              </w:pPr>
            </w:pPrChange>
          </w:pPr>
          <w:sdt>
            <w:sdtPr>
              <w:id w:val="101569716"/>
              <w:tag w:val="goog_rdk_580"/>
            </w:sdtPr>
            <w:sdtContent>
              <w:ins w:author="Kayalvizhi Velmurugan" w:id="91" w:date="2026-09-23T08:22:17Z">
                <w:sdt>
                  <w:sdtPr>
                    <w:id w:val="218322497"/>
                    <w:tag w:val="goog_rdk_581"/>
                  </w:sdtPr>
                  <w:sdtContent>
                    <w:del w:author="Kanihaa" w:id="9" w:date="2026-09-25T08:48:49Z"/>
                  </w:sdtContent>
                </w:sdt>
              </w:ins>
              <w:sdt>
                <w:sdtPr>
                  <w:id w:val="895303632"/>
                  <w:tag w:val="goog_rdk_582"/>
                </w:sdtPr>
                <w:sdtContent>
                  <w:ins w:author="Kayalvizhi Velmurugan" w:id="91" w:date="2026-09-23T08:22:1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w:delText>
                      </w:r>
                    </w:del>
                  </w:ins>
                </w:sdtContent>
              </w:sdt>
              <w:ins w:author="Kayalvizhi Velmurugan" w:id="91" w:date="2026-09-23T08:22:17Z">
                <w:del w:author="Kanihaa" w:id="9" w:date="2026-09-25T08:48:49Z">
                  <w:sdt>
                    <w:sdtPr>
                      <w:id w:val="-1566378082"/>
                      <w:tag w:val="goog_rdk_58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m</w:delText>
                      </w:r>
                    </w:sdtContent>
                  </w:sdt>
                  <w:sdt>
                    <w:sdtPr>
                      <w:id w:val="-420235178"/>
                      <w:tag w:val="goog_rdk_58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tab/>
                        <w:delText xml:space="preserve">=</w:delText>
                        <w:tab/>
                        <w:tab/>
                        <w:tab/>
                        <w:tab/>
                        <w:tab/>
                        <w:tab/>
                        <w:tab/>
                        <w:tab/>
                        <w:tab/>
                        <w:tab/>
                        <w:tab/>
                        <w:tab/>
                        <w:tab/>
                        <w:tab/>
                        <w:tab/>
                        <w:tab/>
                        <w:tab/>
                        <w:tab/>
                        <w:tab/>
                        <w:tab/>
                      </w:r>
                    </w:sdtContent>
                  </w:sdt>
                  <w:sdt>
                    <w:sdtPr>
                      <w:id w:val="-1591819940"/>
                      <w:tag w:val="goog_rdk_585"/>
                    </w:sdtPr>
                    <w:sdtContent>
                      <w:r w:rsidDel="00000000" w:rsidR="00000000" w:rsidRPr="00000000">
                        <w:rPr>
                          <w:rtl w:val="0"/>
                        </w:rPr>
                      </w:r>
                    </w:sdtContent>
                  </w:sdt>
                </w:del>
              </w:ins>
            </w:sdtContent>
          </w:sdt>
        </w:p>
      </w:sdtContent>
    </w:sdt>
    <w:sdt>
      <w:sdtPr>
        <w:id w:val="-28951819"/>
        <w:tag w:val="goog_rdk_593"/>
      </w:sdtPr>
      <w:sdtContent>
        <w:p w:rsidR="00000000" w:rsidDel="00000000" w:rsidP="00000000" w:rsidRDefault="00000000" w:rsidRPr="00000000" w14:paraId="00000037">
          <w:pPr>
            <w:spacing w:after="280" w:lineRule="auto"/>
            <w:ind w:left="720" w:right="-561.2598425196836" w:firstLine="0"/>
            <w:jc w:val="center"/>
            <w:rPr>
              <w:ins w:author="Yethu Yethu" w:id="90" w:date="2026-09-22T08:25:27Z"/>
              <w:del w:author="Kanihaa" w:id="9" w:date="2026-09-25T08:48:49Z"/>
              <w:sz w:val="24"/>
              <w:szCs w:val="24"/>
              <w:rPrChange w:author="Amaravathi" w:id="98" w:date="2026-09-24T06:40:28Z">
                <w:rPr>
                  <w:rFonts w:ascii="Cambria" w:cs="Cambria" w:eastAsia="Cambria" w:hAnsi="Cambria"/>
                  <w:sz w:val="30"/>
                  <w:szCs w:val="30"/>
                </w:rPr>
              </w:rPrChange>
            </w:rPr>
            <w:pPrChange w:author="Amaravathi" w:id="0" w:date="2026-09-24T06:40:28Z">
              <w:pPr>
                <w:spacing w:after="280" w:lineRule="auto"/>
                <w:ind w:left="720" w:right="-561.2598425196836" w:firstLine="0"/>
                <w:jc w:val="center"/>
              </w:pPr>
            </w:pPrChange>
          </w:pPr>
          <w:sdt>
            <w:sdtPr>
              <w:id w:val="547993657"/>
              <w:tag w:val="goog_rdk_587"/>
            </w:sdtPr>
            <w:sdtContent>
              <w:ins w:author="Kayalvizhi Velmurugan" w:id="91" w:date="2026-09-23T08:22:17Z">
                <w:sdt>
                  <w:sdtPr>
                    <w:id w:val="1685025523"/>
                    <w:tag w:val="goog_rdk_588"/>
                  </w:sdtPr>
                  <w:sdtContent>
                    <w:del w:author="Kanihaa" w:id="9" w:date="2026-09-25T08:48:49Z"/>
                  </w:sdtContent>
                </w:sdt>
              </w:ins>
              <w:sdt>
                <w:sdtPr>
                  <w:id w:val="-1997027496"/>
                  <w:tag w:val="goog_rdk_589"/>
                </w:sdtPr>
                <w:sdtContent>
                  <w:ins w:author="Kayalvizhi Velmurugan" w:id="91" w:date="2026-09-23T08:22:1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w:delText>
                        <w:tab/>
                        <w:tab/>
                        <w:tab/>
                        <w:tab/>
                        <w:tab/>
                        <w:tab/>
                        <w:delText xml:space="preserve">Q</w:delText>
                        <w:tab/>
                        <w:tab/>
                        <w:tab/>
                        <w:tab/>
                        <w:tab/>
                        <w:delText xml:space="preserve">=</w:delText>
                        <w:tab/>
                        <w:tab/>
                        <w:tab/>
                        <w:tab/>
                        <w:tab/>
                        <w:tab/>
                        <w:tab/>
                        <w:tab/>
                        <w:tab/>
                        <w:tab/>
                        <w:tab/>
                        <w:tab/>
                        <w:tab/>
                      </w:r>
                    </w:del>
                  </w:ins>
                </w:sdtContent>
              </w:sdt>
              <w:ins w:author="Kayalvizhi Velmurugan" w:id="91" w:date="2026-09-23T08:22:17Z">
                <w:del w:author="Kanihaa" w:id="9" w:date="2026-09-25T08:48:49Z"/>
              </w:ins>
            </w:sdtContent>
          </w:sdt>
          <w:sdt>
            <w:sdtPr>
              <w:id w:val="1223624710"/>
              <w:tag w:val="goog_rdk_590"/>
            </w:sdtPr>
            <w:sdtContent>
              <w:ins w:author="Yethu Yethu" w:id="90" w:date="2026-09-22T08:25:27Z">
                <w:sdt>
                  <w:sdtPr>
                    <w:id w:val="2122272277"/>
                    <w:tag w:val="goog_rdk_591"/>
                  </w:sdtPr>
                  <w:sdtContent>
                    <w:del w:author="Kanihaa" w:id="9" w:date="2026-09-25T08:48:49Z"/>
                  </w:sdtContent>
                </w:sdt>
              </w:ins>
              <w:sdt>
                <w:sdtPr>
                  <w:id w:val="692909408"/>
                  <w:tag w:val="goog_rdk_592"/>
                </w:sdtPr>
                <w:sdtContent>
                  <w:ins w:author="Yethu Yethu" w:id="90" w:date="2026-09-22T08:25:27Z">
                    <w:del w:author="Kanihaa" w:id="9" w:date="2026-09-25T08:48:49Z">
                      <w:r w:rsidDel="00000000" w:rsidR="00000000" w:rsidRPr="00000000">
                        <w:rPr>
                          <w:rtl w:val="0"/>
                        </w:rPr>
                      </w:r>
                    </w:del>
                  </w:ins>
                </w:sdtContent>
              </w:sdt>
              <w:ins w:author="Yethu Yethu" w:id="90" w:date="2026-09-22T08:25:27Z">
                <w:del w:author="Kanihaa" w:id="9" w:date="2026-09-25T08:48:49Z"/>
              </w:ins>
            </w:sdtContent>
          </w:sdt>
        </w:p>
      </w:sdtContent>
    </w:sdt>
    <w:sdt>
      <w:sdtPr>
        <w:id w:val="1510827722"/>
        <w:tag w:val="goog_rdk_608"/>
      </w:sdtPr>
      <w:sdtContent>
        <w:p w:rsidR="00000000" w:rsidDel="00000000" w:rsidP="00000000" w:rsidRDefault="00000000" w:rsidRPr="00000000" w14:paraId="00000038">
          <w:pPr>
            <w:pStyle w:val="Heading3"/>
            <w:spacing w:after="280" w:lineRule="auto"/>
            <w:ind w:left="720" w:firstLine="0"/>
            <w:jc w:val="center"/>
            <w:rPr>
              <w:del w:author="Kanihaa" w:id="9" w:date="2026-09-25T08:48:49Z"/>
              <w:rFonts w:ascii="Arial" w:cs="Arial" w:eastAsia="Arial" w:hAnsi="Arial"/>
              <w:b w:val="0"/>
              <w:bCs w:val="0"/>
              <w:i w:val="0"/>
              <w:iCs w:val="0"/>
              <w:smallCaps w:val="0"/>
              <w:strike w:val="0"/>
              <w:color w:val="000000"/>
              <w:sz w:val="22"/>
              <w:szCs w:val="22"/>
              <w:u w:val="none"/>
              <w:shd w:fill="auto" w:val="clear"/>
              <w:vertAlign w:val="baseline"/>
              <w:rPrChange w:author="Akshaya Harikrishnan" w:id="100" w:date="2026-09-22T06:34:22Z">
                <w:rPr>
                  <w:rFonts w:ascii="Cambria" w:cs="Cambria" w:eastAsia="Cambria" w:hAnsi="Cambria"/>
                  <w:sz w:val="24"/>
                  <w:szCs w:val="24"/>
                </w:rPr>
              </w:rPrChange>
            </w:rPr>
            <w:pPrChange w:author="Akshaya Harikrishnan" w:id="0" w:date="2026-09-22T06:34:22Z">
              <w:pPr>
                <w:pStyle w:val="Heading3"/>
                <w:spacing w:after="280" w:lineRule="auto"/>
                <w:jc w:val="center"/>
              </w:pPr>
            </w:pPrChange>
          </w:pPr>
          <w:sdt>
            <w:sdtPr>
              <w:id w:val="-551423180"/>
              <w:tag w:val="goog_rdk_594"/>
            </w:sdtPr>
            <w:sdtContent>
              <w:ins w:author="Yethu Yethu" w:id="90" w:date="2026-09-22T08:25:27Z">
                <w:sdt>
                  <w:sdtPr>
                    <w:id w:val="-2071856125"/>
                    <w:tag w:val="goog_rdk_595"/>
                  </w:sdtPr>
                  <w:sdtContent>
                    <w:del w:author="Kanihaa" w:id="9" w:date="2026-09-25T08:48:49Z"/>
                  </w:sdtContent>
                </w:sdt>
              </w:ins>
              <w:sdt>
                <w:sdtPr>
                  <w:id w:val="992231721"/>
                  <w:tag w:val="goog_rdk_596"/>
                </w:sdtPr>
                <w:sdtContent>
                  <w:ins w:author="Yethu Yethu" w:id="90" w:date="2026-09-22T08:25:2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w:delText>
                      </w:r>
                    </w:del>
                  </w:ins>
                </w:sdtContent>
              </w:sdt>
              <w:ins w:author="Yethu Yethu" w:id="90" w:date="2026-09-22T08:25:27Z">
                <w:del w:author="Kanihaa" w:id="9" w:date="2026-09-25T08:48:49Z"/>
              </w:ins>
            </w:sdtContent>
          </w:sdt>
          <w:sdt>
            <w:sdtPr>
              <w:id w:val="1206460855"/>
              <w:tag w:val="goog_rdk_597"/>
            </w:sdtPr>
            <w:sdtContent>
              <w:ins w:author="Pradeep" w:id="89" w:date="2026-09-21T23:59:33Z">
                <w:sdt>
                  <w:sdtPr>
                    <w:id w:val="-127378863"/>
                    <w:tag w:val="goog_rdk_598"/>
                  </w:sdtPr>
                  <w:sdtContent>
                    <w:del w:author="Kanihaa" w:id="9" w:date="2026-09-25T08:48:49Z"/>
                  </w:sdtContent>
                </w:sdt>
              </w:ins>
              <w:sdt>
                <w:sdtPr>
                  <w:id w:val="-1624886402"/>
                  <w:tag w:val="goog_rdk_599"/>
                </w:sdtPr>
                <w:sdtContent>
                  <w:ins w:author="Pradeep" w:id="89" w:date="2026-09-21T23:59:3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and recommendation a</w:delText>
                      </w:r>
                    </w:del>
                  </w:ins>
                </w:sdtContent>
              </w:sdt>
              <w:ins w:author="Pradeep" w:id="89" w:date="2026-09-21T23:59:33Z">
                <w:del w:author="Kanihaa" w:id="9" w:date="2026-09-25T08:48:49Z">
                  <w:sdt>
                    <w:sdtPr>
                      <w:id w:val="605776272"/>
                      <w:tag w:val="goog_rdk_60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ssistant)</w:delText>
                      </w:r>
                    </w:sdtContent>
                  </w:sdt>
                </w:del>
              </w:ins>
            </w:sdtContent>
          </w:sdt>
          <w:sdt>
            <w:sdtPr>
              <w:id w:val="1314990050"/>
              <w:tag w:val="goog_rdk_601"/>
            </w:sdtPr>
            <w:sdtContent>
              <w:del w:author="Kanihaa" w:id="9" w:date="2026-09-25T08:48:49Z"/>
            </w:sdtContent>
          </w:sdt>
          <w:sdt>
            <w:sdtPr>
              <w:id w:val="18850190"/>
              <w:tag w:val="goog_rdk_602"/>
            </w:sdtPr>
            <w:sdtContent>
              <w:ins w:author="Mohammed Reyan" w:id="99" w:date="2026-09-22T09:35:23Z">
                <w:sdt>
                  <w:sdtPr>
                    <w:id w:val="520442922"/>
                    <w:tag w:val="goog_rdk_603"/>
                  </w:sdtPr>
                  <w:sdtContent>
                    <w:del w:author="Kanihaa" w:id="9" w:date="2026-09-25T08:48:49Z"/>
                  </w:sdtContent>
                </w:sdt>
              </w:ins>
              <w:sdt>
                <w:sdtPr>
                  <w:id w:val="2066146673"/>
                  <w:tag w:val="goog_rdk_604"/>
                </w:sdtPr>
                <w:sdtContent>
                  <w:ins w:author="Mohammed Reyan" w:id="99" w:date="2026-09-22T09:35:2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                                                                                                      </w:delText>
                      </w:r>
                    </w:del>
                  </w:ins>
                </w:sdtContent>
              </w:sdt>
              <w:ins w:author="Mohammed Reyan" w:id="99" w:date="2026-09-22T09:35:23Z">
                <w:del w:author="Kanihaa" w:id="9" w:date="2026-09-25T08:48:49Z">
                  <w:sdt>
                    <w:sdtPr>
                      <w:id w:val="600627956"/>
                      <w:tag w:val="goog_rdk_60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 </w:delText>
                      </w:r>
                    </w:sdtContent>
                  </w:sdt>
                </w:del>
              </w:ins>
            </w:sdtContent>
          </w:sdt>
          <w:sdt>
            <w:sdtPr>
              <w:id w:val="-248360654"/>
              <w:tag w:val="goog_rdk_606"/>
            </w:sdtPr>
            <w:sdtContent>
              <w:del w:author="Kanihaa" w:id="9" w:date="2026-09-25T08:48:49Z"/>
              <w:sdt>
                <w:sdtPr>
                  <w:id w:val="2112105332"/>
                  <w:tag w:val="goog_rdk_607"/>
                </w:sdtPr>
                <w:sdtContent>
                  <w:del w:author="Kanihaa" w:id="9" w:date="2026-09-25T08:48:49Z">
                    <w:r w:rsidDel="00000000" w:rsidR="00000000" w:rsidRPr="00000000">
                      <w:rPr>
                        <w:rtl w:val="0"/>
                      </w:rPr>
                    </w:r>
                  </w:del>
                </w:sdtContent>
              </w:sdt>
              <w:del w:author="Kanihaa" w:id="9" w:date="2026-09-25T08:48:49Z"/>
            </w:sdtContent>
          </w:sdt>
        </w:p>
      </w:sdtContent>
    </w:sdt>
    <w:sdt>
      <w:sdtPr>
        <w:id w:val="2086935992"/>
        <w:tag w:val="goog_rdk_611"/>
      </w:sdtPr>
      <w:sdtContent>
        <w:p w:rsidR="00000000" w:rsidDel="00000000" w:rsidP="00000000" w:rsidRDefault="00000000" w:rsidRPr="00000000" w14:paraId="00000039">
          <w:pPr>
            <w:pStyle w:val="Heading1"/>
            <w:spacing w:after="280" w:lineRule="auto"/>
            <w:ind w:left="720" w:right="-561.2598425196836" w:firstLine="0"/>
            <w:jc w:val="center"/>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pStyle w:val="Heading3"/>
                <w:spacing w:after="280" w:before="280" w:line="259" w:lineRule="auto"/>
                <w:jc w:val="both"/>
              </w:pPr>
            </w:pPrChange>
          </w:pPr>
          <w:sdt>
            <w:sdtPr>
              <w:id w:val="1628593924"/>
              <w:tag w:val="goog_rdk_609"/>
            </w:sdtPr>
            <w:sdtContent>
              <w:del w:author="Kanihaa" w:id="9" w:date="2026-09-25T08:48:49Z"/>
              <w:sdt>
                <w:sdtPr>
                  <w:id w:val="-1026245014"/>
                  <w:tag w:val="goog_rdk_61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Project Description</w:delText>
                    </w:r>
                  </w:del>
                </w:sdtContent>
              </w:sdt>
              <w:del w:author="Kanihaa" w:id="9" w:date="2026-09-25T08:48:49Z">
                <w:bookmarkStart w:colFirst="0" w:colLast="0" w:name="_heading=h.5y8edlfxg7ck" w:id="9"/>
                <w:bookmarkEnd w:id="9"/>
              </w:del>
            </w:sdtContent>
          </w:sdt>
        </w:p>
      </w:sdtContent>
    </w:sdt>
    <w:sdt>
      <w:sdtPr>
        <w:id w:val="702772074"/>
        <w:tag w:val="goog_rdk_666"/>
      </w:sdtPr>
      <w:sdtContent>
        <w:p w:rsidR="00000000" w:rsidDel="00000000" w:rsidP="00000000" w:rsidRDefault="00000000" w:rsidRPr="00000000" w14:paraId="0000003A">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1700" w:right="0" w:firstLine="0"/>
            <w:jc w:val="left"/>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nathiya nathiya" w:id="0" w:date="2026-09-24T06:09:12Z">
              <w:pPr>
                <w:spacing w:after="240" w:before="240" w:lineRule="auto"/>
                <w:jc w:val="both"/>
              </w:pPr>
            </w:pPrChange>
          </w:pPr>
          <w:sdt>
            <w:sdtPr>
              <w:id w:val="1600840268"/>
              <w:tag w:val="goog_rdk_614"/>
            </w:sdtPr>
            <w:sdtContent>
              <w:ins w:author="Keerthi M" w:id="101" w:date="2026-09-25T14:51:32Z">
                <w:sdt>
                  <w:sdtPr>
                    <w:id w:val="-2083894190"/>
                    <w:tag w:val="goog_rdk_615"/>
                  </w:sdtPr>
                  <w:sdtContent>
                    <w:del w:author="Kanihaa" w:id="9" w:date="2026-09-25T08:48:49Z"/>
                  </w:sdtContent>
                </w:sdt>
              </w:ins>
              <w:sdt>
                <w:sdtPr>
                  <w:id w:val="929127225"/>
                  <w:tag w:val="goog_rdk_616"/>
                </w:sdtPr>
                <w:sdtContent>
                  <w:ins w:author="Keerthi M" w:id="101" w:date="2026-09-25T14:51:3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del>
                  </w:ins>
                </w:sdtContent>
              </w:sdt>
              <w:ins w:author="Keerthi M" w:id="101" w:date="2026-09-25T14:51:32Z">
                <w:del w:author="Kanihaa" w:id="9" w:date="2026-09-25T08:48:49Z"/>
              </w:ins>
            </w:sdtContent>
          </w:sdt>
          <w:sdt>
            <w:sdtPr>
              <w:id w:val="1308699388"/>
              <w:tag w:val="goog_rdk_617"/>
            </w:sdtPr>
            <w:sdtContent>
              <w:del w:author="Kanihaa" w:id="9" w:date="2026-09-25T08:48:49Z"/>
              <w:sdt>
                <w:sdtPr>
                  <w:id w:val="-495172343"/>
                  <w:tag w:val="goog_rdk_61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Managing budgets across </w:delText>
                    </w:r>
                  </w:del>
                </w:sdtContent>
              </w:sdt>
              <w:del w:author="Kanihaa" w:id="9" w:date="2026-09-25T08:48:49Z"/>
            </w:sdtContent>
          </w:sdt>
          <w:sdt>
            <w:sdtPr>
              <w:id w:val="-453156096"/>
              <w:tag w:val="goog_rdk_619"/>
            </w:sdtPr>
            <w:sdtContent>
              <w:ins w:author="SPILEO" w:id="102" w:date="2026-09-23T13:58:47Z">
                <w:sdt>
                  <w:sdtPr>
                    <w:id w:val="-1117789174"/>
                    <w:tag w:val="goog_rdk_620"/>
                  </w:sdtPr>
                  <w:sdtContent>
                    <w:del w:author="Kanihaa" w:id="9" w:date="2026-09-25T08:48:49Z"/>
                  </w:sdtContent>
                </w:sdt>
              </w:ins>
              <w:sdt>
                <w:sdtPr>
                  <w:id w:val="-987457079"/>
                  <w:tag w:val="goog_rdk_621"/>
                </w:sdtPr>
                <w:sdtContent>
                  <w:ins w:author="SPILEO" w:id="102" w:date="2026-09-23T13:58:4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different</w:delText>
                      </w:r>
                    </w:del>
                  </w:ins>
                </w:sdtContent>
              </w:sdt>
              <w:ins w:author="SPILEO" w:id="102" w:date="2026-09-23T13:58:47Z">
                <w:del w:author="Kanihaa" w:id="9" w:date="2026-09-25T08:48:49Z"/>
              </w:ins>
            </w:sdtContent>
          </w:sdt>
          <w:sdt>
            <w:sdtPr>
              <w:id w:val="-524729334"/>
              <w:tag w:val="goog_rdk_622"/>
            </w:sdtPr>
            <w:sdtContent>
              <w:del w:author="Kanihaa" w:id="9" w:date="2026-09-25T08:48:49Z"/>
            </w:sdtContent>
          </w:sdt>
          <w:sdt>
            <w:sdtPr>
              <w:id w:val="-59151843"/>
              <w:tag w:val="goog_rdk_623"/>
            </w:sdtPr>
            <w:sdtContent>
              <w:ins w:author="SPILEO" w:id="103" w:date="2026-09-23T13:58:34Z">
                <w:sdt>
                  <w:sdtPr>
                    <w:id w:val="824403264"/>
                    <w:tag w:val="goog_rdk_624"/>
                  </w:sdtPr>
                  <w:sdtContent>
                    <w:del w:author="Kanihaa" w:id="9" w:date="2026-09-25T08:48:49Z"/>
                  </w:sdtContent>
                </w:sdt>
              </w:ins>
              <w:sdt>
                <w:sdtPr>
                  <w:id w:val="249322370"/>
                  <w:tag w:val="goog_rdk_625"/>
                </w:sdtPr>
                <w:sdtContent>
                  <w:ins w:author="SPILEO" w:id="103" w:date="2026-09-23T13:58:3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different</w:delText>
                      </w:r>
                    </w:del>
                  </w:ins>
                </w:sdtContent>
              </w:sdt>
              <w:ins w:author="SPILEO" w:id="103" w:date="2026-09-23T13:58:34Z">
                <w:del w:author="Kanihaa" w:id="9" w:date="2026-09-25T08:48:49Z"/>
              </w:ins>
            </w:sdtContent>
          </w:sdt>
          <w:sdt>
            <w:sdtPr>
              <w:id w:val="-1627536267"/>
              <w:tag w:val="goog_rdk_626"/>
            </w:sdtPr>
            <w:sdtContent>
              <w:del w:author="Kanihaa" w:id="9" w:date="2026-09-25T08:48:49Z"/>
              <w:sdt>
                <w:sdtPr>
                  <w:id w:val="702269824"/>
                  <w:tag w:val="goog_rdk_62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dif</w:delText>
                    </w:r>
                  </w:del>
                </w:sdtContent>
              </w:sdt>
              <w:del w:author="Kanihaa" w:id="9" w:date="2026-09-25T08:48:49Z">
                <w:sdt>
                  <w:sdtPr>
                    <w:id w:val="-1792626069"/>
                    <w:tag w:val="goog_rdk_62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f</w:delText>
                    </w:r>
                  </w:sdtContent>
                </w:sdt>
              </w:del>
            </w:sdtContent>
          </w:sdt>
          <w:sdt>
            <w:sdtPr>
              <w:id w:val="839665571"/>
              <w:tag w:val="goog_rdk_629"/>
            </w:sdtPr>
            <w:sdtContent>
              <w:ins w:author="Archana V" w:id="104" w:date="2026-09-22T09:46:22Z">
                <w:sdt>
                  <w:sdtPr>
                    <w:id w:val="1841246015"/>
                    <w:tag w:val="goog_rdk_630"/>
                  </w:sdtPr>
                  <w:sdtContent>
                    <w:del w:author="Kanihaa" w:id="9" w:date="2026-09-25T08:48:49Z"/>
                  </w:sdtContent>
                </w:sdt>
              </w:ins>
              <w:sdt>
                <w:sdtPr>
                  <w:id w:val="-513253576"/>
                  <w:tag w:val="goog_rdk_631"/>
                </w:sdtPr>
                <w:sdtContent>
                  <w:ins w:author="Archana V" w:id="104" w:date="2026-09-22T09:46:2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u68y</w:delText>
                      </w:r>
                    </w:del>
                  </w:ins>
                </w:sdtContent>
              </w:sdt>
              <w:ins w:author="Archana V" w:id="104" w:date="2026-09-22T09:46:22Z">
                <w:del w:author="Kanihaa" w:id="9" w:date="2026-09-25T08:48:49Z">
                  <w:sdt>
                    <w:sdtPr>
                      <w:id w:val="608517014"/>
                      <w:tag w:val="goog_rdk_63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del>
              </w:ins>
            </w:sdtContent>
          </w:sdt>
          <w:sdt>
            <w:sdtPr>
              <w:id w:val="651146149"/>
              <w:tag w:val="goog_rdk_633"/>
            </w:sdtPr>
            <w:sdtContent>
              <w:ins w:author="SPILEO" w:id="105" w:date="2026-09-23T13:58:38Z">
                <w:sdt>
                  <w:sdtPr>
                    <w:id w:val="1873597844"/>
                    <w:tag w:val="goog_rdk_634"/>
                  </w:sdtPr>
                  <w:sdtContent>
                    <w:del w:author="Kanihaa" w:id="9" w:date="2026-09-25T08:48:49Z"/>
                  </w:sdtContent>
                </w:sdt>
              </w:ins>
              <w:sdt>
                <w:sdtPr>
                  <w:id w:val="1470817511"/>
                  <w:tag w:val="goog_rdk_635"/>
                </w:sdtPr>
                <w:sdtContent>
                  <w:ins w:author="SPILEO" w:id="105" w:date="2026-09-23T13:58:3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current</w:delText>
                      </w:r>
                    </w:del>
                  </w:ins>
                </w:sdtContent>
              </w:sdt>
              <w:ins w:author="SPILEO" w:id="105" w:date="2026-09-23T13:58:38Z">
                <w:del w:author="Kanihaa" w:id="9" w:date="2026-09-25T08:48:49Z"/>
              </w:ins>
            </w:sdtContent>
          </w:sdt>
          <w:sdt>
            <w:sdtPr>
              <w:id w:val="1961825984"/>
              <w:tag w:val="goog_rdk_636"/>
            </w:sdtPr>
            <w:sdtContent>
              <w:ins w:author="Archana V" w:id="104" w:date="2026-09-22T09:46:22Z">
                <w:sdt>
                  <w:sdtPr>
                    <w:id w:val="1060815665"/>
                    <w:tag w:val="goog_rdk_637"/>
                  </w:sdtPr>
                  <w:sdtContent>
                    <w:del w:author="Kanihaa" w:id="9" w:date="2026-09-25T08:48:49Z"/>
                  </w:sdtContent>
                </w:sdt>
              </w:ins>
              <w:sdt>
                <w:sdtPr>
                  <w:id w:val="-1911938507"/>
                  <w:tag w:val="goog_rdk_638"/>
                </w:sdtPr>
                <w:sdtContent>
                  <w:ins w:author="Archana V" w:id="104" w:date="2026-09-22T09:46:2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cbc</w:delText>
                      </w:r>
                    </w:del>
                  </w:ins>
                </w:sdtContent>
              </w:sdt>
              <w:ins w:author="Archana V" w:id="104" w:date="2026-09-22T09:46:22Z">
                <w:del w:author="Kanihaa" w:id="9" w:date="2026-09-25T08:48:49Z"/>
              </w:ins>
            </w:sdtContent>
          </w:sdt>
          <w:sdt>
            <w:sdtPr>
              <w:id w:val="812558243"/>
              <w:tag w:val="goog_rdk_639"/>
            </w:sdtPr>
            <w:sdtContent>
              <w:del w:author="Kanihaa" w:id="9" w:date="2026-09-25T08:48:49Z"/>
              <w:sdt>
                <w:sdtPr>
                  <w:id w:val="1508105093"/>
                  <w:tag w:val="goog_rdk_64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erent</w:delText>
                    </w:r>
                  </w:del>
                </w:sdtContent>
              </w:sdt>
              <w:del w:author="Kanihaa" w:id="9" w:date="2026-09-25T08:48:49Z">
                <w:sdt>
                  <w:sdtPr>
                    <w:id w:val="-1870199205"/>
                    <w:tag w:val="goog_rdk_64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life needs—like home decor, event planning, or jewelry shopping—can be overwhelming due to the wide variety of products, platforms, and price ranges. </w:delText>
                    </w:r>
                  </w:sdtContent>
                </w:sdt>
                <w:sdt>
                  <w:sdtPr>
                    <w:id w:val="-903046455"/>
                    <w:tag w:val="goog_rdk_64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PocketSmart</w:delText>
                    </w:r>
                  </w:sdtContent>
                </w:sdt>
                <w:sdt>
                  <w:sdtPr>
                    <w:id w:val="-947483179"/>
                    <w:tag w:val="goog_rdk_64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 AI</w:delText>
                    </w:r>
                  </w:sdtContent>
                </w:sdt>
                <w:sdt>
                  <w:sdtPr>
                    <w:id w:val="-58831808"/>
                    <w:tag w:val="goog_rdk_64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addresses this challenge through a </w:delText>
                    </w:r>
                  </w:sdtContent>
                </w:sdt>
                <w:sdt>
                  <w:sdtPr>
                    <w:id w:val="-1597675635"/>
                    <w:tag w:val="goog_rdk_64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GenAI-powered, cross-platform recommendation system</w:delText>
                    </w:r>
                  </w:sdtContent>
                </w:sdt>
                <w:sdt>
                  <w:sdtPr>
                    <w:id w:val="-557337128"/>
                    <w:tag w:val="goog_rdk_64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that delivers personalized, budget-based suggestions for products and services.Using </w:delText>
                    </w:r>
                  </w:sdtContent>
                </w:sdt>
                <w:sdt>
                  <w:sdtPr>
                    <w:id w:val="1059024239"/>
                    <w:tag w:val="goog_rdk_64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Gemini 1.5 Flash Pro</w:delText>
                    </w:r>
                  </w:sdtContent>
                </w:sdt>
                <w:sdt>
                  <w:sdtPr>
                    <w:id w:val="1675284999"/>
                    <w:tag w:val="goog_rdk_64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PocketSmart AI analyzes user preferences</w:delText>
                    </w:r>
                  </w:sdtContent>
                </w:sdt>
                <w:sdt>
                  <w:sdtPr>
                    <w:id w:val="1181706717"/>
                    <w:tag w:val="goog_rdk_64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250640723"/>
                    <w:tag w:val="goog_rdk_65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budgets, and cont</w:delText>
                    </w:r>
                  </w:sdtContent>
                </w:sdt>
                <w:sdt>
                  <w:sdtPr>
                    <w:id w:val="2090251000"/>
                    <w:tag w:val="goog_rdk_65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e</w:delText>
                    </w:r>
                  </w:sdtContent>
                </w:sdt>
                <w:sdt>
                  <w:sdtPr>
                    <w:id w:val="-77412868"/>
                    <w:tag w:val="goog_rdk_65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xtual needs to generate curated recommendations from popular platforms such as </w:delText>
                    </w:r>
                  </w:sdtContent>
                </w:sdt>
                <w:sdt>
                  <w:sdtPr>
                    <w:id w:val="946976861"/>
                    <w:tag w:val="goog_rdk_65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Amazon, Flipkart, </w:delText>
                    </w:r>
                  </w:sdtContent>
                </w:sdt>
                <w:sdt>
                  <w:sdtPr>
                    <w:id w:val="335736730"/>
                    <w:tag w:val="goog_rdk_654"/>
                  </w:sdtPr>
                  <w:sdtContent>
                    <w:commentRangeStart w:id="0"/>
                  </w:sdtContent>
                </w:sdt>
                <w:commentRangeEnd w:id="0"/>
                <w:r w:rsidDel="00000000" w:rsidR="00000000" w:rsidRPr="00000000">
                  <w:commentReference w:id="0"/>
                </w:r>
                <w:sdt>
                  <w:sdtPr>
                    <w:id w:val="-1576052940"/>
                    <w:tag w:val="goog_rdk_65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IKEA, Swiggy, Zomato, OYO</w:delText>
                    </w:r>
                  </w:sdtContent>
                </w:sdt>
                <w:sdt>
                  <w:sdtPr>
                    <w:id w:val="-1299805301"/>
                    <w:tag w:val="goog_rdk_65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and more. The platform helps users plan interior designs, parties, and even select matching jewelry for special occasions—all within their defined budgets.PocketSmart AI transforms budgeting into an intelligent, user-friendly </w:delText>
                    </w:r>
                  </w:sdtContent>
                </w:sdt>
                <w:sdt>
                  <w:sdtPr>
                    <w:id w:val="1183450220"/>
                    <w:tag w:val="goog_rdk_65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experience </w:delText>
                    </w:r>
                  </w:sdtContent>
                </w:sdt>
                <w:sdt>
                  <w:sdtPr>
                    <w:id w:val="1456695599"/>
                    <w:tag w:val="goog_rdk_65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through its smart planners, adaptive forms, and recommendation engine </w:delText>
                    </w:r>
                  </w:sdtContent>
                </w:sdt>
              </w:del>
            </w:sdtContent>
          </w:sdt>
          <w:sdt>
            <w:sdtPr>
              <w:id w:val="1614751540"/>
              <w:tag w:val="goog_rdk_659"/>
            </w:sdtPr>
            <w:sdtContent>
              <w:ins w:author="SHAJITHA FATHIMA M BSC-AI&amp;ML Dept" w:id="106" w:date="2026-09-23T06:02:14Z">
                <w:sdt>
                  <w:sdtPr>
                    <w:id w:val="-21988224"/>
                    <w:tag w:val="goog_rdk_660"/>
                  </w:sdtPr>
                  <w:sdtContent>
                    <w:del w:author="Kanihaa" w:id="9" w:date="2026-09-25T08:48:49Z"/>
                  </w:sdtContent>
                </w:sdt>
              </w:ins>
              <w:sdt>
                <w:sdtPr>
                  <w:id w:val="-1827523838"/>
                  <w:tag w:val="goog_rdk_661"/>
                </w:sdtPr>
                <w:sdtContent>
                  <w:ins w:author="SHAJITHA FATHIMA M BSC-AI&amp;ML Dept" w:id="106" w:date="2026-09-23T06:02:1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experience</w:delText>
                      </w:r>
                    </w:del>
                  </w:ins>
                </w:sdtContent>
              </w:sdt>
              <w:ins w:author="SHAJITHA FATHIMA M BSC-AI&amp;ML Dept" w:id="106" w:date="2026-09-23T06:02:14Z">
                <w:del w:author="Kanihaa" w:id="9" w:date="2026-09-25T08:48:49Z">
                  <w:sdt>
                    <w:sdtPr>
                      <w:id w:val="64327465"/>
                      <w:tag w:val="goog_rdk_66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del>
              </w:ins>
            </w:sdtContent>
          </w:sdt>
          <w:sdt>
            <w:sdtPr>
              <w:id w:val="-1322362624"/>
              <w:tag w:val="goog_rdk_663"/>
            </w:sdtPr>
            <w:sdtContent>
              <w:del w:author="Kanihaa" w:id="9" w:date="2026-09-25T08:48:49Z"/>
              <w:sdt>
                <w:sdtPr>
                  <w:id w:val="1606066894"/>
                  <w:tag w:val="goog_rdk_66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that bridges multiple c</w:delText>
                    </w:r>
                  </w:del>
                </w:sdtContent>
              </w:sdt>
              <w:del w:author="Kanihaa" w:id="9" w:date="2026-09-25T08:48:49Z">
                <w:sdt>
                  <w:sdtPr>
                    <w:id w:val="1888673227"/>
                    <w:tag w:val="goog_rdk_66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ategories and e-commerce ecosystems.</w:delText>
                    </w:r>
                  </w:sdtContent>
                </w:sdt>
              </w:del>
            </w:sdtContent>
          </w:sdt>
        </w:p>
      </w:sdtContent>
    </w:sdt>
    <w:sdt>
      <w:sdtPr>
        <w:id w:val="-12671558"/>
        <w:tag w:val="goog_rdk_673"/>
      </w:sdtPr>
      <w:sdtContent>
        <w:p w:rsidR="00000000" w:rsidDel="00000000" w:rsidP="00000000" w:rsidRDefault="00000000" w:rsidRPr="00000000" w14:paraId="0000003B">
          <w:pPr>
            <w:pStyle w:val="Heading2"/>
            <w:spacing w:after="240" w:before="24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Anonymous" w:id="0" w:date="2026-09-24T05:26:15Z">
              <w:pPr>
                <w:spacing w:after="280" w:before="280" w:lineRule="auto"/>
                <w:jc w:val="both"/>
              </w:pPr>
            </w:pPrChange>
          </w:pPr>
          <w:sdt>
            <w:sdtPr>
              <w:id w:val="108085703"/>
              <w:tag w:val="goog_rdk_667"/>
            </w:sdtPr>
            <w:sdtContent>
              <w:del w:author="Kanihaa" w:id="9" w:date="2026-09-25T08:48:49Z"/>
              <w:sdt>
                <w:sdtPr>
                  <w:id w:val="-1229513123"/>
                  <w:tag w:val="goog_rdk_66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Scenario 1: Home Interior Planning with S</w:delText>
                    </w:r>
                  </w:del>
                </w:sdtContent>
              </w:sdt>
              <w:del w:author="Kanihaa" w:id="9" w:date="2026-09-25T08:48:49Z">
                <w:sdt>
                  <w:sdtPr>
                    <w:id w:val="546136052"/>
                    <w:tag w:val="goog_rdk_66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m</w:delText>
                    </w:r>
                  </w:sdtContent>
                </w:sdt>
                <w:sdt>
                  <w:sdtPr>
                    <w:id w:val="372605924"/>
                    <w:tag w:val="goog_rdk_67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art Budget All</w:delText>
                    </w:r>
                  </w:sdtContent>
                </w:sdt>
                <w:sdt>
                  <w:sdtPr>
                    <w:id w:val="-471059740"/>
                    <w:tag w:val="goog_rdk_67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ocation</w:delText>
                    </w:r>
                  </w:sdtContent>
                </w:sdt>
                <w:sdt>
                  <w:sdtPr>
                    <w:id w:val="2071703411"/>
                    <w:tag w:val="goog_rdk_672"/>
                  </w:sdtPr>
                  <w:sdtContent>
                    <w:r w:rsidDel="00000000" w:rsidR="00000000" w:rsidRPr="00000000">
                      <w:rPr>
                        <w:rtl w:val="0"/>
                      </w:rPr>
                    </w:r>
                  </w:sdtContent>
                </w:sdt>
              </w:del>
            </w:sdtContent>
          </w:sdt>
        </w:p>
      </w:sdtContent>
    </w:sdt>
    <w:sdt>
      <w:sdtPr>
        <w:id w:val="1726811491"/>
        <w:tag w:val="goog_rdk_683"/>
      </w:sdtPr>
      <w:sdtContent>
        <w:p w:rsidR="00000000" w:rsidDel="00000000" w:rsidP="00000000" w:rsidRDefault="00000000" w:rsidRPr="00000000" w14:paraId="0000003C">
          <w:pPr>
            <w:pStyle w:val="Heading1"/>
            <w:spacing w:after="240" w:before="240" w:lineRule="auto"/>
            <w:jc w:val="both"/>
            <w:rPr>
              <w:ins w:author="Madhu Madhu" w:id="109"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1211560467"/>
              <w:tag w:val="goog_rdk_674"/>
            </w:sdtPr>
            <w:sdtContent>
              <w:del w:author="Kanihaa" w:id="9" w:date="2026-09-25T08:48:49Z"/>
              <w:sdt>
                <w:sdtPr>
                  <w:id w:val="515070390"/>
                  <w:tag w:val="goog_rdk_67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Users begin by selecting the </w:delText>
                    </w:r>
                  </w:del>
                </w:sdtContent>
              </w:sdt>
              <w:del w:author="Kanihaa" w:id="9" w:date="2026-09-25T08:48:49Z">
                <w:sdt>
                  <w:sdtPr>
                    <w:id w:val="113608760"/>
                    <w:tag w:val="goog_rdk_67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Home Budget Planner</w:delText>
                    </w:r>
                  </w:sdtContent>
                </w:sdt>
                <w:sdt>
                  <w:sdtPr>
                    <w:id w:val="304666353"/>
                    <w:tag w:val="goog_rdk_67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After entering their budget, they specify room types (e.g., Living Room, Kitchen, Bedroom) an</w:delText>
                    </w:r>
                  </w:sdtContent>
                </w:sdt>
                <w:sdt>
                  <w:sdtPr>
                    <w:id w:val="-1433393906"/>
                    <w:tag w:val="goog_rdk_67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d quan</w:delText>
                    </w:r>
                  </w:sdtContent>
                </w:sdt>
              </w:del>
            </w:sdtContent>
          </w:sdt>
          <w:sdt>
            <w:sdtPr>
              <w:id w:val="2134553435"/>
              <w:tag w:val="goog_rdk_679"/>
            </w:sdtPr>
            <w:sdtContent>
              <w:ins w:author="Madhu Madhu" w:id="109" w:date="2026-09-24T06:53:19Z">
                <w:sdt>
                  <w:sdtPr>
                    <w:id w:val="-1980791300"/>
                    <w:tag w:val="goog_rdk_680"/>
                  </w:sdtPr>
                  <w:sdtContent>
                    <w:del w:author="Kanihaa" w:id="9" w:date="2026-09-25T08:48:49Z">
                      <w:r w:rsidDel="00000000" w:rsidR="00000000" w:rsidRPr="00000000">
                        <w:fldChar w:fldCharType="begin"/>
                      </w:r>
                      <w:r w:rsidDel="00000000" w:rsidR="00000000" w:rsidRPr="00000000">
                        <w:delInstrText xml:space="preserve">HYPERLINK \l "_heading=h.l18dknx2n07y"</w:delInstrText>
                      </w:r>
                      <w:r w:rsidDel="00000000" w:rsidR="00000000" w:rsidRPr="00000000">
                        <w:fldChar w:fldCharType="separate"/>
                      </w:r>
                      <w:sdt>
                        <w:sdtPr>
                          <w:id w:val="441393356"/>
                          <w:tag w:val="goog_rdk_68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Times New Roman" w:cs="Times New Roman" w:eastAsia="Times New Roman" w:hAnsi="Times New Roman"/>
                                  <w:color w:val="1155cc"/>
                                  <w:sz w:val="20"/>
                                  <w:szCs w:val="20"/>
                                  <w:u w:val="single"/>
                                </w:rPr>
                              </w:rPrChange>
                            </w:rPr>
                            <w:delText xml:space="preserve">Activity 3.4:  Startup and  main function</w:delText>
                            <w:br w:type="textWrapping"/>
                            <w:delText xml:space="preserve">/startup: Initializes essential application services and loads configuration settings when the FastAPI server starts.</w:delText>
                          </w:r>
                        </w:sdtContent>
                      </w:sdt>
                      <w:r w:rsidDel="00000000" w:rsidR="00000000" w:rsidRPr="00000000">
                        <w:fldChar w:fldCharType="end"/>
                      </w:r>
                    </w:del>
                  </w:sdtContent>
                </w:sdt>
              </w:ins>
              <w:sdt>
                <w:sdtPr>
                  <w:id w:val="-1597091929"/>
                  <w:tag w:val="goog_rdk_682"/>
                </w:sdtPr>
                <w:sdtContent>
                  <w:ins w:author="Madhu Madhu" w:id="109" w:date="2026-09-24T06:53:19Z">
                    <w:del w:author="Kanihaa" w:id="9" w:date="2026-09-25T08:48:49Z">
                      <w:r w:rsidDel="00000000" w:rsidR="00000000" w:rsidRPr="00000000">
                        <w:rPr>
                          <w:rtl w:val="0"/>
                        </w:rPr>
                      </w:r>
                    </w:del>
                  </w:ins>
                </w:sdtContent>
              </w:sdt>
              <w:ins w:author="Madhu Madhu" w:id="109" w:date="2026-09-24T06:53:19Z">
                <w:del w:author="Kanihaa" w:id="9" w:date="2026-09-25T08:48:49Z">
                  <w:bookmarkStart w:colFirst="0" w:colLast="0" w:name="_heading=h.ktuicc5uusm8" w:id="10"/>
                  <w:bookmarkEnd w:id="10"/>
                </w:del>
              </w:ins>
            </w:sdtContent>
          </w:sdt>
        </w:p>
      </w:sdtContent>
    </w:sdt>
    <w:sdt>
      <w:sdtPr>
        <w:id w:val="1144200576"/>
        <w:tag w:val="goog_rdk_687"/>
      </w:sdtPr>
      <w:sdtContent>
        <w:p w:rsidR="00000000" w:rsidDel="00000000" w:rsidP="00000000" w:rsidRDefault="00000000" w:rsidRPr="00000000" w14:paraId="0000003D">
          <w:pPr>
            <w:pStyle w:val="Heading1"/>
            <w:ind w:left="-1700" w:firstLine="0"/>
            <w:rPr>
              <w:ins w:author="Madhu Madhu" w:id="109"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1163033851"/>
              <w:tag w:val="goog_rdk_684"/>
            </w:sdtPr>
            <w:sdtContent>
              <w:ins w:author="Madhu Madhu" w:id="109" w:date="2026-09-24T06:53:19Z">
                <w:sdt>
                  <w:sdtPr>
                    <w:id w:val="-806521517"/>
                    <w:tag w:val="goog_rdk_685"/>
                  </w:sdtPr>
                  <w:sdtContent>
                    <w:del w:author="Kanihaa" w:id="9" w:date="2026-09-25T08:48:49Z"/>
                  </w:sdtContent>
                </w:sdt>
              </w:ins>
              <w:sdt>
                <w:sdtPr>
                  <w:id w:val="1610866834"/>
                  <w:tag w:val="goog_rdk_686"/>
                </w:sdtPr>
                <w:sdtContent>
                  <w:ins w:author="Madhu Madhu" w:id="109" w:date="2026-09-24T06:53:19Z">
                    <w:del w:author="Kanihaa" w:id="9" w:date="2026-09-25T08:48:49Z">
                      <w:r w:rsidDel="00000000" w:rsidR="00000000" w:rsidRPr="00000000">
                        <w:rPr>
                          <w:rtl w:val="0"/>
                        </w:rPr>
                      </w:r>
                    </w:del>
                  </w:ins>
                </w:sdtContent>
              </w:sdt>
              <w:ins w:author="Madhu Madhu" w:id="109" w:date="2026-09-24T06:53:19Z">
                <w:del w:author="Kanihaa" w:id="9" w:date="2026-09-25T08:48:49Z">
                  <w:bookmarkStart w:colFirst="0" w:colLast="0" w:name="_heading=h.dd0a0hjk91h8" w:id="11"/>
                  <w:bookmarkEnd w:id="11"/>
                </w:del>
              </w:ins>
            </w:sdtContent>
          </w:sdt>
        </w:p>
      </w:sdtContent>
    </w:sdt>
    <w:sdt>
      <w:sdtPr>
        <w:id w:val="560794007"/>
        <w:tag w:val="goog_rdk_691"/>
      </w:sdtPr>
      <w:sdtContent>
        <w:p w:rsidR="00000000" w:rsidDel="00000000" w:rsidP="00000000" w:rsidRDefault="00000000" w:rsidRPr="00000000" w14:paraId="0000003E">
          <w:pPr>
            <w:pStyle w:val="Heading1"/>
            <w:ind w:left="-1700" w:firstLine="0"/>
            <w:rPr>
              <w:ins w:author="Madhu Madhu" w:id="109"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1108729267"/>
              <w:tag w:val="goog_rdk_688"/>
            </w:sdtPr>
            <w:sdtContent>
              <w:ins w:author="Madhu Madhu" w:id="109" w:date="2026-09-24T06:53:19Z">
                <w:sdt>
                  <w:sdtPr>
                    <w:id w:val="301035674"/>
                    <w:tag w:val="goog_rdk_689"/>
                  </w:sdtPr>
                  <w:sdtContent>
                    <w:del w:author="Kanihaa" w:id="9" w:date="2026-09-25T08:48:49Z"/>
                  </w:sdtContent>
                </w:sdt>
              </w:ins>
              <w:sdt>
                <w:sdtPr>
                  <w:id w:val="-391920385"/>
                  <w:tag w:val="goog_rdk_690"/>
                </w:sdtPr>
                <w:sdtContent>
                  <w:ins w:author="Madhu Madhu" w:id="109" w:date="2026-09-24T06:53:19Z">
                    <w:del w:author="Kanihaa" w:id="9" w:date="2026-09-25T08:48:49Z">
                      <w:r w:rsidDel="00000000" w:rsidR="00000000" w:rsidRPr="00000000">
                        <w:rPr>
                          <w:rtl w:val="0"/>
                        </w:rPr>
                      </w:r>
                    </w:del>
                  </w:ins>
                </w:sdtContent>
              </w:sdt>
              <w:ins w:author="Madhu Madhu" w:id="109" w:date="2026-09-24T06:53:19Z">
                <w:del w:author="Kanihaa" w:id="9" w:date="2026-09-25T08:48:49Z">
                  <w:bookmarkStart w:colFirst="0" w:colLast="0" w:name="_heading=h.c9be9ach8bhd" w:id="12"/>
                  <w:bookmarkEnd w:id="12"/>
                </w:del>
              </w:ins>
            </w:sdtContent>
          </w:sdt>
        </w:p>
      </w:sdtContent>
    </w:sdt>
    <w:sdt>
      <w:sdtPr>
        <w:id w:val="1501943928"/>
        <w:tag w:val="goog_rdk_695"/>
      </w:sdtPr>
      <w:sdtContent>
        <w:p w:rsidR="00000000" w:rsidDel="00000000" w:rsidP="00000000" w:rsidRDefault="00000000" w:rsidRPr="00000000" w14:paraId="0000003F">
          <w:pPr>
            <w:pStyle w:val="Heading1"/>
            <w:ind w:left="-1700" w:firstLine="0"/>
            <w:rPr>
              <w:ins w:author="Madhu Madhu" w:id="109"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638244888"/>
              <w:tag w:val="goog_rdk_692"/>
            </w:sdtPr>
            <w:sdtContent>
              <w:ins w:author="Madhu Madhu" w:id="109" w:date="2026-09-24T06:53:19Z">
                <w:sdt>
                  <w:sdtPr>
                    <w:id w:val="-1536379868"/>
                    <w:tag w:val="goog_rdk_693"/>
                  </w:sdtPr>
                  <w:sdtContent>
                    <w:del w:author="Kanihaa" w:id="9" w:date="2026-09-25T08:48:49Z"/>
                  </w:sdtContent>
                </w:sdt>
              </w:ins>
              <w:sdt>
                <w:sdtPr>
                  <w:id w:val="1439398253"/>
                  <w:tag w:val="goog_rdk_694"/>
                </w:sdtPr>
                <w:sdtContent>
                  <w:ins w:author="Madhu Madhu" w:id="109" w:date="2026-09-24T06:53:19Z">
                    <w:del w:author="Kanihaa" w:id="9" w:date="2026-09-25T08:48:49Z">
                      <w:r w:rsidDel="00000000" w:rsidR="00000000" w:rsidRPr="00000000">
                        <w:rPr>
                          <w:rtl w:val="0"/>
                        </w:rPr>
                      </w:r>
                    </w:del>
                  </w:ins>
                </w:sdtContent>
              </w:sdt>
              <w:ins w:author="Madhu Madhu" w:id="109" w:date="2026-09-24T06:53:19Z">
                <w:del w:author="Kanihaa" w:id="9" w:date="2026-09-25T08:48:49Z">
                  <w:bookmarkStart w:colFirst="0" w:colLast="0" w:name="_heading=h.r6avmdrs2fcv" w:id="13"/>
                  <w:bookmarkEnd w:id="13"/>
                </w:del>
              </w:ins>
            </w:sdtContent>
          </w:sdt>
        </w:p>
      </w:sdtContent>
    </w:sdt>
    <w:sdt>
      <w:sdtPr>
        <w:id w:val="1236501397"/>
        <w:tag w:val="goog_rdk_699"/>
      </w:sdtPr>
      <w:sdtContent>
        <w:p w:rsidR="00000000" w:rsidDel="00000000" w:rsidP="00000000" w:rsidRDefault="00000000" w:rsidRPr="00000000" w14:paraId="00000040">
          <w:pPr>
            <w:pStyle w:val="Heading1"/>
            <w:ind w:left="-1700" w:firstLine="0"/>
            <w:rPr>
              <w:ins w:author="Madhu Madhu" w:id="109"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153287115"/>
              <w:tag w:val="goog_rdk_696"/>
            </w:sdtPr>
            <w:sdtContent>
              <w:ins w:author="Madhu Madhu" w:id="109" w:date="2026-09-24T06:53:19Z">
                <w:sdt>
                  <w:sdtPr>
                    <w:id w:val="-836093996"/>
                    <w:tag w:val="goog_rdk_697"/>
                  </w:sdtPr>
                  <w:sdtContent>
                    <w:del w:author="Kanihaa" w:id="9" w:date="2026-09-25T08:48:49Z"/>
                  </w:sdtContent>
                </w:sdt>
              </w:ins>
              <w:sdt>
                <w:sdtPr>
                  <w:id w:val="-1854750417"/>
                  <w:tag w:val="goog_rdk_698"/>
                </w:sdtPr>
                <w:sdtContent>
                  <w:ins w:author="Madhu Madhu" w:id="109" w:date="2026-09-24T06:53:19Z">
                    <w:del w:author="Kanihaa" w:id="9" w:date="2026-09-25T08:48:49Z">
                      <w:r w:rsidDel="00000000" w:rsidR="00000000" w:rsidRPr="00000000">
                        <w:rPr>
                          <w:rtl w:val="0"/>
                        </w:rPr>
                      </w:r>
                    </w:del>
                  </w:ins>
                </w:sdtContent>
              </w:sdt>
              <w:ins w:author="Madhu Madhu" w:id="109" w:date="2026-09-24T06:53:19Z">
                <w:del w:author="Kanihaa" w:id="9" w:date="2026-09-25T08:48:49Z">
                  <w:bookmarkStart w:colFirst="0" w:colLast="0" w:name="_heading=h.4vzztjirvt8e" w:id="14"/>
                  <w:bookmarkEnd w:id="14"/>
                </w:del>
              </w:ins>
            </w:sdtContent>
          </w:sdt>
        </w:p>
      </w:sdtContent>
    </w:sdt>
    <w:sdt>
      <w:sdtPr>
        <w:id w:val="1485771239"/>
        <w:tag w:val="goog_rdk_703"/>
      </w:sdtPr>
      <w:sdtContent>
        <w:p w:rsidR="00000000" w:rsidDel="00000000" w:rsidP="00000000" w:rsidRDefault="00000000" w:rsidRPr="00000000" w14:paraId="00000041">
          <w:pPr>
            <w:pStyle w:val="Heading1"/>
            <w:ind w:left="-1700" w:firstLine="0"/>
            <w:rPr>
              <w:ins w:author="Madhu Madhu" w:id="109"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983244449"/>
              <w:tag w:val="goog_rdk_700"/>
            </w:sdtPr>
            <w:sdtContent>
              <w:ins w:author="Madhu Madhu" w:id="109" w:date="2026-09-24T06:53:19Z">
                <w:sdt>
                  <w:sdtPr>
                    <w:id w:val="305952402"/>
                    <w:tag w:val="goog_rdk_701"/>
                  </w:sdtPr>
                  <w:sdtContent>
                    <w:del w:author="Kanihaa" w:id="9" w:date="2026-09-25T08:48:49Z"/>
                  </w:sdtContent>
                </w:sdt>
              </w:ins>
              <w:sdt>
                <w:sdtPr>
                  <w:id w:val="604015635"/>
                  <w:tag w:val="goog_rdk_702"/>
                </w:sdtPr>
                <w:sdtContent>
                  <w:ins w:author="Madhu Madhu" w:id="109" w:date="2026-09-24T06:53:19Z">
                    <w:del w:author="Kanihaa" w:id="9" w:date="2026-09-25T08:48:49Z">
                      <w:r w:rsidDel="00000000" w:rsidR="00000000" w:rsidRPr="00000000">
                        <w:rPr>
                          <w:rtl w:val="0"/>
                        </w:rPr>
                      </w:r>
                    </w:del>
                  </w:ins>
                </w:sdtContent>
              </w:sdt>
              <w:ins w:author="Madhu Madhu" w:id="109" w:date="2026-09-24T06:53:19Z">
                <w:del w:author="Kanihaa" w:id="9" w:date="2026-09-25T08:48:49Z">
                  <w:bookmarkStart w:colFirst="0" w:colLast="0" w:name="_heading=h.xaxs3adgakbb" w:id="15"/>
                  <w:bookmarkEnd w:id="15"/>
                </w:del>
              </w:ins>
            </w:sdtContent>
          </w:sdt>
        </w:p>
      </w:sdtContent>
    </w:sdt>
    <w:sdt>
      <w:sdtPr>
        <w:id w:val="1860833391"/>
        <w:tag w:val="goog_rdk_707"/>
      </w:sdtPr>
      <w:sdtContent>
        <w:p w:rsidR="00000000" w:rsidDel="00000000" w:rsidP="00000000" w:rsidRDefault="00000000" w:rsidRPr="00000000" w14:paraId="00000042">
          <w:pPr>
            <w:pStyle w:val="Heading1"/>
            <w:ind w:left="-1700" w:firstLine="0"/>
            <w:rPr>
              <w:ins w:author="Madhu Madhu" w:id="109"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257821923"/>
              <w:tag w:val="goog_rdk_704"/>
            </w:sdtPr>
            <w:sdtContent>
              <w:ins w:author="Madhu Madhu" w:id="109" w:date="2026-09-24T06:53:19Z">
                <w:sdt>
                  <w:sdtPr>
                    <w:id w:val="1041553352"/>
                    <w:tag w:val="goog_rdk_705"/>
                  </w:sdtPr>
                  <w:sdtContent>
                    <w:del w:author="Kanihaa" w:id="9" w:date="2026-09-25T08:48:49Z"/>
                  </w:sdtContent>
                </w:sdt>
              </w:ins>
              <w:sdt>
                <w:sdtPr>
                  <w:id w:val="1148823838"/>
                  <w:tag w:val="goog_rdk_706"/>
                </w:sdtPr>
                <w:sdtContent>
                  <w:ins w:author="Madhu Madhu" w:id="109" w:date="2026-09-24T06:53:19Z">
                    <w:del w:author="Kanihaa" w:id="9" w:date="2026-09-25T08:48:49Z">
                      <w:r w:rsidDel="00000000" w:rsidR="00000000" w:rsidRPr="00000000">
                        <w:rPr>
                          <w:rtl w:val="0"/>
                        </w:rPr>
                      </w:r>
                    </w:del>
                  </w:ins>
                </w:sdtContent>
              </w:sdt>
              <w:ins w:author="Madhu Madhu" w:id="109" w:date="2026-09-24T06:53:19Z">
                <w:del w:author="Kanihaa" w:id="9" w:date="2026-09-25T08:48:49Z">
                  <w:bookmarkStart w:colFirst="0" w:colLast="0" w:name="_heading=h.tkx4byb9ruj5" w:id="16"/>
                  <w:bookmarkEnd w:id="16"/>
                </w:del>
              </w:ins>
            </w:sdtContent>
          </w:sdt>
        </w:p>
      </w:sdtContent>
    </w:sdt>
    <w:sdt>
      <w:sdtPr>
        <w:id w:val="-863498191"/>
        <w:tag w:val="goog_rdk_711"/>
      </w:sdtPr>
      <w:sdtContent>
        <w:p w:rsidR="00000000" w:rsidDel="00000000" w:rsidP="00000000" w:rsidRDefault="00000000" w:rsidRPr="00000000" w14:paraId="00000043">
          <w:pPr>
            <w:pStyle w:val="Heading1"/>
            <w:ind w:left="-1700" w:firstLine="0"/>
            <w:rPr>
              <w:ins w:author="Madhu Madhu" w:id="109"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1284488397"/>
              <w:tag w:val="goog_rdk_708"/>
            </w:sdtPr>
            <w:sdtContent>
              <w:ins w:author="Madhu Madhu" w:id="109" w:date="2026-09-24T06:53:19Z">
                <w:sdt>
                  <w:sdtPr>
                    <w:id w:val="469986874"/>
                    <w:tag w:val="goog_rdk_709"/>
                  </w:sdtPr>
                  <w:sdtContent>
                    <w:del w:author="Kanihaa" w:id="9" w:date="2026-09-25T08:48:49Z"/>
                  </w:sdtContent>
                </w:sdt>
              </w:ins>
              <w:sdt>
                <w:sdtPr>
                  <w:id w:val="585351694"/>
                  <w:tag w:val="goog_rdk_710"/>
                </w:sdtPr>
                <w:sdtContent>
                  <w:ins w:author="Madhu Madhu" w:id="109" w:date="2026-09-24T06:53:19Z">
                    <w:del w:author="Kanihaa" w:id="9" w:date="2026-09-25T08:48:49Z">
                      <w:r w:rsidDel="00000000" w:rsidR="00000000" w:rsidRPr="00000000">
                        <w:rPr>
                          <w:rtl w:val="0"/>
                        </w:rPr>
                      </w:r>
                    </w:del>
                  </w:ins>
                </w:sdtContent>
              </w:sdt>
              <w:ins w:author="Madhu Madhu" w:id="109" w:date="2026-09-24T06:53:19Z">
                <w:del w:author="Kanihaa" w:id="9" w:date="2026-09-25T08:48:49Z">
                  <w:bookmarkStart w:colFirst="0" w:colLast="0" w:name="_heading=h.vk7clhy7fqrk" w:id="17"/>
                  <w:bookmarkEnd w:id="17"/>
                </w:del>
              </w:ins>
            </w:sdtContent>
          </w:sdt>
        </w:p>
      </w:sdtContent>
    </w:sdt>
    <w:sdt>
      <w:sdtPr>
        <w:id w:val="-1998586978"/>
        <w:tag w:val="goog_rdk_715"/>
      </w:sdtPr>
      <w:sdtContent>
        <w:p w:rsidR="00000000" w:rsidDel="00000000" w:rsidP="00000000" w:rsidRDefault="00000000" w:rsidRPr="00000000" w14:paraId="00000044">
          <w:pPr>
            <w:pStyle w:val="Heading1"/>
            <w:ind w:left="-1700" w:firstLine="0"/>
            <w:rPr>
              <w:ins w:author="Madhu Madhu" w:id="109"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2011501868"/>
              <w:tag w:val="goog_rdk_712"/>
            </w:sdtPr>
            <w:sdtContent>
              <w:ins w:author="Madhu Madhu" w:id="109" w:date="2026-09-24T06:53:19Z">
                <w:sdt>
                  <w:sdtPr>
                    <w:id w:val="2056481471"/>
                    <w:tag w:val="goog_rdk_713"/>
                  </w:sdtPr>
                  <w:sdtContent>
                    <w:del w:author="Kanihaa" w:id="9" w:date="2026-09-25T08:48:49Z"/>
                  </w:sdtContent>
                </w:sdt>
              </w:ins>
              <w:sdt>
                <w:sdtPr>
                  <w:id w:val="-668050046"/>
                  <w:tag w:val="goog_rdk_714"/>
                </w:sdtPr>
                <w:sdtContent>
                  <w:ins w:author="Madhu Madhu" w:id="109" w:date="2026-09-24T06:53:19Z">
                    <w:del w:author="Kanihaa" w:id="9" w:date="2026-09-25T08:48:49Z">
                      <w:r w:rsidDel="00000000" w:rsidR="00000000" w:rsidRPr="00000000">
                        <w:rPr>
                          <w:rtl w:val="0"/>
                        </w:rPr>
                      </w:r>
                    </w:del>
                  </w:ins>
                </w:sdtContent>
              </w:sdt>
              <w:ins w:author="Madhu Madhu" w:id="109" w:date="2026-09-24T06:53:19Z">
                <w:del w:author="Kanihaa" w:id="9" w:date="2026-09-25T08:48:49Z">
                  <w:bookmarkStart w:colFirst="0" w:colLast="0" w:name="_heading=h.cy6dn3nqt3ao" w:id="18"/>
                  <w:bookmarkEnd w:id="18"/>
                </w:del>
              </w:ins>
            </w:sdtContent>
          </w:sdt>
        </w:p>
      </w:sdtContent>
    </w:sdt>
    <w:sdt>
      <w:sdtPr>
        <w:id w:val="2009984355"/>
        <w:tag w:val="goog_rdk_724"/>
      </w:sdtPr>
      <w:sdtContent>
        <w:p w:rsidR="00000000" w:rsidDel="00000000" w:rsidP="00000000" w:rsidRDefault="00000000" w:rsidRPr="00000000" w14:paraId="00000045">
          <w:pPr>
            <w:ind w:left="-1700" w:firstLine="0"/>
            <w:rPr>
              <w:ins w:author="Madhu Madhu" w:id="109"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1537713742"/>
              <w:tag w:val="goog_rdk_716"/>
            </w:sdtPr>
            <w:sdtContent>
              <w:ins w:author="Madhu Madhu" w:id="109" w:date="2026-09-24T06:53:19Z">
                <w:sdt>
                  <w:sdtPr>
                    <w:id w:val="-104210315"/>
                    <w:tag w:val="goog_rdk_717"/>
                  </w:sdtPr>
                  <w:sdtContent>
                    <w:del w:author="Kanihaa" w:id="9" w:date="2026-09-25T08:48:49Z"/>
                  </w:sdtContent>
                </w:sdt>
              </w:ins>
              <w:sdt>
                <w:sdtPr>
                  <w:id w:val="252109369"/>
                  <w:tag w:val="goog_rdk_718"/>
                </w:sdtPr>
                <w:sdtContent>
                  <w:ins w:author="Madhu Madhu" w:id="109"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thanga pandi</w:delText>
                      </w:r>
                    </w:del>
                  </w:ins>
                </w:sdtContent>
              </w:sdt>
              <w:ins w:author="Madhu Madhu" w:id="109" w:date="2026-09-24T06:53:19Z">
                <w:del w:author="Kanihaa" w:id="9" w:date="2026-09-25T08:48:49Z">
                  <w:sdt>
                    <w:sdtPr>
                      <w:id w:val="-1811130379"/>
                      <w:tag w:val="goog_rdk_71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1489056821"/>
                      <w:tag w:val="goog_rdk_72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aq </w:delText>
                      </w:r>
                    </w:sdtContent>
                  </w:sdt>
                  <w:sdt>
                    <w:sdtPr>
                      <w:id w:val="1501717602"/>
                      <w:tag w:val="goog_rdk_72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uh</w:delText>
                      </w:r>
                    </w:sdtContent>
                  </w:sdt>
                  <w:sdt>
                    <w:sdtPr>
                      <w:id w:val="-1528541657"/>
                      <w:tag w:val="goog_rdk_72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9jdjdiekyogesh</w:delText>
                      </w:r>
                    </w:sdtContent>
                  </w:sdt>
                  <w:sdt>
                    <w:sdtPr>
                      <w:id w:val="-283529433"/>
                      <w:tag w:val="goog_rdk_723"/>
                    </w:sdtPr>
                    <w:sdtContent>
                      <w:r w:rsidDel="00000000" w:rsidR="00000000" w:rsidRPr="00000000">
                        <w:rPr>
                          <w:rtl w:val="0"/>
                        </w:rPr>
                      </w:r>
                    </w:sdtContent>
                  </w:sdt>
                </w:del>
              </w:ins>
            </w:sdtContent>
          </w:sdt>
        </w:p>
      </w:sdtContent>
    </w:sdt>
    <w:sdt>
      <w:sdtPr>
        <w:id w:val="-1618240761"/>
        <w:tag w:val="goog_rdk_728"/>
      </w:sdtPr>
      <w:sdtContent>
        <w:p w:rsidR="00000000" w:rsidDel="00000000" w:rsidP="00000000" w:rsidRDefault="00000000" w:rsidRPr="00000000" w14:paraId="00000046">
          <w:pPr>
            <w:pStyle w:val="Heading1"/>
            <w:spacing w:after="200" w:lineRule="auto"/>
            <w:jc w:val="center"/>
            <w:rPr>
              <w:ins w:author="Madhu Madhu" w:id="109"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872995822"/>
              <w:tag w:val="goog_rdk_725"/>
            </w:sdtPr>
            <w:sdtContent>
              <w:ins w:author="Madhu Madhu" w:id="109" w:date="2026-09-24T06:53:19Z">
                <w:sdt>
                  <w:sdtPr>
                    <w:id w:val="2016833786"/>
                    <w:tag w:val="goog_rdk_726"/>
                  </w:sdtPr>
                  <w:sdtContent>
                    <w:del w:author="Kanihaa" w:id="9" w:date="2026-09-25T08:48:49Z"/>
                  </w:sdtContent>
                </w:sdt>
              </w:ins>
              <w:sdt>
                <w:sdtPr>
                  <w:id w:val="1260960447"/>
                  <w:tag w:val="goog_rdk_727"/>
                </w:sdtPr>
                <w:sdtContent>
                  <w:ins w:author="Madhu Madhu" w:id="109"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III-B.COM(CA)</w:delText>
                      </w:r>
                    </w:del>
                  </w:ins>
                </w:sdtContent>
              </w:sdt>
              <w:ins w:author="Madhu Madhu" w:id="109" w:date="2026-09-24T06:53:19Z">
                <w:del w:author="Kanihaa" w:id="9" w:date="2026-09-25T08:48:49Z">
                  <w:bookmarkStart w:colFirst="0" w:colLast="0" w:name="_heading=h.29vripev2frd" w:id="4"/>
                  <w:bookmarkEnd w:id="4"/>
                </w:del>
              </w:ins>
            </w:sdtContent>
          </w:sdt>
        </w:p>
      </w:sdtContent>
    </w:sdt>
    <w:sdt>
      <w:sdtPr>
        <w:id w:val="-454296313"/>
        <w:tag w:val="goog_rdk_741"/>
      </w:sdtPr>
      <w:sdtContent>
        <w:p w:rsidR="00000000" w:rsidDel="00000000" w:rsidP="00000000" w:rsidRDefault="00000000" w:rsidRPr="00000000" w14:paraId="00000047">
          <w:pPr>
            <w:pStyle w:val="Heading1"/>
            <w:spacing w:after="280" w:lineRule="auto"/>
            <w:ind w:right="-561.2598425196836"/>
            <w:jc w:val="center"/>
            <w:rPr>
              <w:ins w:author="Madhu Madhu" w:id="109"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1021973158"/>
              <w:tag w:val="goog_rdk_729"/>
            </w:sdtPr>
            <w:sdtContent>
              <w:ins w:author="Madhu Madhu" w:id="109" w:date="2026-09-24T06:53:19Z">
                <w:sdt>
                  <w:sdtPr>
                    <w:id w:val="1177570442"/>
                    <w:tag w:val="goog_rdk_730"/>
                  </w:sdtPr>
                  <w:sdtContent>
                    <w:del w:author="Kanihaa" w:id="9" w:date="2026-09-25T08:48:49Z"/>
                  </w:sdtContent>
                </w:sdt>
              </w:ins>
              <w:sdt>
                <w:sdtPr>
                  <w:id w:val="2022163055"/>
                  <w:tag w:val="goog_rdk_731"/>
                </w:sdtPr>
                <w:sdtContent>
                  <w:ins w:author="Madhu Madhu" w:id="109"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https://chatgpt.c</w:delText>
                      </w:r>
                    </w:del>
                  </w:ins>
                </w:sdtContent>
              </w:sdt>
              <w:ins w:author="Madhu Madhu" w:id="109" w:date="2026-09-24T06:53:19Z">
                <w:del w:author="Kanihaa" w:id="9" w:date="2026-09-25T08:48:49Z"/>
              </w:ins>
            </w:sdtContent>
          </w:sdt>
          <w:sdt>
            <w:sdtPr>
              <w:id w:val="985398588"/>
              <w:tag w:val="goog_rdk_732"/>
            </w:sdtPr>
            <w:sdtContent>
              <w:ins w:author="RANJITHKUMAR A B.C.A." w:id="110" w:date="2026-09-24T07:03:38Z">
                <w:sdt>
                  <w:sdtPr>
                    <w:id w:val="-1594831924"/>
                    <w:tag w:val="goog_rdk_733"/>
                  </w:sdtPr>
                  <w:sdtContent>
                    <w:del w:author="Kanihaa" w:id="9" w:date="2026-09-25T08:48:49Z"/>
                  </w:sdtContent>
                </w:sdt>
              </w:ins>
              <w:sdt>
                <w:sdtPr>
                  <w:id w:val="1447331810"/>
                  <w:tag w:val="goog_rdk_734"/>
                </w:sdtPr>
                <w:sdtContent>
                  <w:ins w:author="RANJITHKUMAR A B.C.A." w:id="110" w:date="2026-09-24T07:03:3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om/s/t_6ab4b22a6f0081918891a34</w:delText>
                      </w:r>
                    </w:del>
                  </w:ins>
                </w:sdtContent>
              </w:sdt>
              <w:ins w:author="RANJITHKUMAR A B.C.A." w:id="110" w:date="2026-09-24T07:03:38Z">
                <w:del w:author="Kanihaa" w:id="9" w:date="2026-09-25T08:48:49Z"/>
              </w:ins>
            </w:sdtContent>
          </w:sdt>
          <w:sdt>
            <w:sdtPr>
              <w:id w:val="390768236"/>
              <w:tag w:val="goog_rdk_735"/>
            </w:sdtPr>
            <w:sdtContent>
              <w:ins w:author="Madhu Madhu" w:id="109" w:date="2026-09-24T06:53:19Z">
                <w:sdt>
                  <w:sdtPr>
                    <w:id w:val="-1045615206"/>
                    <w:tag w:val="goog_rdk_736"/>
                  </w:sdtPr>
                  <w:sdtContent>
                    <w:del w:author="Kanihaa" w:id="9" w:date="2026-09-25T08:48:49Z"/>
                  </w:sdtContent>
                </w:sdt>
              </w:ins>
              <w:sdt>
                <w:sdtPr>
                  <w:id w:val="138469898"/>
                  <w:tag w:val="goog_rdk_737"/>
                </w:sdtPr>
                <w:sdtContent>
                  <w:ins w:author="Madhu Madhu" w:id="109"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om/s/t_6ab4b22a6f0081918891a34</w:delText>
                      </w:r>
                    </w:del>
                  </w:ins>
                </w:sdtContent>
              </w:sdt>
              <w:ins w:author="Madhu Madhu" w:id="109" w:date="2026-09-24T06:53:19Z">
                <w:del w:author="Kanihaa" w:id="9" w:date="2026-09-25T08:48:49Z">
                  <w:bookmarkStart w:colFirst="0" w:colLast="0" w:name="_heading=h.2wa7si9xxu5h" w:id="5"/>
                  <w:bookmarkEnd w:id="5"/>
                  <w:sdt>
                    <w:sdtPr>
                      <w:id w:val="-1640523146"/>
                      <w:tag w:val="goog_rdk_73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65037e850</w:delText>
                      </w:r>
                    </w:sdtContent>
                  </w:sdt>
                  <w:sdt>
                    <w:sdtPr>
                      <w:id w:val="126335177"/>
                      <w:tag w:val="goog_rdk_73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THANGA PANDIpocketSmart AI:</w:delText>
                      </w:r>
                    </w:sdtContent>
                  </w:sdt>
                  <w:sdt>
                    <w:sdtPr>
                      <w:id w:val="-249582508"/>
                      <w:tag w:val="goog_rdk_740"/>
                    </w:sdtPr>
                    <w:sdtContent>
                      <w:r w:rsidDel="00000000" w:rsidR="00000000" w:rsidRPr="00000000">
                        <w:rPr>
                          <w:rtl w:val="0"/>
                        </w:rPr>
                      </w:r>
                    </w:sdtContent>
                  </w:sdt>
                </w:del>
              </w:ins>
            </w:sdtContent>
          </w:sdt>
        </w:p>
      </w:sdtContent>
    </w:sdt>
    <w:sdt>
      <w:sdtPr>
        <w:id w:val="-999880051"/>
        <w:tag w:val="goog_rdk_747"/>
      </w:sdtPr>
      <w:sdtContent>
        <w:p w:rsidR="00000000" w:rsidDel="00000000" w:rsidP="00000000" w:rsidRDefault="00000000" w:rsidRPr="00000000" w14:paraId="00000048">
          <w:pPr>
            <w:pStyle w:val="Heading1"/>
            <w:spacing w:after="280" w:lineRule="auto"/>
            <w:ind w:right="-561.2598425196836"/>
            <w:jc w:val="center"/>
            <w:rPr>
              <w:ins w:author="Madhu Madhu" w:id="109"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Victor Jones. K" w:id="0" w:date="2026-09-24T07:32:03Z">
              <w:pPr>
                <w:pStyle w:val="Title"/>
              </w:pPr>
            </w:pPrChange>
          </w:pPr>
          <w:sdt>
            <w:sdtPr>
              <w:id w:val="-134387943"/>
              <w:tag w:val="goog_rdk_742"/>
            </w:sdtPr>
            <w:sdtContent>
              <w:ins w:author="Madhu Madhu" w:id="109" w:date="2026-09-24T06:53:19Z">
                <w:sdt>
                  <w:sdtPr>
                    <w:id w:val="-1990949941"/>
                    <w:tag w:val="goog_rdk_743"/>
                  </w:sdtPr>
                  <w:sdtContent>
                    <w:del w:author="Kanihaa" w:id="9" w:date="2026-09-25T08:48:49Z"/>
                  </w:sdtContent>
                </w:sdt>
              </w:ins>
              <w:sdt>
                <w:sdtPr>
                  <w:id w:val="755849449"/>
                  <w:tag w:val="goog_rdk_744"/>
                </w:sdtPr>
                <w:sdtContent>
                  <w:ins w:author="Madhu Madhu" w:id="109"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g</w:delText>
                      </w:r>
                    </w:del>
                  </w:ins>
                </w:sdtContent>
              </w:sdt>
              <w:ins w:author="Madhu Madhu" w:id="109" w:date="2026-09-24T06:53:19Z">
                <w:del w:author="Kanihaa" w:id="9" w:date="2026-09-25T08:48:49Z">
                  <w:bookmarkStart w:colFirst="0" w:colLast="0" w:name="_heading=h.7z74upi0kdah" w:id="6"/>
                  <w:bookmarkEnd w:id="6"/>
                  <w:sdt>
                    <w:sdtPr>
                      <w:id w:val="284676866"/>
                      <w:tag w:val="goog_rdk_74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w:delText>
                        <w:tab/>
                        <w:tab/>
                        <w:tab/>
                        <w:tab/>
                        <w:tab/>
                        <w:tab/>
                        <w:delText xml:space="preserve">Q</w:delText>
                        <w:tab/>
                        <w:tab/>
                        <w:tab/>
                        <w:tab/>
                        <w:tab/>
                        <w:delText xml:space="preserve">=</w:delText>
                        <w:tab/>
                        <w:tab/>
                        <w:tab/>
                        <w:tab/>
                        <w:delText xml:space="preserve">./;lm[o n/, mgtifu.getadb],k’\kTHANGA </w:delText>
                      </w:r>
                    </w:sdtContent>
                  </w:sdt>
                  <w:sdt>
                    <w:sdtPr>
                      <w:id w:val="-1978741945"/>
                      <w:tag w:val="goog_rdk_74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PANDI pocket SmartPANDIpocketSmart AI:</w:delText>
                      </w:r>
                    </w:sdtContent>
                  </w:sdt>
                </w:del>
              </w:ins>
            </w:sdtContent>
          </w:sdt>
        </w:p>
      </w:sdtContent>
    </w:sdt>
    <w:sdt>
      <w:sdtPr>
        <w:id w:val="1635988972"/>
        <w:tag w:val="goog_rdk_753"/>
      </w:sdtPr>
      <w:sdtContent>
        <w:p w:rsidR="00000000" w:rsidDel="00000000" w:rsidP="00000000" w:rsidRDefault="00000000" w:rsidRPr="00000000" w14:paraId="00000049">
          <w:pPr>
            <w:pStyle w:val="Heading1"/>
            <w:spacing w:after="280" w:lineRule="auto"/>
            <w:ind w:right="-561.2598425196836"/>
            <w:jc w:val="center"/>
            <w:rPr>
              <w:ins w:author="Victor Jones. K" w:id="112" w:date="2026-09-24T07:32:03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1601749026"/>
              <w:tag w:val="goog_rdk_750"/>
            </w:sdtPr>
            <w:sdtContent>
              <w:ins w:author="Victor Jones. K" w:id="112" w:date="2026-09-24T07:32:03Z">
                <w:sdt>
                  <w:sdtPr>
                    <w:id w:val="559461013"/>
                    <w:tag w:val="goog_rdk_751"/>
                  </w:sdtPr>
                  <w:sdtContent>
                    <w:del w:author="Kanihaa" w:id="9" w:date="2026-09-25T08:48:49Z"/>
                  </w:sdtContent>
                </w:sdt>
              </w:ins>
              <w:sdt>
                <w:sdtPr>
                  <w:id w:val="284475612"/>
                  <w:tag w:val="goog_rdk_752"/>
                </w:sdtPr>
                <w:sdtContent>
                  <w:ins w:author="Victor Jones. K" w:id="112" w:date="2026-09-24T07:32:03Z">
                    <w:del w:author="Kanihaa" w:id="9" w:date="2026-09-25T08:48:49Z">
                      <w:r w:rsidDel="00000000" w:rsidR="00000000" w:rsidRPr="00000000">
                        <w:rPr>
                          <w:rtl w:val="0"/>
                        </w:rPr>
                      </w:r>
                    </w:del>
                  </w:ins>
                </w:sdtContent>
              </w:sdt>
              <w:ins w:author="Victor Jones. K" w:id="112" w:date="2026-09-24T07:32:03Z">
                <w:del w:author="Kanihaa" w:id="9" w:date="2026-09-25T08:48:49Z">
                  <w:bookmarkStart w:colFirst="0" w:colLast="0" w:name="_heading=h.fmofq3o3x3ec" w:id="19"/>
                  <w:bookmarkEnd w:id="19"/>
                </w:del>
              </w:ins>
            </w:sdtContent>
          </w:sdt>
        </w:p>
      </w:sdtContent>
    </w:sdt>
    <w:sdt>
      <w:sdtPr>
        <w:id w:val="-1994334662"/>
        <w:tag w:val="goog_rdk_761"/>
      </w:sdtPr>
      <w:sdtContent>
        <w:p w:rsidR="00000000" w:rsidDel="00000000" w:rsidP="00000000" w:rsidRDefault="00000000" w:rsidRPr="00000000" w14:paraId="0000004A">
          <w:pPr>
            <w:pStyle w:val="Title"/>
            <w:rPr>
              <w:ins w:author="Madhu Madhu" w:id="109"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Victor Jones. K" w:id="0" w:date="2026-09-24T07:32:03Z">
              <w:pPr>
                <w:pStyle w:val="Title"/>
              </w:pPr>
            </w:pPrChange>
          </w:pPr>
          <w:sdt>
            <w:sdtPr>
              <w:id w:val="-1458162901"/>
              <w:tag w:val="goog_rdk_754"/>
            </w:sdtPr>
            <w:sdtContent>
              <w:ins w:author="Victor Jones. K" w:id="112" w:date="2026-09-24T07:32:03Z">
                <w:sdt>
                  <w:sdtPr>
                    <w:id w:val="-672537624"/>
                    <w:tag w:val="goog_rdk_755"/>
                  </w:sdtPr>
                  <w:sdtContent>
                    <w:del w:author="Kanihaa" w:id="9" w:date="2026-09-25T08:48:49Z"/>
                  </w:sdtContent>
                </w:sdt>
              </w:ins>
              <w:sdt>
                <w:sdtPr>
                  <w:id w:val="-943556741"/>
                  <w:tag w:val="goog_rdk_756"/>
                </w:sdtPr>
                <w:sdtContent>
                  <w:ins w:author="Victor Jones. K" w:id="112" w:date="2026-09-24T07:32:0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g</w:delText>
                      </w:r>
                    </w:del>
                  </w:ins>
                </w:sdtContent>
              </w:sdt>
              <w:ins w:author="Victor Jones. K" w:id="112" w:date="2026-09-24T07:32:03Z">
                <w:del w:author="Kanihaa" w:id="9" w:date="2026-09-25T08:48:49Z">
                  <w:sdt>
                    <w:sdtPr>
                      <w:id w:val="2078360708"/>
                      <w:tag w:val="goog_rdk_75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w:delText>
                        <w:tab/>
                        <w:tab/>
                        <w:tab/>
                        <w:tab/>
                        <w:tab/>
                        <w:tab/>
                        <w:delText xml:space="preserve">Q</w:delText>
                        <w:tab/>
                        <w:tab/>
                        <w:tab/>
                        <w:tab/>
                        <w:tab/>
                        <w:delText xml:space="preserve">=</w:delText>
                        <w:tab/>
                        <w:tab/>
                        <w:tab/>
                        <w:tab/>
                        <w:delText xml:space="preserve">./;lm[o n/, mgtifu.getadb],k’\kTHANGA </w:delText>
                      </w:r>
                    </w:sdtContent>
                  </w:sdt>
                </w:del>
              </w:ins>
            </w:sdtContent>
          </w:sdt>
          <w:sdt>
            <w:sdtPr>
              <w:id w:val="-1534976456"/>
              <w:tag w:val="goog_rdk_758"/>
            </w:sdtPr>
            <w:sdtContent>
              <w:ins w:author="Madhu Madhu" w:id="109" w:date="2026-09-24T06:53:19Z">
                <w:sdt>
                  <w:sdtPr>
                    <w:id w:val="1164561591"/>
                    <w:tag w:val="goog_rdk_759"/>
                  </w:sdtPr>
                  <w:sdtContent>
                    <w:del w:author="Kanihaa" w:id="9" w:date="2026-09-25T08:48:49Z"/>
                  </w:sdtContent>
                </w:sdt>
              </w:ins>
              <w:sdt>
                <w:sdtPr>
                  <w:id w:val="1375714082"/>
                  <w:tag w:val="goog_rdk_760"/>
                </w:sdtPr>
                <w:sdtContent>
                  <w:ins w:author="Madhu Madhu" w:id="109" w:date="2026-09-24T06:53:19Z">
                    <w:del w:author="Kanihaa" w:id="9" w:date="2026-09-25T08:48:49Z">
                      <w:r w:rsidDel="00000000" w:rsidR="00000000" w:rsidRPr="00000000">
                        <w:rPr>
                          <w:rtl w:val="0"/>
                        </w:rPr>
                      </w:r>
                    </w:del>
                  </w:ins>
                </w:sdtContent>
              </w:sdt>
              <w:ins w:author="Madhu Madhu" w:id="109" w:date="2026-09-24T06:53:19Z">
                <w:del w:author="Kanihaa" w:id="9" w:date="2026-09-25T08:48:49Z">
                  <w:bookmarkStart w:colFirst="0" w:colLast="0" w:name="_heading=h.c6cor04s80a4" w:id="7"/>
                  <w:bookmarkEnd w:id="7"/>
                </w:del>
              </w:ins>
            </w:sdtContent>
          </w:sdt>
        </w:p>
      </w:sdtContent>
    </w:sdt>
    <w:sdt>
      <w:sdtPr>
        <w:id w:val="1504689246"/>
        <w:tag w:val="goog_rdk_767"/>
      </w:sdtPr>
      <w:sdtContent>
        <w:p w:rsidR="00000000" w:rsidDel="00000000" w:rsidP="00000000" w:rsidRDefault="00000000" w:rsidRPr="00000000" w14:paraId="0000004B">
          <w:pPr>
            <w:pStyle w:val="Title"/>
            <w:rPr>
              <w:ins w:author="Madhu Madhu" w:id="109"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653272204"/>
              <w:tag w:val="goog_rdk_762"/>
            </w:sdtPr>
            <w:sdtContent>
              <w:ins w:author="Madhu Madhu" w:id="109" w:date="2026-09-24T06:53:19Z">
                <w:sdt>
                  <w:sdtPr>
                    <w:id w:val="895700649"/>
                    <w:tag w:val="goog_rdk_763"/>
                  </w:sdtPr>
                  <w:sdtContent>
                    <w:del w:author="Kanihaa" w:id="9" w:date="2026-09-25T08:48:49Z"/>
                  </w:sdtContent>
                </w:sdt>
              </w:ins>
              <w:sdt>
                <w:sdtPr>
                  <w:id w:val="-1646540677"/>
                  <w:tag w:val="goog_rdk_764"/>
                </w:sdtPr>
                <w:sdtContent>
                  <w:ins w:author="Madhu Madhu" w:id="109"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g/,mo b bnk0[</w:delText>
                        <w:tab/>
                        <w:tab/>
                        <w:tab/>
                        <w:tab/>
                        <w:tab/>
                        <w:tab/>
                        <w:tab/>
                        <w:tab/>
                        <w:delText xml:space="preserve">-</w:delText>
                        <w:tab/>
                        <w:tab/>
                        <w:tab/>
                        <w:tab/>
                        <w:tab/>
                        <w:tab/>
                        <w:tab/>
                        <w:tab/>
                        <w:tab/>
                        <w:tab/>
                        <w:tab/>
                        <w:tab/>
                        <w:tab/>
                        <w:tab/>
                        <w:tab/>
                        <w:tab/>
                        <w:tab/>
                        <w:tab/>
                        <w:tab/>
                        <w:tab/>
                        <w:tab/>
                        <w:tab/>
                        <w:tab/>
                        <w:tab/>
                        <w:tab/>
                        <w:delText xml:space="preserve">-  n-</w:delText>
                      </w:r>
                    </w:del>
                  </w:ins>
                </w:sdtContent>
              </w:sdt>
              <w:ins w:author="Madhu Madhu" w:id="109" w:date="2026-09-24T06:53:19Z">
                <w:del w:author="Kanihaa" w:id="9" w:date="2026-09-25T08:48:49Z">
                  <w:bookmarkStart w:colFirst="0" w:colLast="0" w:name="_heading=h.7z74upi0kdah" w:id="6"/>
                  <w:bookmarkEnd w:id="6"/>
                  <w:sdt>
                    <w:sdtPr>
                      <w:id w:val="1523132405"/>
                      <w:tag w:val="goog_rdk_76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PocketSmart AI: Your Smart Budget &amp; Recommendation Assistant</w:delText>
                      </w:r>
                    </w:sdtContent>
                  </w:sdt>
                  <w:sdt>
                    <w:sdtPr>
                      <w:id w:val="-811119764"/>
                      <w:tag w:val="goog_rdk_76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(Gen AI powered budget —fkkm.,dfkk</w:delText>
                      </w:r>
                    </w:sdtContent>
                  </w:sdt>
                </w:del>
              </w:ins>
            </w:sdtContent>
          </w:sdt>
        </w:p>
      </w:sdtContent>
    </w:sdt>
    <w:sdt>
      <w:sdtPr>
        <w:id w:val="-1451784738"/>
        <w:tag w:val="goog_rdk_771"/>
      </w:sdtPr>
      <w:sdtContent>
        <w:p w:rsidR="00000000" w:rsidDel="00000000" w:rsidP="00000000" w:rsidRDefault="00000000" w:rsidRPr="00000000" w14:paraId="0000004C">
          <w:pPr>
            <w:pStyle w:val="Title"/>
            <w:tabs>
              <w:tab w:val="center" w:leader="none" w:pos="4513"/>
              <w:tab w:val="right" w:leader="none" w:pos="9026"/>
            </w:tabs>
            <w:spacing w:after="280" w:lineRule="auto"/>
            <w:ind w:right="-561.2598425196836"/>
            <w:jc w:val="center"/>
            <w:rPr>
              <w:ins w:author="Madhu Madhu" w:id="109"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1580208781"/>
              <w:tag w:val="goog_rdk_768"/>
            </w:sdtPr>
            <w:sdtContent>
              <w:ins w:author="Madhu Madhu" w:id="109" w:date="2026-09-24T06:53:19Z">
                <w:sdt>
                  <w:sdtPr>
                    <w:id w:val="-577241543"/>
                    <w:tag w:val="goog_rdk_769"/>
                  </w:sdtPr>
                  <w:sdtContent>
                    <w:del w:author="Kanihaa" w:id="9" w:date="2026-09-25T08:48:49Z"/>
                  </w:sdtContent>
                </w:sdt>
              </w:ins>
              <w:sdt>
                <w:sdtPr>
                  <w:id w:val="857976657"/>
                  <w:tag w:val="goog_rdk_770"/>
                </w:sdtPr>
                <w:sdtContent>
                  <w:ins w:author="Madhu Madhu" w:id="109"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``m</w:delText>
                        <w:tab/>
                        <w:tab/>
                        <w:tab/>
                        <w:tab/>
                        <w:tab/>
                        <w:tab/>
                        <w:delText xml:space="preserve">Qm.,dfkk</w:delText>
                      </w:r>
                    </w:del>
                  </w:ins>
                </w:sdtContent>
              </w:sdt>
              <w:ins w:author="Madhu Madhu" w:id="109" w:date="2026-09-24T06:53:19Z">
                <w:del w:author="Kanihaa" w:id="9" w:date="2026-09-25T08:48:49Z">
                  <w:bookmarkStart w:colFirst="0" w:colLast="0" w:name="_heading=h.7z74upi0kdah" w:id="6"/>
                  <w:bookmarkEnd w:id="6"/>
                </w:del>
              </w:ins>
            </w:sdtContent>
          </w:sdt>
        </w:p>
      </w:sdtContent>
    </w:sdt>
    <w:sdt>
      <w:sdtPr>
        <w:id w:val="-1757440211"/>
        <w:tag w:val="goog_rdk_775"/>
      </w:sdtPr>
      <w:sdtContent>
        <w:p w:rsidR="00000000" w:rsidDel="00000000" w:rsidP="00000000" w:rsidRDefault="00000000" w:rsidRPr="00000000" w14:paraId="0000004D">
          <w:pPr>
            <w:numPr>
              <w:ilvl w:val="0"/>
              <w:numId w:val="7"/>
            </w:numPr>
            <w:tabs>
              <w:tab w:val="center" w:leader="none" w:pos="4513"/>
              <w:tab w:val="right" w:leader="none" w:pos="9026"/>
            </w:tabs>
            <w:spacing w:after="280" w:lineRule="auto"/>
            <w:ind w:left="720" w:right="-561.2598425196836" w:hanging="360"/>
            <w:jc w:val="center"/>
            <w:rPr>
              <w:ins w:author="Madhu Madhu" w:id="109" w:date="2026-09-24T06:53:19Z"/>
              <w:del w:author="Kanihaa" w:id="9" w:date="2026-09-25T08:48:49Z"/>
              <w:rFonts w:ascii="Calibri" w:cs="Calibri" w:eastAsia="Calibri" w:hAnsi="Calibri"/>
              <w:strike w:val="1"/>
              <w:sz w:val="22"/>
              <w:szCs w:val="22"/>
            </w:rPr>
          </w:pPr>
          <w:sdt>
            <w:sdtPr>
              <w:id w:val="1723696913"/>
              <w:tag w:val="goog_rdk_772"/>
            </w:sdtPr>
            <w:sdtContent>
              <w:ins w:author="Madhu Madhu" w:id="109" w:date="2026-09-24T06:53:19Z">
                <w:sdt>
                  <w:sdtPr>
                    <w:id w:val="1924067663"/>
                    <w:tag w:val="goog_rdk_773"/>
                  </w:sdtPr>
                  <w:sdtContent>
                    <w:del w:author="Kanihaa" w:id="9" w:date="2026-09-25T08:48:49Z"/>
                  </w:sdtContent>
                </w:sdt>
              </w:ins>
              <w:sdt>
                <w:sdtPr>
                  <w:id w:val="-1842414877"/>
                  <w:tag w:val="goog_rdk_774"/>
                </w:sdtPr>
                <w:sdtContent>
                  <w:ins w:author="Madhu Madhu" w:id="109"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TY5R</w:delText>
                        <w:tab/>
                        <w:tab/>
                        <w:tab/>
                        <w:tab/>
                        <w:delText xml:space="preserve">fkkm.,dfkk</w:delText>
                      </w:r>
                    </w:del>
                  </w:ins>
                </w:sdtContent>
              </w:sdt>
              <w:ins w:author="Madhu Madhu" w:id="109" w:date="2026-09-24T06:53:19Z">
                <w:del w:author="Kanihaa" w:id="9" w:date="2026-09-25T08:48:49Z"/>
              </w:ins>
            </w:sdtContent>
          </w:sdt>
        </w:p>
      </w:sdtContent>
    </w:sdt>
    <w:sdt>
      <w:sdtPr>
        <w:id w:val="348924469"/>
        <w:tag w:val="goog_rdk_779"/>
      </w:sdtPr>
      <w:sdtContent>
        <w:p w:rsidR="00000000" w:rsidDel="00000000" w:rsidP="00000000" w:rsidRDefault="00000000" w:rsidRPr="00000000" w14:paraId="0000004E">
          <w:pPr>
            <w:pStyle w:val="Heading1"/>
            <w:numPr>
              <w:ilvl w:val="0"/>
              <w:numId w:val="7"/>
            </w:numPr>
            <w:tabs>
              <w:tab w:val="center" w:leader="none" w:pos="4513"/>
              <w:tab w:val="right" w:leader="none" w:pos="9026"/>
            </w:tabs>
            <w:spacing w:after="280" w:lineRule="auto"/>
            <w:ind w:left="720" w:right="-561.2598425196836" w:hanging="360"/>
            <w:jc w:val="center"/>
            <w:rPr>
              <w:ins w:author="Madhu Madhu" w:id="109" w:date="2026-09-24T06:53:19Z"/>
              <w:del w:author="Kanihaa" w:id="9" w:date="2026-09-25T08:48:49Z"/>
              <w:rFonts w:ascii="Calibri" w:cs="Calibri" w:eastAsia="Calibri" w:hAnsi="Calibri"/>
              <w:strike w:val="1"/>
              <w:highlight w:val="black"/>
            </w:rPr>
          </w:pPr>
          <w:sdt>
            <w:sdtPr>
              <w:id w:val="-4014609"/>
              <w:tag w:val="goog_rdk_776"/>
            </w:sdtPr>
            <w:sdtContent>
              <w:ins w:author="Madhu Madhu" w:id="109" w:date="2026-09-24T06:53:19Z">
                <w:sdt>
                  <w:sdtPr>
                    <w:id w:val="-285633909"/>
                    <w:tag w:val="goog_rdk_777"/>
                  </w:sdtPr>
                  <w:sdtContent>
                    <w:del w:author="Kanihaa" w:id="9" w:date="2026-09-25T08:48:49Z"/>
                  </w:sdtContent>
                </w:sdt>
              </w:ins>
              <w:sdt>
                <w:sdtPr>
                  <w:id w:val="-2064489960"/>
                  <w:tag w:val="goog_rdk_778"/>
                </w:sdtPr>
                <w:sdtContent>
                  <w:ins w:author="Madhu Madhu" w:id="109"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``m</w:delText>
                        <w:tab/>
                        <w:delText xml:space="preserve">=</w:delText>
                        <w:tab/>
                        <w:tab/>
                        <w:tab/>
                        <w:tab/>
                        <w:tab/>
                        <w:tab/>
                        <w:tab/>
                        <w:tab/>
                        <w:tab/>
                        <w:tab/>
                        <w:tab/>
                        <w:tab/>
                        <w:tab/>
                        <w:tab/>
                        <w:tab/>
                        <w:tab/>
                        <w:tab/>
                        <w:tab/>
                        <w:tab/>
                        <w:tab/>
                      </w:r>
                    </w:del>
                  </w:ins>
                </w:sdtContent>
              </w:sdt>
              <w:ins w:author="Madhu Madhu" w:id="109" w:date="2026-09-24T06:53:19Z">
                <w:del w:author="Kanihaa" w:id="9" w:date="2026-09-25T08:48:49Z">
                  <w:bookmarkStart w:colFirst="0" w:colLast="0" w:name="_heading=h.erqgmjgjetkl" w:id="20"/>
                  <w:bookmarkEnd w:id="20"/>
                </w:del>
              </w:ins>
            </w:sdtContent>
          </w:sdt>
        </w:p>
      </w:sdtContent>
    </w:sdt>
    <w:sdt>
      <w:sdtPr>
        <w:id w:val="-547720136"/>
        <w:tag w:val="goog_rdk_783"/>
      </w:sdtPr>
      <w:sdtContent>
        <w:p w:rsidR="00000000" w:rsidDel="00000000" w:rsidP="00000000" w:rsidRDefault="00000000" w:rsidRPr="00000000" w14:paraId="0000004F">
          <w:pPr>
            <w:numPr>
              <w:ilvl w:val="0"/>
              <w:numId w:val="7"/>
            </w:numPr>
            <w:spacing w:after="280" w:lineRule="auto"/>
            <w:ind w:left="-1695" w:right="-561.2598425196836" w:firstLine="0"/>
            <w:jc w:val="center"/>
            <w:rPr>
              <w:ins w:author="Madhu Madhu" w:id="109" w:date="2026-09-24T06:53:19Z"/>
              <w:del w:author="Kanihaa" w:id="9" w:date="2026-09-25T08:48:49Z"/>
              <w:strike w:val="1"/>
              <w:sz w:val="22"/>
              <w:szCs w:val="22"/>
            </w:rPr>
          </w:pPr>
          <w:sdt>
            <w:sdtPr>
              <w:id w:val="-1469064454"/>
              <w:tag w:val="goog_rdk_780"/>
            </w:sdtPr>
            <w:sdtContent>
              <w:ins w:author="Madhu Madhu" w:id="109" w:date="2026-09-24T06:53:19Z">
                <w:sdt>
                  <w:sdtPr>
                    <w:id w:val="1395777430"/>
                    <w:tag w:val="goog_rdk_781"/>
                  </w:sdtPr>
                  <w:sdtContent>
                    <w:del w:author="Kanihaa" w:id="9" w:date="2026-09-25T08:48:49Z"/>
                  </w:sdtContent>
                </w:sdt>
              </w:ins>
              <w:sdt>
                <w:sdtPr>
                  <w:id w:val="-134305060"/>
                  <w:tag w:val="goog_rdk_782"/>
                </w:sdtPr>
                <w:sdtContent>
                  <w:ins w:author="Madhu Madhu" w:id="109"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w:delText>
                        <w:tab/>
                        <w:tab/>
                        <w:tab/>
                        <w:tab/>
                        <w:tab/>
                        <w:tab/>
                        <w:delText xml:space="preserve">Q</w:delText>
                        <w:tab/>
                        <w:tab/>
                        <w:tab/>
                        <w:tab/>
                        <w:tab/>
                        <w:delText xml:space="preserve">=</w:delText>
                        <w:tab/>
                        <w:tab/>
                        <w:tab/>
                        <w:tab/>
                        <w:tab/>
                        <w:tab/>
                        <w:tab/>
                        <w:tab/>
                        <w:tab/>
                        <w:tab/>
                        <w:tab/>
                        <w:tab/>
                        <w:tab/>
                      </w:r>
                    </w:del>
                  </w:ins>
                </w:sdtContent>
              </w:sdt>
              <w:ins w:author="Madhu Madhu" w:id="109" w:date="2026-09-24T06:53:19Z">
                <w:del w:author="Kanihaa" w:id="9" w:date="2026-09-25T08:48:49Z"/>
              </w:ins>
            </w:sdtContent>
          </w:sdt>
        </w:p>
      </w:sdtContent>
    </w:sdt>
    <w:sdt>
      <w:sdtPr>
        <w:id w:val="956279942"/>
        <w:tag w:val="goog_rdk_789"/>
      </w:sdtPr>
      <w:sdtContent>
        <w:p w:rsidR="00000000" w:rsidDel="00000000" w:rsidP="00000000" w:rsidRDefault="00000000" w:rsidRPr="00000000" w14:paraId="00000050">
          <w:pPr>
            <w:spacing w:after="280" w:lineRule="auto"/>
            <w:ind w:left="720" w:right="-561.2598425196836" w:firstLine="0"/>
            <w:jc w:val="center"/>
            <w:rPr>
              <w:ins w:author="Madhu Madhu" w:id="109"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2091410929"/>
              <w:tag w:val="goog_rdk_784"/>
            </w:sdtPr>
            <w:sdtContent>
              <w:ins w:author="Madhu Madhu" w:id="109" w:date="2026-09-24T06:53:19Z">
                <w:sdt>
                  <w:sdtPr>
                    <w:id w:val="1284664700"/>
                    <w:tag w:val="goog_rdk_785"/>
                  </w:sdtPr>
                  <w:sdtContent>
                    <w:del w:author="Kanihaa" w:id="9" w:date="2026-09-25T08:48:49Z"/>
                  </w:sdtContent>
                </w:sdt>
              </w:ins>
              <w:sdt>
                <w:sdtPr>
                  <w:id w:val="-1203497463"/>
                  <w:tag w:val="goog_rdk_786"/>
                </w:sdtPr>
                <w:sdtContent>
                  <w:ins w:author="Madhu Madhu" w:id="109"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-.and recommendation assistant)</w:delText>
                      </w:r>
                    </w:del>
                  </w:ins>
                </w:sdtContent>
              </w:sdt>
              <w:ins w:author="Madhu Madhu" w:id="109" w:date="2026-09-24T06:53:19Z">
                <w:del w:author="Kanihaa" w:id="9" w:date="2026-09-25T08:48:49Z">
                  <w:sdt>
                    <w:sdtPr>
                      <w:id w:val="1995921092"/>
                      <w:tag w:val="goog_rdk_78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794799231"/>
                      <w:tag w:val="goog_rdk_788"/>
                    </w:sdtPr>
                    <w:sdtContent>
                      <w:r w:rsidDel="00000000" w:rsidR="00000000" w:rsidRPr="00000000">
                        <w:rPr>
                          <w:rtl w:val="0"/>
                        </w:rPr>
                      </w:r>
                    </w:sdtContent>
                  </w:sdt>
                </w:del>
              </w:ins>
            </w:sdtContent>
          </w:sdt>
        </w:p>
      </w:sdtContent>
    </w:sdt>
    <w:sdt>
      <w:sdtPr>
        <w:id w:val="-1902592159"/>
        <w:tag w:val="goog_rdk_793"/>
      </w:sdtPr>
      <w:sdtContent>
        <w:p w:rsidR="00000000" w:rsidDel="00000000" w:rsidP="00000000" w:rsidRDefault="00000000" w:rsidRPr="00000000" w14:paraId="00000051">
          <w:pPr>
            <w:spacing w:after="280" w:lineRule="auto"/>
            <w:ind w:left="720" w:right="-561.2598425196836" w:firstLine="0"/>
            <w:jc w:val="center"/>
            <w:rPr>
              <w:ins w:author="Madhu Madhu" w:id="109"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388694317"/>
              <w:tag w:val="goog_rdk_790"/>
            </w:sdtPr>
            <w:sdtContent>
              <w:ins w:author="Madhu Madhu" w:id="109" w:date="2026-09-24T06:53:19Z">
                <w:sdt>
                  <w:sdtPr>
                    <w:id w:val="1654531341"/>
                    <w:tag w:val="goog_rdk_791"/>
                  </w:sdtPr>
                  <w:sdtContent>
                    <w:del w:author="Kanihaa" w:id="9" w:date="2026-09-25T08:48:49Z"/>
                  </w:sdtContent>
                </w:sdt>
              </w:ins>
              <w:sdt>
                <w:sdtPr>
                  <w:id w:val="-1132578173"/>
                  <w:tag w:val="goog_rdk_792"/>
                </w:sdtPr>
                <w:sdtContent>
                  <w:ins w:author="Madhu Madhu" w:id="109"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Project Description</w:delText>
                      </w:r>
                    </w:del>
                  </w:ins>
                </w:sdtContent>
              </w:sdt>
              <w:ins w:author="Madhu Madhu" w:id="109" w:date="2026-09-24T06:53:19Z">
                <w:del w:author="Kanihaa" w:id="9" w:date="2026-09-25T08:48:49Z"/>
              </w:ins>
            </w:sdtContent>
          </w:sdt>
        </w:p>
      </w:sdtContent>
    </w:sdt>
    <w:sdt>
      <w:sdtPr>
        <w:id w:val="1219132713"/>
        <w:tag w:val="goog_rdk_802"/>
      </w:sdtPr>
      <w:sdtContent>
        <w:p w:rsidR="00000000" w:rsidDel="00000000" w:rsidP="00000000" w:rsidRDefault="00000000" w:rsidRPr="00000000" w14:paraId="00000052">
          <w:pPr>
            <w:pStyle w:val="Heading1"/>
            <w:ind w:left="-1700" w:firstLine="0"/>
            <w:rPr>
              <w:ins w:author="Madhu Madhu" w:id="109"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673997697"/>
              <w:tag w:val="goog_rdk_794"/>
            </w:sdtPr>
            <w:sdtContent>
              <w:ins w:author="Madhu Madhu" w:id="109" w:date="2026-09-24T06:53:19Z">
                <w:sdt>
                  <w:sdtPr>
                    <w:id w:val="493232837"/>
                    <w:tag w:val="goog_rdk_795"/>
                  </w:sdtPr>
                  <w:sdtContent>
                    <w:del w:author="Kanihaa" w:id="9" w:date="2026-09-25T08:48:49Z"/>
                  </w:sdtContent>
                </w:sdt>
              </w:ins>
              <w:sdt>
                <w:sdtPr>
                  <w:id w:val="870088689"/>
                  <w:tag w:val="goog_rdk_796"/>
                </w:sdtPr>
                <w:sdtContent>
                  <w:ins w:author="Madhu Madhu" w:id="109"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Managing budgets across </w:delText>
                      </w:r>
                    </w:del>
                  </w:ins>
                </w:sdtContent>
              </w:sdt>
              <w:ins w:author="Madhu Madhu" w:id="109" w:date="2026-09-24T06:53:19Z">
                <w:del w:author="Kanihaa" w:id="9" w:date="2026-09-25T08:48:49Z">
                  <w:bookmarkStart w:colFirst="0" w:colLast="0" w:name="_heading=h.u5n3i8dvzrq3" w:id="21"/>
                  <w:bookmarkEnd w:id="21"/>
                  <w:sdt>
                    <w:sdtPr>
                      <w:id w:val="-139058055"/>
                      <w:tag w:val="goog_rdk_79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differentdifferentdiffu68y</w:delText>
                      </w:r>
                    </w:sdtContent>
                  </w:sdt>
                  <w:sdt>
                    <w:sdtPr>
                      <w:id w:val="-121213620"/>
                      <w:tag w:val="goog_rdk_79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908008434"/>
                      <w:tag w:val="goog_rdk_79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currentcbcerent life needs—like home decor, event planning, or jewelry shopping—can be overwhelming due to the wide variety of products, platforms, and price ranges. </w:delText>
                      </w:r>
                    </w:sdtContent>
                  </w:sdt>
                  <w:sdt>
                    <w:sdtPr>
                      <w:id w:val="309611917"/>
                      <w:tag w:val="goog_rdk_80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PocketSmart</w:delText>
                      </w:r>
                    </w:sdtContent>
                  </w:sdt>
                  <w:sdt>
                    <w:sdtPr>
                      <w:id w:val="-1572975950"/>
                      <w:tag w:val="goog_rdk_80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AI addresses this challenge through a GenAI-powered, cross-platform recommendation system that delivers personalized, budget-based suggestions for products and services.Using Gemini 1.5 Flash Pro, PocketSmart AI analyzes user preferences, budgets, and contextual needs to generate curated recommendations from popular platforms such as Amazon, Flipkart, IKEA, Swiggy, Zomato, OYO, and more. The platform helps users plan interior designs, parties, and even select matching jewelry for special occasions—all within their defined budgets.PocketSmart AI transforms budgeting into an intelligent, user-friendly experience through its smart planners, adaptive forms, and recommendation engine experience that bridges multiple categories and e-commerce ecosystems.</w:delText>
                      </w:r>
                    </w:sdtContent>
                  </w:sdt>
                </w:del>
              </w:ins>
            </w:sdtContent>
          </w:sdt>
        </w:p>
      </w:sdtContent>
    </w:sdt>
    <w:sdt>
      <w:sdtPr>
        <w:id w:val="1172299498"/>
        <w:tag w:val="goog_rdk_806"/>
      </w:sdtPr>
      <w:sdtContent>
        <w:p w:rsidR="00000000" w:rsidDel="00000000" w:rsidP="00000000" w:rsidRDefault="00000000" w:rsidRPr="00000000" w14:paraId="00000053">
          <w:pPr>
            <w:pStyle w:val="Heading2"/>
            <w:spacing w:after="240" w:before="240" w:lineRule="auto"/>
            <w:jc w:val="both"/>
            <w:rPr>
              <w:ins w:author="Madhu Madhu" w:id="109"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851478315"/>
              <w:tag w:val="goog_rdk_803"/>
            </w:sdtPr>
            <w:sdtContent>
              <w:ins w:author="Madhu Madhu" w:id="109" w:date="2026-09-24T06:53:19Z">
                <w:sdt>
                  <w:sdtPr>
                    <w:id w:val="2012979321"/>
                    <w:tag w:val="goog_rdk_804"/>
                  </w:sdtPr>
                  <w:sdtContent>
                    <w:del w:author="Kanihaa" w:id="9" w:date="2026-09-25T08:48:49Z"/>
                  </w:sdtContent>
                </w:sdt>
              </w:ins>
              <w:sdt>
                <w:sdtPr>
                  <w:id w:val="663637348"/>
                  <w:tag w:val="goog_rdk_805"/>
                </w:sdtPr>
                <w:sdtContent>
                  <w:ins w:author="Madhu Madhu" w:id="109"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Scenario 1: Home Interior Planning with Smart Budget Allocation</w:delText>
                      </w:r>
                    </w:del>
                  </w:ins>
                </w:sdtContent>
              </w:sdt>
              <w:ins w:author="Madhu Madhu" w:id="109" w:date="2026-09-24T06:53:19Z">
                <w:del w:author="Kanihaa" w:id="9" w:date="2026-09-25T08:48:49Z">
                  <w:bookmarkStart w:colFirst="0" w:colLast="0" w:name="_heading=h.fjj2nqyq5xea" w:id="22"/>
                  <w:bookmarkEnd w:id="22"/>
                </w:del>
              </w:ins>
            </w:sdtContent>
          </w:sdt>
        </w:p>
      </w:sdtContent>
    </w:sdt>
    <w:sdt>
      <w:sdtPr>
        <w:id w:val="-485775491"/>
        <w:tag w:val="goog_rdk_822"/>
      </w:sdtPr>
      <w:sdtContent>
        <w:p w:rsidR="00000000" w:rsidDel="00000000" w:rsidP="00000000" w:rsidRDefault="00000000" w:rsidRPr="00000000" w14:paraId="00000054">
          <w:pPr>
            <w:pStyle w:val="Heading1"/>
            <w:spacing w:after="240" w:before="24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Madhu Madhu" w:id="0" w:date="2026-09-24T06:53:19Z">
              <w:pPr>
                <w:spacing w:after="240" w:before="240" w:lineRule="auto"/>
                <w:jc w:val="both"/>
              </w:pPr>
            </w:pPrChange>
          </w:pPr>
          <w:sdt>
            <w:sdtPr>
              <w:id w:val="1551744628"/>
              <w:tag w:val="goog_rdk_807"/>
            </w:sdtPr>
            <w:sdtContent>
              <w:ins w:author="Madhu Madhu" w:id="109" w:date="2026-09-24T06:53:19Z">
                <w:sdt>
                  <w:sdtPr>
                    <w:id w:val="1506008401"/>
                    <w:tag w:val="goog_rdk_808"/>
                  </w:sdtPr>
                  <w:sdtContent>
                    <w:del w:author="Kanihaa" w:id="9" w:date="2026-09-25T08:48:49Z"/>
                  </w:sdtContent>
                </w:sdt>
              </w:ins>
              <w:sdt>
                <w:sdtPr>
                  <w:id w:val="37927975"/>
                  <w:tag w:val="goog_rdk_809"/>
                </w:sdtPr>
                <w:sdtContent>
                  <w:ins w:author="Madhu Madhu" w:id="109"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Users begin by selecting the Home Budget Planner. After entering their budget, they specify room types (e.g., Living Room, Kitchen, Bedroom) an</w:delText>
                      </w:r>
                    </w:del>
                  </w:ins>
                </w:sdtContent>
              </w:sdt>
              <w:ins w:author="Madhu Madhu" w:id="109" w:date="2026-09-24T06:53:19Z">
                <w:del w:author="Kanihaa" w:id="9" w:date="2026-09-25T08:48:49Z"/>
              </w:ins>
            </w:sdtContent>
          </w:sdt>
          <w:sdt>
            <w:sdtPr>
              <w:id w:val="1216439019"/>
              <w:tag w:val="goog_rdk_810"/>
            </w:sdtPr>
            <w:sdtContent>
              <w:del w:author="Kanihaa" w:id="9" w:date="2026-09-25T08:48:49Z"/>
              <w:sdt>
                <w:sdtPr>
                  <w:id w:val="-691334039"/>
                  <w:tag w:val="goog_rdk_81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tities for lights, ceiling fans, dining tables, etc. Gemini 1.5 Flash Pro processes this data and recommends cost-effective options for each category across platforms like IKEA and Amazon.Recommendations are balanced across </w:delText>
                    </w:r>
                  </w:del>
                </w:sdtContent>
              </w:sdt>
              <w:del w:author="Kanihaa" w:id="9" w:date="2026-09-25T08:48:49Z"/>
            </w:sdtContent>
          </w:sdt>
          <w:sdt>
            <w:sdtPr>
              <w:id w:val="-1945114040"/>
              <w:tag w:val="goog_rdk_812"/>
            </w:sdtPr>
            <w:sdtContent>
              <w:ins w:author="SPILEO" w:id="113" w:date="2026-09-23T13:58:46Z">
                <w:sdt>
                  <w:sdtPr>
                    <w:id w:val="-912721668"/>
                    <w:tag w:val="goog_rdk_813"/>
                  </w:sdtPr>
                  <w:sdtContent>
                    <w:del w:author="Kanihaa" w:id="9" w:date="2026-09-25T08:48:49Z"/>
                  </w:sdtContent>
                </w:sdt>
              </w:ins>
              <w:sdt>
                <w:sdtPr>
                  <w:id w:val="646685462"/>
                  <w:tag w:val="goog_rdk_814"/>
                </w:sdtPr>
                <w:sdtContent>
                  <w:ins w:author="SPILEO" w:id="113" w:date="2026-09-23T13:58:46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functionality</w:delText>
                      </w:r>
                    </w:del>
                  </w:ins>
                </w:sdtContent>
              </w:sdt>
              <w:ins w:author="SPILEO" w:id="113" w:date="2026-09-23T13:58:46Z">
                <w:del w:author="Kanihaa" w:id="9" w:date="2026-09-25T08:48:49Z"/>
              </w:ins>
            </w:sdtContent>
          </w:sdt>
          <w:sdt>
            <w:sdtPr>
              <w:id w:val="-1941436121"/>
              <w:tag w:val="goog_rdk_815"/>
            </w:sdtPr>
            <w:sdtContent>
              <w:del w:author="Kanihaa" w:id="9" w:date="2026-09-25T08:48:49Z"/>
            </w:sdtContent>
          </w:sdt>
          <w:sdt>
            <w:sdtPr>
              <w:id w:val="1031642694"/>
              <w:tag w:val="goog_rdk_816"/>
            </w:sdtPr>
            <w:sdtContent>
              <w:ins w:author="Yadhavan V.S" w:id="114" w:date="2026-09-23T05:18:21Z">
                <w:sdt>
                  <w:sdtPr>
                    <w:id w:val="-597335435"/>
                    <w:tag w:val="goog_rdk_817"/>
                  </w:sdtPr>
                  <w:sdtContent>
                    <w:del w:author="Kanihaa" w:id="9" w:date="2026-09-25T08:48:49Z"/>
                  </w:sdtContent>
                </w:sdt>
              </w:ins>
              <w:sdt>
                <w:sdtPr>
                  <w:id w:val="602638520"/>
                  <w:tag w:val="goog_rdk_818"/>
                </w:sdtPr>
                <w:sdtContent>
                  <w:ins w:author="Yadhavan V.S" w:id="114" w:date="2026-09-23T05:18:2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w:delText>
                      </w:r>
                    </w:del>
                  </w:ins>
                </w:sdtContent>
              </w:sdt>
              <w:ins w:author="Yadhavan V.S" w:id="114" w:date="2026-09-23T05:18:21Z">
                <w:del w:author="Kanihaa" w:id="9" w:date="2026-09-25T08:48:49Z"/>
              </w:ins>
            </w:sdtContent>
          </w:sdt>
          <w:sdt>
            <w:sdtPr>
              <w:id w:val="575152059"/>
              <w:tag w:val="goog_rdk_819"/>
            </w:sdtPr>
            <w:sdtContent>
              <w:del w:author="Kanihaa" w:id="9" w:date="2026-09-25T08:48:49Z"/>
              <w:sdt>
                <w:sdtPr>
                  <w:id w:val="1719687379"/>
                  <w:tag w:val="goog_rdk_82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functionality</w:delText>
                    </w:r>
                  </w:del>
                </w:sdtContent>
              </w:sdt>
              <w:del w:author="Kanihaa" w:id="9" w:date="2026-09-25T08:48:49Z">
                <w:sdt>
                  <w:sdtPr>
                    <w:id w:val="-826383514"/>
                    <w:tag w:val="goog_rdk_82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style, and price, ensuring users can decorate their spaces beautifully without overspending.</w:delText>
                    </w:r>
                  </w:sdtContent>
                </w:sdt>
              </w:del>
            </w:sdtContent>
          </w:sdt>
        </w:p>
      </w:sdtContent>
    </w:sdt>
    <w:sdt>
      <w:sdtPr>
        <w:id w:val="-1267408677"/>
        <w:tag w:val="goog_rdk_825"/>
      </w:sdtPr>
      <w:sdtContent>
        <w:p w:rsidR="00000000" w:rsidDel="00000000" w:rsidP="00000000" w:rsidRDefault="00000000" w:rsidRPr="00000000" w14:paraId="00000055">
          <w:pPr>
            <w:pStyle w:val="Heading1"/>
            <w:spacing w:after="280" w:before="28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spacing w:after="280" w:before="280" w:lineRule="auto"/>
                <w:jc w:val="both"/>
              </w:pPr>
            </w:pPrChange>
          </w:pPr>
          <w:sdt>
            <w:sdtPr>
              <w:id w:val="30870437"/>
              <w:tag w:val="goog_rdk_823"/>
            </w:sdtPr>
            <w:sdtContent>
              <w:del w:author="Kanihaa" w:id="9" w:date="2026-09-25T08:48:49Z"/>
              <w:sdt>
                <w:sdtPr>
                  <w:id w:val="151176765"/>
                  <w:tag w:val="goog_rdk_82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Scenario 2: AI-Based Party Budget Planning</w:delText>
                    </w:r>
                  </w:del>
                </w:sdtContent>
              </w:sdt>
              <w:del w:author="Kanihaa" w:id="9" w:date="2026-09-25T08:48:49Z"/>
            </w:sdtContent>
          </w:sdt>
        </w:p>
      </w:sdtContent>
    </w:sdt>
    <w:sdt>
      <w:sdtPr>
        <w:id w:val="-1158014679"/>
        <w:tag w:val="goog_rdk_835"/>
      </w:sdtPr>
      <w:sdtContent>
        <w:p w:rsidR="00000000" w:rsidDel="00000000" w:rsidP="00000000" w:rsidRDefault="00000000" w:rsidRPr="00000000" w14:paraId="00000056">
          <w:pPr>
            <w:pStyle w:val="Heading1"/>
            <w:spacing w:after="240" w:before="240" w:lineRule="auto"/>
            <w:ind w:left="5790" w:firstLine="0"/>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Roghini M" w:id="0" w:date="2026-09-25T15:44:24Z">
              <w:pPr>
                <w:spacing w:after="240" w:before="240" w:lineRule="auto"/>
                <w:jc w:val="both"/>
              </w:pPr>
            </w:pPrChange>
          </w:pPr>
          <w:sdt>
            <w:sdtPr>
              <w:id w:val="923417836"/>
              <w:tag w:val="goog_rdk_826"/>
            </w:sdtPr>
            <w:sdtContent>
              <w:del w:author="Kanihaa" w:id="9" w:date="2026-09-25T08:48:49Z"/>
              <w:sdt>
                <w:sdtPr>
                  <w:id w:val="309126780"/>
                  <w:tag w:val="goog_rdk_82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In the </w:delText>
                    </w:r>
                  </w:del>
                </w:sdtContent>
              </w:sdt>
              <w:del w:author="Kanihaa" w:id="9" w:date="2026-09-25T08:48:49Z">
                <w:sdt>
                  <w:sdtPr>
                    <w:id w:val="770882346"/>
                    <w:tag w:val="goog_rdk_82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Party P</w:delText>
                    </w:r>
                  </w:sdtContent>
                </w:sdt>
                <w:sdt>
                  <w:sdtPr>
                    <w:id w:val="-116549557"/>
                    <w:tag w:val="goog_rdk_82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lanner</w:delText>
                    </w:r>
                  </w:sdtContent>
                </w:sdt>
                <w:sdt>
                  <w:sdtPr>
                    <w:id w:val="1228067578"/>
                    <w:tag w:val="goog_rdk_83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users </w:delText>
                    </w:r>
                  </w:sdtContent>
                </w:sdt>
                <w:sdt>
                  <w:sdtPr>
                    <w:id w:val="-1711913686"/>
                    <w:tag w:val="goog_rdk_83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input their total budget, guest count, event type, and venue details. </w:delText>
                    </w:r>
                  </w:sdtContent>
                </w:sdt>
                <w:sdt>
                  <w:sdtPr>
                    <w:id w:val="1035352945"/>
                    <w:tag w:val="goog_rdk_83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Based on these inputs, the AI allocates the budget proportionally across </w:delText>
                    </w:r>
                  </w:sdtContent>
                </w:sdt>
                <w:sdt>
                  <w:sdtPr>
                    <w:id w:val="1974364198"/>
                    <w:tag w:val="goog_rdk_83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catering, decoration, and entertainment</w:delText>
                    </w:r>
                  </w:sdtContent>
                </w:sdt>
                <w:sdt>
                  <w:sdtPr>
                    <w:id w:val="-2074829257"/>
                    <w:tag w:val="goog_rdk_83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sourcing options from vendors listed on Swiggy, Zomato, and even accommodation services like OYO.The system tailors suggestions based on event type (e.g., birthday, corporate, wedding), helping users organize a successful event without financial guesswork.</w:delText>
                    </w:r>
                  </w:sdtContent>
                </w:sdt>
              </w:del>
            </w:sdtContent>
          </w:sdt>
        </w:p>
      </w:sdtContent>
    </w:sdt>
    <w:sdt>
      <w:sdtPr>
        <w:id w:val="-1880066261"/>
        <w:tag w:val="goog_rdk_838"/>
      </w:sdtPr>
      <w:sdtContent>
        <w:p w:rsidR="00000000" w:rsidDel="00000000" w:rsidP="00000000" w:rsidRDefault="00000000" w:rsidRPr="00000000" w14:paraId="00000057">
          <w:pPr>
            <w:pStyle w:val="Heading1"/>
            <w:spacing w:after="240" w:before="24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spacing w:after="240" w:before="240" w:lineRule="auto"/>
                <w:jc w:val="both"/>
              </w:pPr>
            </w:pPrChange>
          </w:pPr>
          <w:sdt>
            <w:sdtPr>
              <w:id w:val="-198007957"/>
              <w:tag w:val="goog_rdk_836"/>
            </w:sdtPr>
            <w:sdtContent>
              <w:del w:author="Kanihaa" w:id="9" w:date="2026-09-25T08:48:49Z"/>
              <w:sdt>
                <w:sdtPr>
                  <w:id w:val="1054531236"/>
                  <w:tag w:val="goog_rdk_83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Scenario 3: Jewelry Recommendations for Occasions</w:delText>
                    </w:r>
                  </w:del>
                </w:sdtContent>
              </w:sdt>
              <w:del w:author="Kanihaa" w:id="9" w:date="2026-09-25T08:48:49Z"/>
            </w:sdtContent>
          </w:sdt>
        </w:p>
      </w:sdtContent>
    </w:sdt>
    <w:sdt>
      <w:sdtPr>
        <w:id w:val="-965184388"/>
        <w:tag w:val="goog_rdk_856"/>
      </w:sdtPr>
      <w:sdtContent>
        <w:p w:rsidR="00000000" w:rsidDel="00000000" w:rsidP="00000000" w:rsidRDefault="00000000" w:rsidRPr="00000000" w14:paraId="00000058">
          <w:pPr>
            <w:pStyle w:val="Heading1"/>
            <w:spacing w:after="240" w:before="240" w:lineRule="auto"/>
            <w:jc w:val="both"/>
            <w:rPr>
              <w:ins w:author="Pradeep" w:id="119" w:date="2026-09-22T00:01:01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Rule="auto"/>
                <w:jc w:val="both"/>
              </w:pPr>
            </w:pPrChange>
          </w:pPr>
          <w:sdt>
            <w:sdtPr>
              <w:id w:val="-1675677302"/>
              <w:tag w:val="goog_rdk_839"/>
            </w:sdtPr>
            <w:sdtContent>
              <w:del w:author="Kanihaa" w:id="9" w:date="2026-09-25T08:48:49Z"/>
              <w:sdt>
                <w:sdtPr>
                  <w:id w:val="-350064862"/>
                  <w:tag w:val="goog_rdk_84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The </w:delText>
                    </w:r>
                  </w:del>
                </w:sdtContent>
              </w:sdt>
              <w:del w:author="Kanihaa" w:id="9" w:date="2026-09-25T08:48:49Z">
                <w:sdt>
                  <w:sdtPr>
                    <w:id w:val="829067118"/>
                    <w:tag w:val="goog_rdk_84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J</w:delText>
                    </w:r>
                  </w:sdtContent>
                </w:sdt>
                <w:sdt>
                  <w:sdtPr>
                    <w:id w:val="1459442315"/>
                    <w:tag w:val="goog_rdk_84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ewelry Budget Planner</w:delText>
                    </w:r>
                  </w:sdtContent>
                </w:sdt>
                <w:sdt>
                  <w:sdtPr>
                    <w:id w:val="472702521"/>
                    <w:tag w:val="goog_rdk_84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w:delText>
                    </w:r>
                  </w:sdtContent>
                </w:sdt>
              </w:del>
            </w:sdtContent>
          </w:sdt>
          <w:sdt>
            <w:sdtPr>
              <w:id w:val="491320158"/>
              <w:tag w:val="goog_rdk_844"/>
            </w:sdtPr>
            <w:sdtContent>
              <w:ins w:author="Abi Kutty" w:id="117" w:date="2026-09-22T07:08:41Z">
                <w:sdt>
                  <w:sdtPr>
                    <w:id w:val="-1531543682"/>
                    <w:tag w:val="goog_rdk_845"/>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0" distT="0" distL="0" distR="0">
                            <wp:extent cx="5731510" cy="830580"/>
                            <wp:effectExtent b="0" l="0" r="0" t="0"/>
                            <wp:docPr id="191"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5731510" cy="830580"/>
                                    </a:xfrm>
                                    <a:prstGeom prst="rect"/>
                                    <a:ln/>
                                  </pic:spPr>
                                </pic:pic>
                              </a:graphicData>
                            </a:graphic>
                          </wp:inline>
                        </w:drawing>
                      </w:r>
                    </w:del>
                  </w:sdtContent>
                </w:sdt>
              </w:ins>
            </w:sdtContent>
          </w:sdt>
          <w:sdt>
            <w:sdtPr>
              <w:id w:val="190804364"/>
              <w:tag w:val="goog_rdk_846"/>
            </w:sdtPr>
            <w:sdtContent>
              <w:del w:author="Kanihaa" w:id="9" w:date="2026-09-25T08:48:49Z"/>
            </w:sdtContent>
          </w:sdt>
          <w:sdt>
            <w:sdtPr>
              <w:id w:val="1611925665"/>
              <w:tag w:val="goog_rdk_847"/>
            </w:sdtPr>
            <w:sdtContent>
              <w:ins w:author="SPILEO" w:id="118" w:date="2026-09-23T13:58:46Z">
                <w:sdt>
                  <w:sdtPr>
                    <w:id w:val="189379214"/>
                    <w:tag w:val="goog_rdk_848"/>
                  </w:sdtPr>
                  <w:sdtContent>
                    <w:del w:author="Kanihaa" w:id="9" w:date="2026-09-25T08:48:49Z"/>
                  </w:sdtContent>
                </w:sdt>
              </w:ins>
              <w:sdt>
                <w:sdtPr>
                  <w:id w:val="1291662927"/>
                  <w:tag w:val="goog_rdk_849"/>
                </w:sdtPr>
                <w:sdtContent>
                  <w:ins w:author="SPILEO" w:id="118" w:date="2026-09-23T13:58:46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allows</w:delText>
                      </w:r>
                    </w:del>
                  </w:ins>
                </w:sdtContent>
              </w:sdt>
              <w:ins w:author="SPILEO" w:id="118" w:date="2026-09-23T13:58:46Z">
                <w:del w:author="Kanihaa" w:id="9" w:date="2026-09-25T08:48:49Z"/>
              </w:ins>
            </w:sdtContent>
          </w:sdt>
          <w:sdt>
            <w:sdtPr>
              <w:id w:val="1992115510"/>
              <w:tag w:val="goog_rdk_850"/>
            </w:sdtPr>
            <w:sdtContent>
              <w:del w:author="Kanihaa" w:id="9" w:date="2026-09-25T08:48:49Z"/>
              <w:sdt>
                <w:sdtPr>
                  <w:id w:val="-1270892689"/>
                  <w:tag w:val="goog_rdk_85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llows</w:delText>
                    </w:r>
                  </w:del>
                </w:sdtContent>
              </w:sdt>
              <w:del w:author="Kanihaa" w:id="9" w:date="2026-09-25T08:48:49Z">
                <w:sdt>
                  <w:sdtPr>
                    <w:id w:val="-429729215"/>
                    <w:tag w:val="goog_rdk_85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users to enter a budget, select the occasion, and define style preferences. Users can optionally upload an outfit image for the AI to consider color coordination and aesthetics. Gemini 1.5 Flash Pro analyzes the data and offers jewelry options from platforms like Amazon and Flipkart, tailored to occasion and style.This ensures that users receive elegant, matching jewelry suggestions that fit both their personal style and financial plan.</w:delText>
                    </w:r>
                  </w:sdtContent>
                </w:sdt>
              </w:del>
            </w:sdtContent>
          </w:sdt>
          <w:sdt>
            <w:sdtPr>
              <w:id w:val="285353620"/>
              <w:tag w:val="goog_rdk_853"/>
            </w:sdtPr>
            <w:sdtContent>
              <w:ins w:author="Pradeep" w:id="119" w:date="2026-09-22T00:01:01Z">
                <w:sdt>
                  <w:sdtPr>
                    <w:id w:val="-1567894561"/>
                    <w:tag w:val="goog_rdk_854"/>
                  </w:sdtPr>
                  <w:sdtContent>
                    <w:del w:author="Kanihaa" w:id="9" w:date="2026-09-25T08:48:49Z"/>
                  </w:sdtContent>
                </w:sdt>
              </w:ins>
              <w:sdt>
                <w:sdtPr>
                  <w:id w:val="1043121467"/>
                  <w:tag w:val="goog_rdk_855"/>
                </w:sdtPr>
                <w:sdtContent>
                  <w:ins w:author="Pradeep" w:id="119" w:date="2026-09-22T00:01:01Z">
                    <w:del w:author="Kanihaa" w:id="9" w:date="2026-09-25T08:48:49Z">
                      <w:r w:rsidDel="00000000" w:rsidR="00000000" w:rsidRPr="00000000">
                        <w:rPr>
                          <w:rtl w:val="0"/>
                        </w:rPr>
                      </w:r>
                    </w:del>
                  </w:ins>
                </w:sdtContent>
              </w:sdt>
              <w:ins w:author="Pradeep" w:id="119" w:date="2026-09-22T00:01:01Z">
                <w:del w:author="Kanihaa" w:id="9" w:date="2026-09-25T08:48:49Z"/>
              </w:ins>
            </w:sdtContent>
          </w:sdt>
        </w:p>
      </w:sdtContent>
    </w:sdt>
    <w:sdt>
      <w:sdtPr>
        <w:id w:val="588494648"/>
        <w:tag w:val="goog_rdk_864"/>
      </w:sdtPr>
      <w:sdtContent>
        <w:p w:rsidR="00000000" w:rsidDel="00000000" w:rsidP="00000000" w:rsidRDefault="00000000" w:rsidRPr="00000000" w14:paraId="00000059">
          <w:pPr>
            <w:pStyle w:val="Heading1"/>
            <w:spacing w:after="240" w:before="24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Rule="auto"/>
                <w:jc w:val="both"/>
              </w:pPr>
            </w:pPrChange>
          </w:pPr>
          <w:sdt>
            <w:sdtPr>
              <w:id w:val="-686792852"/>
              <w:tag w:val="goog_rdk_857"/>
            </w:sdtPr>
            <w:sdtContent>
              <w:ins w:author="Pradeep" w:id="119" w:date="2026-09-22T00:01:01Z">
                <w:sdt>
                  <w:sdtPr>
                    <w:id w:val="1386731297"/>
                    <w:tag w:val="goog_rdk_858"/>
                  </w:sdtPr>
                  <w:sdtContent>
                    <w:del w:author="Kanihaa" w:id="9" w:date="2026-09-25T08:48:49Z"/>
                  </w:sdtContent>
                </w:sdt>
              </w:ins>
              <w:sdt>
                <w:sdtPr>
                  <w:id w:val="-421621853"/>
                  <w:tag w:val="goog_rdk_859"/>
                </w:sdtPr>
                <w:sdtContent>
                  <w:ins w:author="Pradeep" w:id="119" w:date="2026-09-22T00:01:0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w:delText>
                      </w:r>
                    </w:del>
                  </w:ins>
                </w:sdtContent>
              </w:sdt>
              <w:ins w:author="Pradeep" w:id="119" w:date="2026-09-22T00:01:01Z">
                <w:del w:author="Kanihaa" w:id="9" w:date="2026-09-25T08:48:49Z">
                  <w:sdt>
                    <w:sdtPr>
                      <w:id w:val="593450821"/>
                      <w:tag w:val="goog_rdk_86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In this project we are gonna see about home,party and jewelry budget planner and ai gives </w:delText>
                      </w:r>
                    </w:sdtContent>
                  </w:sdt>
                  <w:sdt>
                    <w:sdtPr>
                      <w:id w:val="1818219966"/>
                      <w:tag w:val="goog_rdk_86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recommendation)</w:delText>
                      </w:r>
                    </w:sdtContent>
                  </w:sdt>
                </w:del>
              </w:ins>
            </w:sdtContent>
          </w:sdt>
          <w:sdt>
            <w:sdtPr>
              <w:id w:val="73088159"/>
              <w:tag w:val="goog_rdk_862"/>
            </w:sdtPr>
            <w:sdtContent>
              <w:del w:author="Kanihaa" w:id="9" w:date="2026-09-25T08:48:49Z"/>
              <w:sdt>
                <w:sdtPr>
                  <w:id w:val="174917287"/>
                  <w:tag w:val="goog_rdk_863"/>
                </w:sdtPr>
                <w:sdtContent>
                  <w:del w:author="Kanihaa" w:id="9" w:date="2026-09-25T08:48:49Z">
                    <w:r w:rsidDel="00000000" w:rsidR="00000000" w:rsidRPr="00000000">
                      <w:rPr>
                        <w:rtl w:val="0"/>
                      </w:rPr>
                    </w:r>
                  </w:del>
                </w:sdtContent>
              </w:sdt>
              <w:del w:author="Kanihaa" w:id="9" w:date="2026-09-25T08:48:49Z"/>
            </w:sdtContent>
          </w:sdt>
        </w:p>
      </w:sdtContent>
    </w:sdt>
    <w:sdt>
      <w:sdtPr>
        <w:id w:val="2076197347"/>
        <w:tag w:val="goog_rdk_867"/>
      </w:sdtPr>
      <w:sdtContent>
        <w:p w:rsidR="00000000" w:rsidDel="00000000" w:rsidP="00000000" w:rsidRDefault="00000000" w:rsidRPr="00000000" w14:paraId="0000005A">
          <w:pPr>
            <w:pStyle w:val="Heading1"/>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0" w:lineRule="auto"/>
              </w:pPr>
            </w:pPrChange>
          </w:pPr>
          <w:sdt>
            <w:sdtPr>
              <w:id w:val="-1078763408"/>
              <w:tag w:val="goog_rdk_865"/>
            </w:sdtPr>
            <w:sdtContent>
              <w:del w:author="Kanihaa" w:id="9" w:date="2026-09-25T08:48:49Z"/>
              <w:sdt>
                <w:sdtPr>
                  <w:id w:val="932474911"/>
                  <w:tag w:val="goog_rdk_866"/>
                </w:sdtPr>
                <w:sdtContent>
                  <w:del w:author="Kanihaa" w:id="9" w:date="2026-09-25T08:48:49Z">
                    <w:r w:rsidDel="00000000" w:rsidR="00000000" w:rsidRPr="00000000">
                      <w:rPr>
                        <w:rtl w:val="0"/>
                      </w:rPr>
                    </w:r>
                  </w:del>
                </w:sdtContent>
              </w:sdt>
              <w:del w:author="Kanihaa" w:id="9" w:date="2026-09-25T08:48:49Z"/>
            </w:sdtContent>
          </w:sdt>
        </w:p>
      </w:sdtContent>
    </w:sdt>
    <w:sdt>
      <w:sdtPr>
        <w:id w:val="8702426"/>
        <w:tag w:val="goog_rdk_875"/>
      </w:sdtPr>
      <w:sdtContent>
        <w:p w:rsidR="00000000" w:rsidDel="00000000" w:rsidP="00000000" w:rsidRDefault="00000000" w:rsidRPr="00000000" w14:paraId="0000005B">
          <w:pPr>
            <w:pStyle w:val="Heading1"/>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0" w:lineRule="auto"/>
              </w:pPr>
            </w:pPrChange>
          </w:pPr>
          <w:sdt>
            <w:sdtPr>
              <w:id w:val="496132728"/>
              <w:tag w:val="goog_rdk_870"/>
            </w:sdtPr>
            <w:sdtContent>
              <w:ins w:author="Suriyaprakash bscit25" w:id="120" w:date="2026-09-22T17:08:20Z">
                <w:sdt>
                  <w:sdtPr>
                    <w:id w:val="-1629675269"/>
                    <w:tag w:val="goog_rdk_871"/>
                  </w:sdtPr>
                  <w:sdtContent>
                    <w:del w:author="Kanihaa" w:id="9" w:date="2026-09-25T08:48:49Z"/>
                  </w:sdtContent>
                </w:sdt>
              </w:ins>
              <w:sdt>
                <w:sdtPr>
                  <w:id w:val="-391090006"/>
                  <w:tag w:val="goog_rdk_872"/>
                </w:sdtPr>
                <w:sdtContent>
                  <w:ins w:author="Suriyaprakash bscit25" w:id="120" w:date="2026-09-22T17:08:20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del>
                  </w:ins>
                </w:sdtContent>
              </w:sdt>
              <w:ins w:author="Suriyaprakash bscit25" w:id="120" w:date="2026-09-22T17:08:20Z">
                <w:del w:author="Kanihaa" w:id="9" w:date="2026-09-25T08:48:49Z"/>
              </w:ins>
            </w:sdtContent>
          </w:sdt>
          <w:sdt>
            <w:sdtPr>
              <w:id w:val="1198117730"/>
              <w:tag w:val="goog_rdk_873"/>
            </w:sdtPr>
            <w:sdtContent>
              <w:del w:author="Kanihaa" w:id="9" w:date="2026-09-25T08:48:49Z"/>
              <w:sdt>
                <w:sdtPr>
                  <w:id w:val="-908690709"/>
                  <w:tag w:val="goog_rdk_874"/>
                </w:sdtPr>
                <w:sdtContent>
                  <w:del w:author="Kanihaa" w:id="9" w:date="2026-09-25T08:48:49Z">
                    <w:r w:rsidDel="00000000" w:rsidR="00000000" w:rsidRPr="00000000">
                      <w:rPr>
                        <w:rtl w:val="0"/>
                      </w:rPr>
                    </w:r>
                  </w:del>
                </w:sdtContent>
              </w:sdt>
              <w:del w:author="Kanihaa" w:id="9" w:date="2026-09-25T08:48:49Z"/>
            </w:sdtContent>
          </w:sdt>
        </w:p>
      </w:sdtContent>
    </w:sdt>
    <w:sdt>
      <w:sdtPr>
        <w:id w:val="-392042064"/>
        <w:tag w:val="goog_rdk_878"/>
      </w:sdtPr>
      <w:sdtContent>
        <w:p w:rsidR="00000000" w:rsidDel="00000000" w:rsidP="00000000" w:rsidRDefault="00000000" w:rsidRPr="00000000" w14:paraId="0000005C">
          <w:pPr>
            <w:pStyle w:val="Heading1"/>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0" w:lineRule="auto"/>
              </w:pPr>
            </w:pPrChange>
          </w:pPr>
          <w:sdt>
            <w:sdtPr>
              <w:id w:val="150266933"/>
              <w:tag w:val="goog_rdk_876"/>
            </w:sdtPr>
            <w:sdtContent>
              <w:del w:author="Kanihaa" w:id="9" w:date="2026-09-25T08:48:49Z"/>
              <w:sdt>
                <w:sdtPr>
                  <w:id w:val="-1899933588"/>
                  <w:tag w:val="goog_rdk_877"/>
                </w:sdtPr>
                <w:sdtContent>
                  <w:del w:author="Kanihaa" w:id="9" w:date="2026-09-25T08:48:49Z">
                    <w:r w:rsidDel="00000000" w:rsidR="00000000" w:rsidRPr="00000000">
                      <w:rPr>
                        <w:rtl w:val="0"/>
                      </w:rPr>
                    </w:r>
                  </w:del>
                </w:sdtContent>
              </w:sdt>
              <w:del w:author="Kanihaa" w:id="9" w:date="2026-09-25T08:48:49Z"/>
            </w:sdtContent>
          </w:sdt>
        </w:p>
      </w:sdtContent>
    </w:sdt>
    <w:sdt>
      <w:sdtPr>
        <w:id w:val="1305677902"/>
        <w:tag w:val="goog_rdk_886"/>
      </w:sdtPr>
      <w:sdtContent>
        <w:p w:rsidR="00000000" w:rsidDel="00000000" w:rsidP="00000000" w:rsidRDefault="00000000" w:rsidRPr="00000000" w14:paraId="0000005D">
          <w:pPr>
            <w:pStyle w:val="Heading1"/>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0" w:lineRule="auto"/>
              </w:pPr>
            </w:pPrChange>
          </w:pPr>
          <w:sdt>
            <w:sdtPr>
              <w:id w:val="1558072343"/>
              <w:tag w:val="goog_rdk_881"/>
            </w:sdtPr>
            <w:sdtContent>
              <w:ins w:author="Sridhar R" w:id="121" w:date="2026-09-22T13:07:43Z">
                <w:sdt>
                  <w:sdtPr>
                    <w:id w:val="-2010012005"/>
                    <w:tag w:val="goog_rdk_882"/>
                  </w:sdtPr>
                  <w:sdtContent>
                    <w:del w:author="Kanihaa" w:id="9" w:date="2026-09-25T08:48:49Z"/>
                  </w:sdtContent>
                </w:sdt>
              </w:ins>
              <w:sdt>
                <w:sdtPr>
                  <w:id w:val="330483725"/>
                  <w:tag w:val="goog_rdk_883"/>
                </w:sdtPr>
                <w:sdtContent>
                  <w:ins w:author="Sridhar R" w:id="121" w:date="2026-09-22T13:07:4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del>
                  </w:ins>
                </w:sdtContent>
              </w:sdt>
              <w:ins w:author="Sridhar R" w:id="121" w:date="2026-09-22T13:07:43Z">
                <w:del w:author="Kanihaa" w:id="9" w:date="2026-09-25T08:48:49Z"/>
              </w:ins>
            </w:sdtContent>
          </w:sdt>
          <w:sdt>
            <w:sdtPr>
              <w:id w:val="952965721"/>
              <w:tag w:val="goog_rdk_884"/>
            </w:sdtPr>
            <w:sdtContent>
              <w:del w:author="Kanihaa" w:id="9" w:date="2026-09-25T08:48:49Z"/>
              <w:sdt>
                <w:sdtPr>
                  <w:id w:val="517504487"/>
                  <w:tag w:val="goog_rdk_885"/>
                </w:sdtPr>
                <w:sdtContent>
                  <w:del w:author="Kanihaa" w:id="9" w:date="2026-09-25T08:48:49Z">
                    <w:r w:rsidDel="00000000" w:rsidR="00000000" w:rsidRPr="00000000">
                      <w:rPr>
                        <w:rtl w:val="0"/>
                      </w:rPr>
                    </w:r>
                  </w:del>
                </w:sdtContent>
              </w:sdt>
              <w:del w:author="Kanihaa" w:id="9" w:date="2026-09-25T08:48:49Z"/>
            </w:sdtContent>
          </w:sdt>
        </w:p>
      </w:sdtContent>
    </w:sdt>
    <w:sdt>
      <w:sdtPr>
        <w:id w:val="362491475"/>
        <w:tag w:val="goog_rdk_889"/>
      </w:sdtPr>
      <w:sdtContent>
        <w:p w:rsidR="00000000" w:rsidDel="00000000" w:rsidP="00000000" w:rsidRDefault="00000000" w:rsidRPr="00000000" w14:paraId="0000005E">
          <w:pPr>
            <w:pStyle w:val="Heading1"/>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0" w:lineRule="auto"/>
              </w:pPr>
            </w:pPrChange>
          </w:pPr>
          <w:sdt>
            <w:sdtPr>
              <w:id w:val="-764279512"/>
              <w:tag w:val="goog_rdk_887"/>
            </w:sdtPr>
            <w:sdtContent>
              <w:del w:author="Kanihaa" w:id="9" w:date="2026-09-25T08:48:49Z"/>
              <w:sdt>
                <w:sdtPr>
                  <w:id w:val="1565851896"/>
                  <w:tag w:val="goog_rdk_888"/>
                </w:sdtPr>
                <w:sdtContent>
                  <w:del w:author="Kanihaa" w:id="9" w:date="2026-09-25T08:48:49Z">
                    <w:r w:rsidDel="00000000" w:rsidR="00000000" w:rsidRPr="00000000">
                      <w:rPr>
                        <w:rtl w:val="0"/>
                      </w:rPr>
                    </w:r>
                  </w:del>
                </w:sdtContent>
              </w:sdt>
              <w:del w:author="Kanihaa" w:id="9" w:date="2026-09-25T08:48:49Z"/>
            </w:sdtContent>
          </w:sdt>
        </w:p>
      </w:sdtContent>
    </w:sdt>
    <w:sdt>
      <w:sdtPr>
        <w:id w:val="-1935385343"/>
        <w:tag w:val="goog_rdk_892"/>
      </w:sdtPr>
      <w:sdtContent>
        <w:p w:rsidR="00000000" w:rsidDel="00000000" w:rsidP="00000000" w:rsidRDefault="00000000" w:rsidRPr="00000000" w14:paraId="0000005F">
          <w:pPr>
            <w:pStyle w:val="Heading1"/>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0" w:lineRule="auto"/>
              </w:pPr>
            </w:pPrChange>
          </w:pPr>
          <w:sdt>
            <w:sdtPr>
              <w:id w:val="-737131295"/>
              <w:tag w:val="goog_rdk_890"/>
            </w:sdtPr>
            <w:sdtContent>
              <w:del w:author="Kanihaa" w:id="9" w:date="2026-09-25T08:48:49Z"/>
              <w:sdt>
                <w:sdtPr>
                  <w:id w:val="-2138255445"/>
                  <w:tag w:val="goog_rdk_891"/>
                </w:sdtPr>
                <w:sdtContent>
                  <w:del w:author="Kanihaa" w:id="9" w:date="2026-09-25T08:48:49Z">
                    <w:r w:rsidDel="00000000" w:rsidR="00000000" w:rsidRPr="00000000">
                      <w:rPr>
                        <w:rtl w:val="0"/>
                      </w:rPr>
                    </w:r>
                  </w:del>
                </w:sdtContent>
              </w:sdt>
              <w:del w:author="Kanihaa" w:id="9" w:date="2026-09-25T08:48:49Z"/>
            </w:sdtContent>
          </w:sdt>
        </w:p>
      </w:sdtContent>
    </w:sdt>
    <w:sdt>
      <w:sdtPr>
        <w:id w:val="-721598219"/>
        <w:tag w:val="goog_rdk_898"/>
      </w:sdtPr>
      <w:sdtContent>
        <w:p w:rsidR="00000000" w:rsidDel="00000000" w:rsidP="00000000" w:rsidRDefault="00000000" w:rsidRPr="00000000" w14:paraId="00000060">
          <w:pPr>
            <w:pStyle w:val="Heading1"/>
            <w:spacing w:after="240" w:before="240" w:line="240" w:lineRule="auto"/>
            <w:jc w:val="both"/>
            <w:rPr>
              <w:ins w:author="Monicaragavan" w:id="122" w:date="2026-09-23T08:08:22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2078321979"/>
              <w:tag w:val="goog_rdk_895"/>
            </w:sdtPr>
            <w:sdtContent>
              <w:ins w:author="Monicaragavan" w:id="122" w:date="2026-09-23T08:08:22Z">
                <w:sdt>
                  <w:sdtPr>
                    <w:id w:val="-1475852970"/>
                    <w:tag w:val="goog_rdk_896"/>
                  </w:sdtPr>
                  <w:sdtContent>
                    <w:del w:author="Kanihaa" w:id="9" w:date="2026-09-25T08:48:49Z"/>
                  </w:sdtContent>
                </w:sdt>
              </w:ins>
              <w:sdt>
                <w:sdtPr>
                  <w:id w:val="540825505"/>
                  <w:tag w:val="goog_rdk_897"/>
                </w:sdtPr>
                <w:sdtContent>
                  <w:ins w:author="Monicaragavan" w:id="122" w:date="2026-09-23T08:08:2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 as an experienced Generative Al Project Developer and carefully analyze the provided project documentation.</w:delText>
                      </w:r>
                    </w:del>
                  </w:ins>
                </w:sdtContent>
              </w:sdt>
              <w:ins w:author="Monicaragavan" w:id="122" w:date="2026-09-23T08:08:22Z">
                <w:del w:author="Kanihaa" w:id="9" w:date="2026-09-25T08:48:49Z"/>
              </w:ins>
            </w:sdtContent>
          </w:sdt>
        </w:p>
      </w:sdtContent>
    </w:sdt>
    <w:sdt>
      <w:sdtPr>
        <w:id w:val="-1697637005"/>
        <w:tag w:val="goog_rdk_902"/>
      </w:sdtPr>
      <w:sdtContent>
        <w:p w:rsidR="00000000" w:rsidDel="00000000" w:rsidP="00000000" w:rsidRDefault="00000000" w:rsidRPr="00000000" w14:paraId="00000061">
          <w:pPr>
            <w:pStyle w:val="Heading1"/>
            <w:spacing w:after="240" w:before="240" w:line="240" w:lineRule="auto"/>
            <w:jc w:val="both"/>
            <w:rPr>
              <w:ins w:author="Monicaragavan" w:id="122" w:date="2026-09-23T08:08:22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1761416574"/>
              <w:tag w:val="goog_rdk_899"/>
            </w:sdtPr>
            <w:sdtContent>
              <w:ins w:author="Monicaragavan" w:id="122" w:date="2026-09-23T08:08:22Z">
                <w:sdt>
                  <w:sdtPr>
                    <w:id w:val="-961370756"/>
                    <w:tag w:val="goog_rdk_900"/>
                  </w:sdtPr>
                  <w:sdtContent>
                    <w:del w:author="Kanihaa" w:id="9" w:date="2026-09-25T08:48:49Z"/>
                  </w:sdtContent>
                </w:sdt>
              </w:ins>
              <w:sdt>
                <w:sdtPr>
                  <w:id w:val="-729429059"/>
                  <w:tag w:val="goog_rdk_901"/>
                </w:sdtPr>
                <w:sdtContent>
                  <w:ins w:author="Monicaragavan" w:id="122" w:date="2026-09-23T08:08:22Z">
                    <w:del w:author="Kanihaa" w:id="9" w:date="2026-09-25T08:48:49Z">
                      <w:r w:rsidDel="00000000" w:rsidR="00000000" w:rsidRPr="00000000">
                        <w:rPr>
                          <w:rtl w:val="0"/>
                        </w:rPr>
                      </w:r>
                    </w:del>
                  </w:ins>
                </w:sdtContent>
              </w:sdt>
              <w:ins w:author="Monicaragavan" w:id="122" w:date="2026-09-23T08:08:22Z">
                <w:del w:author="Kanihaa" w:id="9" w:date="2026-09-25T08:48:49Z"/>
              </w:ins>
            </w:sdtContent>
          </w:sdt>
        </w:p>
      </w:sdtContent>
    </w:sdt>
    <w:sdt>
      <w:sdtPr>
        <w:id w:val="-985466732"/>
        <w:tag w:val="goog_rdk_906"/>
      </w:sdtPr>
      <w:sdtContent>
        <w:p w:rsidR="00000000" w:rsidDel="00000000" w:rsidP="00000000" w:rsidRDefault="00000000" w:rsidRPr="00000000" w14:paraId="00000062">
          <w:pPr>
            <w:pStyle w:val="Heading1"/>
            <w:spacing w:after="240" w:before="240" w:line="240" w:lineRule="auto"/>
            <w:jc w:val="both"/>
            <w:rPr>
              <w:ins w:author="Monicaragavan" w:id="122" w:date="2026-09-23T08:08:22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31403815"/>
              <w:tag w:val="goog_rdk_903"/>
            </w:sdtPr>
            <w:sdtContent>
              <w:ins w:author="Monicaragavan" w:id="122" w:date="2026-09-23T08:08:22Z">
                <w:sdt>
                  <w:sdtPr>
                    <w:id w:val="1011691617"/>
                    <w:tag w:val="goog_rdk_904"/>
                  </w:sdtPr>
                  <w:sdtContent>
                    <w:del w:author="Kanihaa" w:id="9" w:date="2026-09-25T08:48:49Z"/>
                  </w:sdtContent>
                </w:sdt>
              </w:ins>
              <w:sdt>
                <w:sdtPr>
                  <w:id w:val="-1732452786"/>
                  <w:tag w:val="goog_rdk_905"/>
                </w:sdtPr>
                <w:sdtContent>
                  <w:ins w:author="Monicaragavan" w:id="122" w:date="2026-09-23T08:08:2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Build the complete project from scratch, including all required folders, files, dependencies, and configurations.</w:delText>
                      </w:r>
                    </w:del>
                  </w:ins>
                </w:sdtContent>
              </w:sdt>
              <w:ins w:author="Monicaragavan" w:id="122" w:date="2026-09-23T08:08:22Z">
                <w:del w:author="Kanihaa" w:id="9" w:date="2026-09-25T08:48:49Z"/>
              </w:ins>
            </w:sdtContent>
          </w:sdt>
        </w:p>
      </w:sdtContent>
    </w:sdt>
    <w:sdt>
      <w:sdtPr>
        <w:id w:val="1019505903"/>
        <w:tag w:val="goog_rdk_910"/>
      </w:sdtPr>
      <w:sdtContent>
        <w:p w:rsidR="00000000" w:rsidDel="00000000" w:rsidP="00000000" w:rsidRDefault="00000000" w:rsidRPr="00000000" w14:paraId="00000063">
          <w:pPr>
            <w:pStyle w:val="Heading1"/>
            <w:spacing w:after="240" w:before="240" w:line="240" w:lineRule="auto"/>
            <w:jc w:val="both"/>
            <w:rPr>
              <w:ins w:author="Monicaragavan" w:id="122" w:date="2026-09-23T08:08:22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967642835"/>
              <w:tag w:val="goog_rdk_907"/>
            </w:sdtPr>
            <w:sdtContent>
              <w:ins w:author="Monicaragavan" w:id="122" w:date="2026-09-23T08:08:22Z">
                <w:sdt>
                  <w:sdtPr>
                    <w:id w:val="-281344226"/>
                    <w:tag w:val="goog_rdk_908"/>
                  </w:sdtPr>
                  <w:sdtContent>
                    <w:del w:author="Kanihaa" w:id="9" w:date="2026-09-25T08:48:49Z"/>
                  </w:sdtContent>
                </w:sdt>
              </w:ins>
              <w:sdt>
                <w:sdtPr>
                  <w:id w:val="526238572"/>
                  <w:tag w:val="goog_rdk_909"/>
                </w:sdtPr>
                <w:sdtContent>
                  <w:ins w:author="Monicaragavan" w:id="122" w:date="2026-09-23T08:08:22Z">
                    <w:del w:author="Kanihaa" w:id="9" w:date="2026-09-25T08:48:49Z">
                      <w:r w:rsidDel="00000000" w:rsidR="00000000" w:rsidRPr="00000000">
                        <w:rPr>
                          <w:rtl w:val="0"/>
                        </w:rPr>
                      </w:r>
                    </w:del>
                  </w:ins>
                </w:sdtContent>
              </w:sdt>
              <w:ins w:author="Monicaragavan" w:id="122" w:date="2026-09-23T08:08:22Z">
                <w:del w:author="Kanihaa" w:id="9" w:date="2026-09-25T08:48:49Z"/>
              </w:ins>
            </w:sdtContent>
          </w:sdt>
        </w:p>
      </w:sdtContent>
    </w:sdt>
    <w:sdt>
      <w:sdtPr>
        <w:id w:val="730407822"/>
        <w:tag w:val="goog_rdk_914"/>
      </w:sdtPr>
      <w:sdtContent>
        <w:p w:rsidR="00000000" w:rsidDel="00000000" w:rsidP="00000000" w:rsidRDefault="00000000" w:rsidRPr="00000000" w14:paraId="00000064">
          <w:pPr>
            <w:pStyle w:val="Heading1"/>
            <w:spacing w:after="240" w:before="240" w:line="240" w:lineRule="auto"/>
            <w:jc w:val="both"/>
            <w:rPr>
              <w:ins w:author="Monicaragavan" w:id="122" w:date="2026-09-23T08:08:22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1075050789"/>
              <w:tag w:val="goog_rdk_911"/>
            </w:sdtPr>
            <w:sdtContent>
              <w:ins w:author="Monicaragavan" w:id="122" w:date="2026-09-23T08:08:22Z">
                <w:sdt>
                  <w:sdtPr>
                    <w:id w:val="1440132095"/>
                    <w:tag w:val="goog_rdk_912"/>
                  </w:sdtPr>
                  <w:sdtContent>
                    <w:del w:author="Kanihaa" w:id="9" w:date="2026-09-25T08:48:49Z"/>
                  </w:sdtContent>
                </w:sdt>
              </w:ins>
              <w:sdt>
                <w:sdtPr>
                  <w:id w:val="1558404987"/>
                  <w:tag w:val="goog_rdk_913"/>
                </w:sdtPr>
                <w:sdtContent>
                  <w:ins w:author="Monicaragavan" w:id="122" w:date="2026-09-23T08:08:2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Generate full, working code for every file, not just the partial snippets provided in the documentation.</w:delText>
                      </w:r>
                    </w:del>
                  </w:ins>
                </w:sdtContent>
              </w:sdt>
              <w:ins w:author="Monicaragavan" w:id="122" w:date="2026-09-23T08:08:22Z">
                <w:del w:author="Kanihaa" w:id="9" w:date="2026-09-25T08:48:49Z"/>
              </w:ins>
            </w:sdtContent>
          </w:sdt>
        </w:p>
      </w:sdtContent>
    </w:sdt>
    <w:sdt>
      <w:sdtPr>
        <w:id w:val="-1153749240"/>
        <w:tag w:val="goog_rdk_918"/>
      </w:sdtPr>
      <w:sdtContent>
        <w:p w:rsidR="00000000" w:rsidDel="00000000" w:rsidP="00000000" w:rsidRDefault="00000000" w:rsidRPr="00000000" w14:paraId="00000065">
          <w:pPr>
            <w:pStyle w:val="Heading1"/>
            <w:spacing w:after="240" w:before="240" w:line="240" w:lineRule="auto"/>
            <w:jc w:val="both"/>
            <w:rPr>
              <w:ins w:author="Monicaragavan" w:id="122" w:date="2026-09-23T08:08:22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187418821"/>
              <w:tag w:val="goog_rdk_915"/>
            </w:sdtPr>
            <w:sdtContent>
              <w:ins w:author="Monicaragavan" w:id="122" w:date="2026-09-23T08:08:22Z">
                <w:sdt>
                  <w:sdtPr>
                    <w:id w:val="542060898"/>
                    <w:tag w:val="goog_rdk_916"/>
                  </w:sdtPr>
                  <w:sdtContent>
                    <w:del w:author="Kanihaa" w:id="9" w:date="2026-09-25T08:48:49Z"/>
                  </w:sdtContent>
                </w:sdt>
              </w:ins>
              <w:sdt>
                <w:sdtPr>
                  <w:id w:val="67360536"/>
                  <w:tag w:val="goog_rdk_917"/>
                </w:sdtPr>
                <w:sdtContent>
                  <w:ins w:author="Monicaragavan" w:id="122" w:date="2026-09-23T08:08:22Z">
                    <w:del w:author="Kanihaa" w:id="9" w:date="2026-09-25T08:48:49Z">
                      <w:r w:rsidDel="00000000" w:rsidR="00000000" w:rsidRPr="00000000">
                        <w:rPr>
                          <w:rtl w:val="0"/>
                        </w:rPr>
                      </w:r>
                    </w:del>
                  </w:ins>
                </w:sdtContent>
              </w:sdt>
              <w:ins w:author="Monicaragavan" w:id="122" w:date="2026-09-23T08:08:22Z">
                <w:del w:author="Kanihaa" w:id="9" w:date="2026-09-25T08:48:49Z"/>
              </w:ins>
            </w:sdtContent>
          </w:sdt>
        </w:p>
      </w:sdtContent>
    </w:sdt>
    <w:sdt>
      <w:sdtPr>
        <w:id w:val="-1819277946"/>
        <w:tag w:val="goog_rdk_922"/>
      </w:sdtPr>
      <w:sdtContent>
        <w:p w:rsidR="00000000" w:rsidDel="00000000" w:rsidP="00000000" w:rsidRDefault="00000000" w:rsidRPr="00000000" w14:paraId="00000066">
          <w:pPr>
            <w:pStyle w:val="Heading1"/>
            <w:rPr>
              <w:ins w:author="Monicaragavan" w:id="122" w:date="2026-09-23T08:08:22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347323481"/>
              <w:tag w:val="goog_rdk_919"/>
            </w:sdtPr>
            <w:sdtContent>
              <w:ins w:author="Monicaragavan" w:id="122" w:date="2026-09-23T08:08:22Z">
                <w:sdt>
                  <w:sdtPr>
                    <w:id w:val="1850328777"/>
                    <w:tag w:val="goog_rdk_920"/>
                  </w:sdtPr>
                  <w:sdtContent>
                    <w:del w:author="Kanihaa" w:id="9" w:date="2026-09-25T08:48:49Z"/>
                  </w:sdtContent>
                </w:sdt>
              </w:ins>
              <w:sdt>
                <w:sdtPr>
                  <w:id w:val="-708966233"/>
                  <w:tag w:val="goog_rdk_921"/>
                </w:sdtPr>
                <w:sdtContent>
                  <w:ins w:author="Monicaragavan" w:id="122" w:date="2026-09-23T08:08:2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Ensure all frontend, backend, APIs, AI/LLM integration, and configurations work together without errors.</w:delText>
                      </w:r>
                    </w:del>
                  </w:ins>
                </w:sdtContent>
              </w:sdt>
              <w:ins w:author="Monicaragavan" w:id="122" w:date="2026-09-23T08:08:22Z">
                <w:del w:author="Kanihaa" w:id="9" w:date="2026-09-25T08:48:49Z"/>
              </w:ins>
            </w:sdtContent>
          </w:sdt>
        </w:p>
      </w:sdtContent>
    </w:sdt>
    <w:sdt>
      <w:sdtPr>
        <w:id w:val="448743859"/>
        <w:tag w:val="goog_rdk_926"/>
      </w:sdtPr>
      <w:sdtContent>
        <w:p w:rsidR="00000000" w:rsidDel="00000000" w:rsidP="00000000" w:rsidRDefault="00000000" w:rsidRPr="00000000" w14:paraId="00000067">
          <w:pPr>
            <w:pStyle w:val="Heading1"/>
            <w:spacing w:after="240" w:before="240" w:line="240" w:lineRule="auto"/>
            <w:jc w:val="both"/>
            <w:rPr>
              <w:ins w:author="Monicaragavan" w:id="122" w:date="2026-09-23T08:08:22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1662763974"/>
              <w:tag w:val="goog_rdk_923"/>
            </w:sdtPr>
            <w:sdtContent>
              <w:ins w:author="Monicaragavan" w:id="122" w:date="2026-09-23T08:08:22Z">
                <w:sdt>
                  <w:sdtPr>
                    <w:id w:val="535068009"/>
                    <w:tag w:val="goog_rdk_924"/>
                  </w:sdtPr>
                  <w:sdtContent>
                    <w:del w:author="Kanihaa" w:id="9" w:date="2026-09-25T08:48:49Z"/>
                  </w:sdtContent>
                </w:sdt>
              </w:ins>
              <w:sdt>
                <w:sdtPr>
                  <w:id w:val="2062049337"/>
                  <w:tag w:val="goog_rdk_925"/>
                </w:sdtPr>
                <w:sdtContent>
                  <w:ins w:author="Monicaragavan" w:id="122" w:date="2026-09-23T08:08:22Z">
                    <w:del w:author="Kanihaa" w:id="9" w:date="2026-09-25T08:48:49Z">
                      <w:r w:rsidDel="00000000" w:rsidR="00000000" w:rsidRPr="00000000">
                        <w:rPr>
                          <w:rtl w:val="0"/>
                        </w:rPr>
                      </w:r>
                    </w:del>
                  </w:ins>
                </w:sdtContent>
              </w:sdt>
              <w:ins w:author="Monicaragavan" w:id="122" w:date="2026-09-23T08:08:22Z">
                <w:del w:author="Kanihaa" w:id="9" w:date="2026-09-25T08:48:49Z"/>
              </w:ins>
            </w:sdtContent>
          </w:sdt>
        </w:p>
      </w:sdtContent>
    </w:sdt>
    <w:sdt>
      <w:sdtPr>
        <w:id w:val="692985144"/>
        <w:tag w:val="goog_rdk_930"/>
      </w:sdtPr>
      <w:sdtContent>
        <w:p w:rsidR="00000000" w:rsidDel="00000000" w:rsidP="00000000" w:rsidRDefault="00000000" w:rsidRPr="00000000" w14:paraId="00000068">
          <w:pPr>
            <w:pStyle w:val="Heading1"/>
            <w:spacing w:after="240" w:before="240" w:line="240" w:lineRule="auto"/>
            <w:jc w:val="both"/>
            <w:rPr>
              <w:ins w:author="Monicaragavan" w:id="122" w:date="2026-09-23T08:08:22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203083377"/>
              <w:tag w:val="goog_rdk_927"/>
            </w:sdtPr>
            <w:sdtContent>
              <w:ins w:author="Monicaragavan" w:id="122" w:date="2026-09-23T08:08:22Z">
                <w:sdt>
                  <w:sdtPr>
                    <w:id w:val="-991421006"/>
                    <w:tag w:val="goog_rdk_928"/>
                  </w:sdtPr>
                  <w:sdtContent>
                    <w:del w:author="Kanihaa" w:id="9" w:date="2026-09-25T08:48:49Z"/>
                  </w:sdtContent>
                </w:sdt>
              </w:ins>
              <w:sdt>
                <w:sdtPr>
                  <w:id w:val="1495549371"/>
                  <w:tag w:val="goog_rdk_929"/>
                </w:sdtPr>
                <w:sdtContent>
                  <w:ins w:author="Monicaragavan" w:id="122" w:date="2026-09-23T08:08:2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Finally, provide simple VS Code setup, installation, running, and testing instructions for the complete application.</w:delText>
                      </w:r>
                    </w:del>
                  </w:ins>
                </w:sdtContent>
              </w:sdt>
              <w:ins w:author="Monicaragavan" w:id="122" w:date="2026-09-23T08:08:22Z">
                <w:del w:author="Kanihaa" w:id="9" w:date="2026-09-25T08:48:49Z"/>
              </w:ins>
            </w:sdtContent>
          </w:sdt>
        </w:p>
      </w:sdtContent>
    </w:sdt>
    <w:sdt>
      <w:sdtPr>
        <w:id w:val="1635318311"/>
        <w:tag w:val="goog_rdk_937"/>
      </w:sdtPr>
      <w:sdtContent>
        <w:p w:rsidR="00000000" w:rsidDel="00000000" w:rsidP="00000000" w:rsidRDefault="00000000" w:rsidRPr="00000000" w14:paraId="00000069">
          <w:pPr>
            <w:pStyle w:val="Heading1"/>
            <w:keepNext w:val="0"/>
            <w:keepLines w:val="0"/>
            <w:spacing w:after="80" w:line="240" w:lineRule="auto"/>
            <w:rPr>
              <w:ins w:author="Arikaran S" w:id="123" w:date="2026-09-23T13:41: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pStyle w:val="Heading2"/>
                <w:keepNext w:val="0"/>
                <w:keepLines w:val="0"/>
                <w:spacing w:after="80" w:before="360" w:line="240" w:lineRule="auto"/>
              </w:pPr>
            </w:pPrChange>
          </w:pPr>
          <w:sdt>
            <w:sdtPr>
              <w:id w:val="-1596420647"/>
              <w:tag w:val="goog_rdk_934"/>
            </w:sdtPr>
            <w:sdtContent>
              <w:ins w:author="Arikaran S" w:id="123" w:date="2026-09-23T13:41:19Z">
                <w:sdt>
                  <w:sdtPr>
                    <w:id w:val="-1100380087"/>
                    <w:tag w:val="goog_rdk_935"/>
                  </w:sdtPr>
                  <w:sdtContent>
                    <w:del w:author="Kanihaa" w:id="9" w:date="2026-09-25T08:48:49Z"/>
                  </w:sdtContent>
                </w:sdt>
              </w:ins>
              <w:sdt>
                <w:sdtPr>
                  <w:id w:val="832596496"/>
                  <w:tag w:val="goog_rdk_936"/>
                </w:sdtPr>
                <w:sdtContent>
                  <w:ins w:author="Arikaran S" w:id="123" w:date="2026-09-23T13:41:19Z">
                    <w:del w:author="Kanihaa" w:id="9" w:date="2026-09-25T08:48:49Z">
                      <w:r w:rsidDel="00000000" w:rsidR="00000000" w:rsidRPr="00000000">
                        <w:rPr>
                          <w:rtl w:val="0"/>
                        </w:rPr>
                      </w:r>
                    </w:del>
                  </w:ins>
                </w:sdtContent>
              </w:sdt>
              <w:ins w:author="Arikaran S" w:id="123" w:date="2026-09-23T13:41:19Z">
                <w:del w:author="Kanihaa" w:id="9" w:date="2026-09-25T08:48:49Z">
                  <w:bookmarkStart w:colFirst="0" w:colLast="0" w:name="_heading=h.70xlsol052ea" w:id="23"/>
                  <w:bookmarkEnd w:id="23"/>
                </w:del>
              </w:ins>
            </w:sdtContent>
          </w:sdt>
        </w:p>
      </w:sdtContent>
    </w:sdt>
    <w:sdt>
      <w:sdtPr>
        <w:id w:val="-1667749040"/>
        <w:tag w:val="goog_rdk_950"/>
      </w:sdtPr>
      <w:sdtContent>
        <w:p w:rsidR="00000000" w:rsidDel="00000000" w:rsidP="00000000" w:rsidRDefault="00000000" w:rsidRPr="00000000" w14:paraId="0000006A">
          <w:pPr>
            <w:pStyle w:val="Heading2"/>
            <w:keepNext w:val="0"/>
            <w:keepLines w:val="0"/>
            <w:spacing w:after="80" w:before="360" w:line="240" w:lineRule="auto"/>
            <w:ind w:left="720" w:firstLine="0"/>
            <w:rPr>
              <w:del w:author="Kanihaa" w:id="9" w:date="2026-09-25T08:48:49Z"/>
              <w:rFonts w:ascii="Arial" w:cs="Arial" w:eastAsia="Arial" w:hAnsi="Arial"/>
              <w:b w:val="0"/>
              <w:bCs w:val="0"/>
              <w:i w:val="0"/>
              <w:iCs w:val="0"/>
              <w:smallCaps w:val="0"/>
              <w:strike w:val="0"/>
              <w:color w:val="000000"/>
              <w:sz w:val="22"/>
              <w:szCs w:val="22"/>
              <w:u w:val="none"/>
              <w:shd w:fill="auto" w:val="clear"/>
              <w:vertAlign w:val="baseline"/>
              <w:rPrChange w:author="Pandi meena" w:id="126" w:date="2026-09-24T09:51:54Z">
                <w:rPr>
                  <w:rFonts w:ascii="Cambria" w:cs="Cambria" w:eastAsia="Cambria" w:hAnsi="Cambria"/>
                  <w:b w:val="1"/>
                  <w:bCs w:val="1"/>
                  <w:color w:val="000000"/>
                  <w:sz w:val="24"/>
                  <w:szCs w:val="24"/>
                </w:rPr>
              </w:rPrChange>
            </w:rPr>
            <w:pPrChange w:author="Pandi meena" w:id="0" w:date="2026-09-24T09:51:54Z">
              <w:pPr>
                <w:pStyle w:val="Heading2"/>
                <w:keepNext w:val="0"/>
                <w:keepLines w:val="0"/>
                <w:spacing w:after="80" w:before="360" w:line="240" w:lineRule="auto"/>
              </w:pPr>
            </w:pPrChange>
          </w:pPr>
          <w:sdt>
            <w:sdtPr>
              <w:id w:val="-2123607370"/>
              <w:tag w:val="goog_rdk_941"/>
            </w:sdtPr>
            <w:sdtContent>
              <w:ins w:author="Anonymous" w:id="124" w:date="2026-09-24T06:20:12Z">
                <w:sdt>
                  <w:sdtPr>
                    <w:id w:val="-1098031164"/>
                    <w:tag w:val="goog_rdk_942"/>
                  </w:sdtPr>
                  <w:sdtContent>
                    <w:del w:author="Kanihaa" w:id="9" w:date="2026-09-25T08:48:49Z"/>
                  </w:sdtContent>
                </w:sdt>
              </w:ins>
              <w:sdt>
                <w:sdtPr>
                  <w:id w:val="1862157986"/>
                  <w:tag w:val="goog_rdk_943"/>
                </w:sdtPr>
                <w:sdtContent>
                  <w:ins w:author="Anonymous" w:id="124" w:date="2026-09-24T06:20:1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w:delText>
                      </w:r>
                    </w:del>
                  </w:ins>
                </w:sdtContent>
              </w:sdt>
              <w:ins w:author="Anonymous" w:id="124" w:date="2026-09-24T06:20:12Z">
                <w:del w:author="Kanihaa" w:id="9" w:date="2026-09-25T08:48:49Z"/>
              </w:ins>
            </w:sdtContent>
          </w:sdt>
          <w:sdt>
            <w:sdtPr>
              <w:id w:val="649561800"/>
              <w:tag w:val="goog_rdk_944"/>
            </w:sdtPr>
            <w:sdtContent>
              <w:del w:author="Kanihaa" w:id="9" w:date="2026-09-25T08:48:49Z"/>
            </w:sdtContent>
          </w:sdt>
          <w:sdt>
            <w:sdtPr>
              <w:id w:val="-1518073664"/>
              <w:tag w:val="goog_rdk_945"/>
            </w:sdtPr>
            <w:sdtContent>
              <w:ins w:author="Suruthilaya S" w:id="125" w:date="2026-09-23T09:04:53Z">
                <w:sdt>
                  <w:sdtPr>
                    <w:id w:val="212754914"/>
                    <w:tag w:val="goog_rdk_946"/>
                  </w:sdtPr>
                  <w:sdtContent>
                    <w:del w:author="Kanihaa" w:id="9" w:date="2026-09-25T08:48:49Z"/>
                  </w:sdtContent>
                </w:sdt>
              </w:ins>
              <w:sdt>
                <w:sdtPr>
                  <w:id w:val="-1724736192"/>
                  <w:tag w:val="goog_rdk_947"/>
                </w:sdtPr>
                <w:sdtContent>
                  <w:ins w:author="Suruthilaya S" w:id="125" w:date="2026-09-23T09:04:5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del>
                  </w:ins>
                </w:sdtContent>
              </w:sdt>
              <w:ins w:author="Suruthilaya S" w:id="125" w:date="2026-09-23T09:04:53Z">
                <w:del w:author="Kanihaa" w:id="9" w:date="2026-09-25T08:48:49Z"/>
              </w:ins>
            </w:sdtContent>
          </w:sdt>
          <w:sdt>
            <w:sdtPr>
              <w:id w:val="827524320"/>
              <w:tag w:val="goog_rdk_948"/>
            </w:sdtPr>
            <w:sdtContent>
              <w:del w:author="Kanihaa" w:id="9" w:date="2026-09-25T08:48:49Z"/>
              <w:sdt>
                <w:sdtPr>
                  <w:id w:val="1654225515"/>
                  <w:tag w:val="goog_rdk_94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Architecture Overview</w:delText>
                    </w:r>
                  </w:del>
                </w:sdtContent>
              </w:sdt>
              <w:del w:author="Kanihaa" w:id="9" w:date="2026-09-25T08:48:49Z">
                <w:bookmarkStart w:colFirst="0" w:colLast="0" w:name="_heading=h.mk78sio2xilj" w:id="24"/>
                <w:bookmarkEnd w:id="24"/>
              </w:del>
            </w:sdtContent>
          </w:sdt>
        </w:p>
      </w:sdtContent>
    </w:sdt>
    <w:sdt>
      <w:sdtPr>
        <w:id w:val="-490157305"/>
        <w:tag w:val="goog_rdk_968"/>
      </w:sdtPr>
      <w:sdtContent>
        <w:p w:rsidR="00000000" w:rsidDel="00000000" w:rsidP="00000000" w:rsidRDefault="00000000" w:rsidRPr="00000000" w14:paraId="0000006B">
          <w:pPr>
            <w:pStyle w:val="Heading1"/>
            <w:spacing w:after="240" w:before="240" w:line="24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jc w:val="both"/>
              </w:pPr>
            </w:pPrChange>
          </w:pPr>
          <w:sdt>
            <w:sdtPr>
              <w:id w:val="-1903125352"/>
              <w:tag w:val="goog_rdk_953"/>
            </w:sdtPr>
            <w:sdtContent>
              <w:ins w:author="Deva sri R" w:id="127" w:date="2026-09-23T14:42:18Z">
                <w:sdt>
                  <w:sdtPr>
                    <w:id w:val="1851818273"/>
                    <w:tag w:val="goog_rdk_954"/>
                  </w:sdtPr>
                  <w:sdtContent>
                    <w:del w:author="Kanihaa" w:id="9" w:date="2026-09-25T08:48:49Z"/>
                  </w:sdtContent>
                </w:sdt>
              </w:ins>
              <w:sdt>
                <w:sdtPr>
                  <w:id w:val="-2022154273"/>
                  <w:tag w:val="goog_rdk_955"/>
                </w:sdtPr>
                <w:sdtContent>
                  <w:ins w:author="Deva sri R" w:id="127" w:date="2026-09-23T14:42:1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v</w:delText>
                      </w:r>
                    </w:del>
                  </w:ins>
                </w:sdtContent>
              </w:sdt>
              <w:ins w:author="Deva sri R" w:id="127" w:date="2026-09-23T14:42:18Z">
                <w:del w:author="Kanihaa" w:id="9" w:date="2026-09-25T08:48:49Z"/>
              </w:ins>
            </w:sdtContent>
          </w:sdt>
          <w:sdt>
            <w:sdtPr>
              <w:id w:val="-851268499"/>
              <w:tag w:val="goog_rdk_956"/>
            </w:sdtPr>
            <w:sdtContent>
              <w:del w:author="Kanihaa" w:id="9" w:date="2026-09-25T08:48:49Z"/>
              <w:sdt>
                <w:sdtPr>
                  <w:id w:val="-154814653"/>
                  <w:tag w:val="goog_rdk_95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PocketSmart AI</w:delText>
                    </w:r>
                  </w:del>
                </w:sdtContent>
              </w:sdt>
              <w:del w:author="Kanihaa" w:id="9" w:date="2026-09-25T08:48:49Z">
                <w:sdt>
                  <w:sdtPr>
                    <w:id w:val="-9565144"/>
                    <w:tag w:val="goog_rdk_95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is an intelligent, modular platform designed to generate personalized, budget-aware recommendations across domains like home interiors, party planning, and jewelry selection. It integrates a lightweight Flask backend with Google’s </w:delText>
                    </w:r>
                  </w:sdtContent>
                </w:sdt>
                <w:sdt>
                  <w:sdtPr>
                    <w:id w:val="1200877533"/>
                    <w:tag w:val="goog_rdk_95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Gemini 1.5 Flash Pro</w:delText>
                    </w:r>
                  </w:sdtContent>
                </w:sdt>
                <w:sdt>
                  <w:sdtPr>
                    <w:id w:val="-623820561"/>
                    <w:tag w:val="goog_rdk_96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 powerful multimodal AI model that processes user inputs (text, numbers, and images) to deliver smart recommendation</w:delText>
                    </w:r>
                  </w:sdtContent>
                </w:sdt>
                <w:sdt>
                  <w:sdtPr>
                    <w:id w:val="445694660"/>
                    <w:tag w:val="goog_rdk_96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s</w:delText>
                    </w:r>
                  </w:sdtContent>
                </w:sdt>
                <w:sdt>
                  <w:sdtPr>
                    <w:id w:val="1663474226"/>
                    <w:tag w:val="goog_rdk_96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w:delText>
                    </w:r>
                  </w:sdtContent>
                </w:sdt>
              </w:del>
            </w:sdtContent>
          </w:sdt>
          <w:sdt>
            <w:sdtPr>
              <w:id w:val="-1962386742"/>
              <w:tag w:val="goog_rdk_963"/>
            </w:sdtPr>
            <w:sdtContent>
              <w:ins w:author="Karthikeyan S" w:id="128" w:date="2026-09-22T15:38:42Z">
                <w:sdt>
                  <w:sdtPr>
                    <w:id w:val="-477971259"/>
                    <w:tag w:val="goog_rdk_964"/>
                  </w:sdtPr>
                  <w:sdtContent>
                    <w:del w:author="Kanihaa" w:id="9" w:date="2026-09-25T08:48:49Z"/>
                  </w:sdtContent>
                </w:sdt>
              </w:ins>
              <w:sdt>
                <w:sdtPr>
                  <w:id w:val="-664946793"/>
                  <w:tag w:val="goog_rdk_965"/>
                </w:sdtPr>
                <w:sdtContent>
                  <w:ins w:author="Karthikeyan S" w:id="128" w:date="2026-09-22T15:38:4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9</w:delText>
                      </w:r>
                    </w:del>
                  </w:ins>
                </w:sdtContent>
              </w:sdt>
              <w:ins w:author="Karthikeyan S" w:id="128" w:date="2026-09-22T15:38:42Z">
                <w:del w:author="Kanihaa" w:id="9" w:date="2026-09-25T08:48:49Z"/>
              </w:ins>
            </w:sdtContent>
          </w:sdt>
          <w:sdt>
            <w:sdtPr>
              <w:id w:val="-333206622"/>
              <w:tag w:val="goog_rdk_966"/>
            </w:sdtPr>
            <w:sdtContent>
              <w:del w:author="Kanihaa" w:id="9" w:date="2026-09-25T08:48:49Z"/>
              <w:sdt>
                <w:sdtPr>
                  <w:id w:val="1774995323"/>
                  <w:tag w:val="goog_rdk_967"/>
                </w:sdtPr>
                <w:sdtContent>
                  <w:del w:author="Kanihaa" w:id="9" w:date="2026-09-25T08:48:49Z">
                    <w:r w:rsidDel="00000000" w:rsidR="00000000" w:rsidRPr="00000000">
                      <w:rPr>
                        <w:rtl w:val="0"/>
                      </w:rPr>
                    </w:r>
                  </w:del>
                </w:sdtContent>
              </w:sdt>
              <w:del w:author="Kanihaa" w:id="9" w:date="2026-09-25T08:48:49Z"/>
            </w:sdtContent>
          </w:sdt>
        </w:p>
      </w:sdtContent>
    </w:sdt>
    <w:sdt>
      <w:sdtPr>
        <w:id w:val="1267323975"/>
        <w:tag w:val="goog_rdk_977"/>
      </w:sdtPr>
      <w:sdtContent>
        <w:p w:rsidR="00000000" w:rsidDel="00000000" w:rsidP="00000000" w:rsidRDefault="00000000" w:rsidRPr="00000000" w14:paraId="0000006C">
          <w:pPr>
            <w:pStyle w:val="Heading1"/>
            <w:spacing w:after="240" w:before="240" w:line="24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Anonymous" w:id="0" w:date="2026-09-25T04:40:30Z">
              <w:pPr>
                <w:pStyle w:val="Heading3"/>
                <w:spacing w:after="280" w:before="280" w:lineRule="auto"/>
              </w:pPr>
            </w:pPrChange>
          </w:pPr>
          <w:sdt>
            <w:sdtPr>
              <w:id w:val="-827681192"/>
              <w:tag w:val="goog_rdk_969"/>
            </w:sdtPr>
            <w:sdtContent>
              <w:del w:author="Kanihaa" w:id="9" w:date="2026-09-25T08:48:49Z"/>
              <w:sdt>
                <w:sdtPr>
                  <w:id w:val="-987441785"/>
                  <w:tag w:val="goog_rdk_97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6"/>
                            <w:szCs w:val="26"/>
                          </w:rPr>
                        </w:rPrChange>
                      </w:rPr>
                      <w:delText xml:space="preserve"> </w:delText>
                    </w:r>
                  </w:del>
                </w:sdtContent>
              </w:sdt>
              <w:del w:author="Kanihaa" w:id="9" w:date="2026-09-25T08:48:49Z">
                <w:sdt>
                  <w:sdtPr>
                    <w:id w:val="-1948911702"/>
                    <w:tag w:val="goog_rdk_97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Core Technologies</w:delText>
                    </w:r>
                  </w:sdtContent>
                </w:sdt>
              </w:del>
            </w:sdtContent>
          </w:sdt>
          <w:sdt>
            <w:sdtPr>
              <w:id w:val="2088336960"/>
              <w:tag w:val="goog_rdk_972"/>
            </w:sdtPr>
            <w:sdtContent>
              <w:ins w:author="Sathana S" w:id="129" w:date="2026-09-25T08:15:07Z">
                <w:sdt>
                  <w:sdtPr>
                    <w:id w:val="739669928"/>
                    <w:tag w:val="goog_rdk_973"/>
                  </w:sdtPr>
                  <w:sdtContent>
                    <w:del w:author="Kanihaa" w:id="9" w:date="2026-09-25T08:48:49Z"/>
                  </w:sdtContent>
                </w:sdt>
              </w:ins>
              <w:sdt>
                <w:sdtPr>
                  <w:id w:val="160634681"/>
                  <w:tag w:val="goog_rdk_974"/>
                </w:sdtPr>
                <w:sdtContent>
                  <w:ins w:author="Sathana S" w:id="129" w:date="2026-09-25T08:15:0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tab/>
                        <w:tab/>
                        <w:tab/>
                        <w:tab/>
                        <w:tab/>
                        <w:tab/>
                        <w:tab/>
                        <w:tab/>
                      </w:r>
                    </w:del>
                  </w:ins>
                </w:sdtContent>
              </w:sdt>
              <w:ins w:author="Sathana S" w:id="129" w:date="2026-09-25T08:15:07Z">
                <w:del w:author="Kanihaa" w:id="9" w:date="2026-09-25T08:48:49Z"/>
              </w:ins>
            </w:sdtContent>
          </w:sdt>
          <w:sdt>
            <w:sdtPr>
              <w:id w:val="-1427326564"/>
              <w:tag w:val="goog_rdk_975"/>
            </w:sdtPr>
            <w:sdtContent>
              <w:del w:author="Kanihaa" w:id="9" w:date="2026-09-25T08:48:49Z"/>
              <w:sdt>
                <w:sdtPr>
                  <w:id w:val="1440808121"/>
                  <w:tag w:val="goog_rdk_976"/>
                </w:sdtPr>
                <w:sdtContent>
                  <w:del w:author="Kanihaa" w:id="9" w:date="2026-09-25T08:48:49Z">
                    <w:r w:rsidDel="00000000" w:rsidR="00000000" w:rsidRPr="00000000">
                      <w:rPr>
                        <w:rtl w:val="0"/>
                      </w:rPr>
                    </w:r>
                  </w:del>
                </w:sdtContent>
              </w:sdt>
              <w:del w:author="Kanihaa" w:id="9" w:date="2026-09-25T08:48:49Z">
                <w:bookmarkStart w:colFirst="0" w:colLast="0" w:name="_heading=h.og3v0aol85ds" w:id="25"/>
                <w:bookmarkEnd w:id="25"/>
              </w:del>
            </w:sdtContent>
          </w:sdt>
        </w:p>
      </w:sdtContent>
    </w:sdt>
    <w:sdt>
      <w:sdtPr>
        <w:id w:val="196726378"/>
        <w:tag w:val="goog_rdk_981"/>
      </w:sdtPr>
      <w:sdtContent>
        <w:p w:rsidR="00000000" w:rsidDel="00000000" w:rsidP="00000000" w:rsidRDefault="00000000" w:rsidRPr="00000000" w14:paraId="0000006D">
          <w:pPr>
            <w:numPr>
              <w:ilvl w:val="0"/>
              <w:numId w:val="19"/>
            </w:numPr>
            <w:spacing w:after="0" w:before="24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19"/>
                </w:numPr>
                <w:spacing w:after="0" w:before="240" w:line="240" w:lineRule="auto"/>
                <w:ind w:left="720" w:hanging="360"/>
              </w:pPr>
            </w:pPrChange>
          </w:pPr>
          <w:sdt>
            <w:sdtPr>
              <w:id w:val="1432776407"/>
              <w:tag w:val="goog_rdk_978"/>
            </w:sdtPr>
            <w:sdtContent>
              <w:del w:author="Kanihaa" w:id="9" w:date="2026-09-25T08:48:49Z"/>
              <w:sdt>
                <w:sdtPr>
                  <w:id w:val="-2013935113"/>
                  <w:tag w:val="goog_rdk_97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Flask</w:delText>
                    </w:r>
                  </w:del>
                </w:sdtContent>
              </w:sdt>
              <w:del w:author="Kanihaa" w:id="9" w:date="2026-09-25T08:48:49Z">
                <w:sdt>
                  <w:sdtPr>
                    <w:id w:val="941545664"/>
                    <w:tag w:val="goog_rdk_98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Backend service layer for request handling, routing, and session control.</w:delText>
                      <w:br w:type="textWrapping"/>
                    </w:r>
                  </w:sdtContent>
                </w:sdt>
              </w:del>
            </w:sdtContent>
          </w:sdt>
        </w:p>
      </w:sdtContent>
    </w:sdt>
    <w:sdt>
      <w:sdtPr>
        <w:id w:val="-431651865"/>
        <w:tag w:val="goog_rdk_986"/>
      </w:sdtPr>
      <w:sdtContent>
        <w:p w:rsidR="00000000" w:rsidDel="00000000" w:rsidP="00000000" w:rsidRDefault="00000000" w:rsidRPr="00000000" w14:paraId="0000006E">
          <w:pPr>
            <w:numPr>
              <w:ilvl w:val="0"/>
              <w:numId w:val="19"/>
            </w:numPr>
            <w:spacing w:after="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19"/>
                </w:numPr>
                <w:spacing w:after="0" w:before="0" w:line="240" w:lineRule="auto"/>
                <w:ind w:left="720" w:hanging="360"/>
              </w:pPr>
            </w:pPrChange>
          </w:pPr>
          <w:sdt>
            <w:sdtPr>
              <w:id w:val="809943190"/>
              <w:tag w:val="goog_rdk_982"/>
            </w:sdtPr>
            <w:sdtContent>
              <w:del w:author="Kanihaa" w:id="9" w:date="2026-09-25T08:48:49Z"/>
              <w:sdt>
                <w:sdtPr>
                  <w:id w:val="-304521085"/>
                  <w:tag w:val="goog_rdk_98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Gemini 1.5 Flash Pro</w:delText>
                    </w:r>
                  </w:del>
                </w:sdtContent>
              </w:sdt>
              <w:del w:author="Kanihaa" w:id="9" w:date="2026-09-25T08:48:49Z">
                <w:sdt>
                  <w:sdtPr>
                    <w:id w:val="-60731217"/>
                    <w:tag w:val="goog_rdk_98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AI model used for understanding budget context, analyzing images, generating structured suggestions, and recommending platform-specific products.</w:delText>
                    </w:r>
                  </w:sdtContent>
                </w:sdt>
                <w:sdt>
                  <w:sdtPr>
                    <w:id w:val="1208765692"/>
                    <w:tag w:val="goog_rdk_98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br w:type="textWrapping"/>
                    </w:r>
                  </w:sdtContent>
                </w:sdt>
              </w:del>
            </w:sdtContent>
          </w:sdt>
        </w:p>
      </w:sdtContent>
    </w:sdt>
    <w:sdt>
      <w:sdtPr>
        <w:id w:val="-1767175838"/>
        <w:tag w:val="goog_rdk_990"/>
      </w:sdtPr>
      <w:sdtContent>
        <w:p w:rsidR="00000000" w:rsidDel="00000000" w:rsidP="00000000" w:rsidRDefault="00000000" w:rsidRPr="00000000" w14:paraId="0000006F">
          <w:pPr>
            <w:numPr>
              <w:ilvl w:val="0"/>
              <w:numId w:val="19"/>
            </w:numPr>
            <w:spacing w:after="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19"/>
                </w:numPr>
                <w:spacing w:after="0" w:before="0" w:line="240" w:lineRule="auto"/>
                <w:ind w:left="720" w:hanging="360"/>
              </w:pPr>
            </w:pPrChange>
          </w:pPr>
          <w:sdt>
            <w:sdtPr>
              <w:id w:val="-1065316344"/>
              <w:tag w:val="goog_rdk_987"/>
            </w:sdtPr>
            <w:sdtContent>
              <w:del w:author="Kanihaa" w:id="9" w:date="2026-09-25T08:48:49Z"/>
              <w:sdt>
                <w:sdtPr>
                  <w:id w:val="-820512594"/>
                  <w:tag w:val="goog_rdk_98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Third-party APIs (Amazon, Flipkart, IKEA, Zomato, etc.)</w:delText>
                    </w:r>
                  </w:del>
                </w:sdtContent>
              </w:sdt>
              <w:del w:author="Kanihaa" w:id="9" w:date="2026-09-25T08:48:49Z">
                <w:sdt>
                  <w:sdtPr>
                    <w:id w:val="-2001243873"/>
                    <w:tag w:val="goog_rdk_98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Product and service data sourcing.</w:delText>
                      <w:br w:type="textWrapping"/>
                    </w:r>
                  </w:sdtContent>
                </w:sdt>
              </w:del>
            </w:sdtContent>
          </w:sdt>
        </w:p>
      </w:sdtContent>
    </w:sdt>
    <w:sdt>
      <w:sdtPr>
        <w:id w:val="1428105595"/>
        <w:tag w:val="goog_rdk_995"/>
      </w:sdtPr>
      <w:sdtContent>
        <w:p w:rsidR="00000000" w:rsidDel="00000000" w:rsidP="00000000" w:rsidRDefault="00000000" w:rsidRPr="00000000" w14:paraId="00000070">
          <w:pPr>
            <w:numPr>
              <w:ilvl w:val="0"/>
              <w:numId w:val="19"/>
            </w:numPr>
            <w:spacing w:after="240" w:before="0" w:line="240" w:lineRule="auto"/>
            <w:ind w:left="720" w:hanging="360"/>
            <w:rPr>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0"/>
                  <w:numId w:val="19"/>
                </w:numPr>
                <w:spacing w:after="240" w:before="0" w:line="240" w:lineRule="auto"/>
                <w:ind w:left="720" w:hanging="360"/>
              </w:pPr>
            </w:pPrChange>
          </w:pPr>
          <w:sdt>
            <w:sdtPr>
              <w:id w:val="-184409365"/>
              <w:tag w:val="goog_rdk_991"/>
            </w:sdtPr>
            <w:sdtContent>
              <w:del w:author="Kanihaa" w:id="9" w:date="2026-09-25T08:48:49Z"/>
              <w:sdt>
                <w:sdtPr>
                  <w:id w:val="1663559292"/>
                  <w:tag w:val="goog_rdk_99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Frontend (HTML/CSS + JS)</w:delText>
                    </w:r>
                  </w:del>
                </w:sdtContent>
              </w:sdt>
              <w:del w:author="Kanihaa" w:id="9" w:date="2026-09-25T08:48:49Z">
                <w:sdt>
                  <w:sdtPr>
                    <w:id w:val="795658199"/>
                    <w:tag w:val="goog_rdk_99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Interactive user interface for input collection and AI output display.</w:delText>
                    </w:r>
                  </w:sdtContent>
                </w:sdt>
                <w:sdt>
                  <w:sdtPr>
                    <w:id w:val="1475455863"/>
                    <w:tag w:val="goog_rdk_99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sdtContent>
                </w:sdt>
              </w:del>
            </w:sdtContent>
          </w:sdt>
        </w:p>
      </w:sdtContent>
    </w:sdt>
    <w:sdt>
      <w:sdtPr>
        <w:id w:val="617322038"/>
        <w:tag w:val="goog_rdk_1002"/>
      </w:sdtPr>
      <w:sdtContent>
        <w:p w:rsidR="00000000" w:rsidDel="00000000" w:rsidP="00000000" w:rsidRDefault="00000000" w:rsidRPr="00000000" w14:paraId="00000071">
          <w:pPr>
            <w:pStyle w:val="Heading1"/>
            <w:spacing w:after="240" w:before="24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spacing w:after="240" w:before="240" w:line="240" w:lineRule="auto"/>
                <w:ind w:left="0" w:firstLine="0"/>
              </w:pPr>
            </w:pPrChange>
          </w:pPr>
          <w:ins w:author="" w:id="131">
            <w:sdt>
              <w:sdtPr>
                <w:id w:val="-63417577"/>
                <w:tag w:val="goog_rdk_997"/>
              </w:sdtPr>
              <w:sdtContent>
                <w:del w:author="Kanihaa" w:id="9" w:date="2026-09-25T08:48:49Z">
                  <w:sdt>
                    <w:sdtPr>
                      <w:id w:val="1565341947"/>
                      <w:tag w:val="goog_rdk_99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sdtContent>
                  </w:sdt>
                </w:del>
              </w:sdtContent>
            </w:sdt>
          </w:ins>
          <w:sdt>
            <w:sdtPr>
              <w:id w:val="-716266973"/>
              <w:tag w:val="goog_rdk_999"/>
            </w:sdtPr>
            <w:sdtContent>
              <w:del w:author="Kanihaa" w:id="9" w:date="2026-09-25T08:48:49Z"/>
              <w:sdt>
                <w:sdtPr>
                  <w:id w:val="-236068916"/>
                  <w:tag w:val="goog_rdk_100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6"/>
                            <w:szCs w:val="26"/>
                          </w:rPr>
                        </w:rPrChange>
                      </w:rPr>
                      <w:delText xml:space="preserve"> </w:delText>
                    </w:r>
                  </w:del>
                </w:sdtContent>
              </w:sdt>
              <w:del w:author="Kanihaa" w:id="9" w:date="2026-09-25T08:48:49Z">
                <w:sdt>
                  <w:sdtPr>
                    <w:id w:val="347980405"/>
                    <w:tag w:val="goog_rdk_100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Component-Wise Architecture</w:delText>
                    </w:r>
                  </w:sdtContent>
                </w:sdt>
              </w:del>
            </w:sdtContent>
          </w:sdt>
        </w:p>
      </w:sdtContent>
    </w:sdt>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0891591371037"/>
        <w:gridCol w:w="7405.42265188652"/>
        <w:tblGridChange w:id="0">
          <w:tblGrid>
            <w:gridCol w:w="1620.0891591371037"/>
            <w:gridCol w:w="7405.42265188652"/>
          </w:tblGrid>
        </w:tblGridChange>
      </w:tblGrid>
      <w:sdt>
        <w:sdtPr>
          <w:id w:val="-1173295281"/>
          <w:tag w:val="goog_rdk_1003"/>
        </w:sdtPr>
        <w:sdtContent>
          <w:tr>
            <w:trPr>
              <w:cantSplit w:val="0"/>
              <w:trHeight w:val="500" w:hRule="atLeast"/>
              <w:tblHeader w:val="0"/>
              <w:del w:author="Kanihaa" w:id="9" w:date="2026-09-25T08:48:49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1688572034"/>
                  <w:tag w:val="goog_rdk_1007"/>
                </w:sdtPr>
                <w:sdtContent>
                  <w:p w:rsidR="00000000" w:rsidDel="00000000" w:rsidP="00000000" w:rsidRDefault="00000000" w:rsidRPr="00000000" w14:paraId="00000072">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jc w:val="left"/>
                        </w:pPr>
                      </w:pPrChange>
                    </w:pPr>
                    <w:sdt>
                      <w:sdtPr>
                        <w:id w:val="708568771"/>
                        <w:tag w:val="goog_rdk_1004"/>
                      </w:sdtPr>
                      <w:sdtContent>
                        <w:del w:author="Kanihaa" w:id="9" w:date="2026-09-25T08:48:49Z"/>
                        <w:sdt>
                          <w:sdtPr>
                            <w:id w:val="-2099650793"/>
                            <w:tag w:val="goog_rdk_100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Component</w:delText>
                              </w:r>
                            </w:del>
                          </w:sdtContent>
                        </w:sdt>
                        <w:del w:author="Kanihaa" w:id="9" w:date="2026-09-25T08:48:49Z">
                          <w:sdt>
                            <w:sdtPr>
                              <w:id w:val="660428810"/>
                              <w:tag w:val="goog_rdk_1006"/>
                            </w:sdtPr>
                            <w:sdtContent>
                              <w:r w:rsidDel="00000000" w:rsidR="00000000" w:rsidRPr="00000000">
                                <w:rPr>
                                  <w:rtl w:val="0"/>
                                </w:rPr>
                              </w:r>
                            </w:sdtContent>
                          </w:sdt>
                        </w:del>
                      </w:sdtContent>
                    </w:sdt>
                  </w:p>
                </w:sdtContent>
              </w:sdt>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1186218886"/>
                  <w:tag w:val="goog_rdk_1011"/>
                </w:sdtPr>
                <w:sdtContent>
                  <w:p w:rsidR="00000000" w:rsidDel="00000000" w:rsidP="00000000" w:rsidRDefault="00000000" w:rsidRPr="00000000" w14:paraId="00000073">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jc w:val="left"/>
                        </w:pPr>
                      </w:pPrChange>
                    </w:pPr>
                    <w:sdt>
                      <w:sdtPr>
                        <w:id w:val="149127121"/>
                        <w:tag w:val="goog_rdk_1008"/>
                      </w:sdtPr>
                      <w:sdtContent>
                        <w:del w:author="Kanihaa" w:id="9" w:date="2026-09-25T08:48:49Z"/>
                        <w:sdt>
                          <w:sdtPr>
                            <w:id w:val="217236751"/>
                            <w:tag w:val="goog_rdk_100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Description</w:delText>
                              </w:r>
                            </w:del>
                          </w:sdtContent>
                        </w:sdt>
                        <w:del w:author="Kanihaa" w:id="9" w:date="2026-09-25T08:48:49Z">
                          <w:sdt>
                            <w:sdtPr>
                              <w:id w:val="820482490"/>
                              <w:tag w:val="goog_rdk_1010"/>
                            </w:sdtPr>
                            <w:sdtContent>
                              <w:r w:rsidDel="00000000" w:rsidR="00000000" w:rsidRPr="00000000">
                                <w:rPr>
                                  <w:rtl w:val="0"/>
                                </w:rPr>
                              </w:r>
                            </w:sdtContent>
                          </w:sdt>
                        </w:del>
                      </w:sdtContent>
                    </w:sdt>
                  </w:p>
                </w:sdtContent>
              </w:sdt>
            </w:tc>
          </w:tr>
        </w:sdtContent>
      </w:sdt>
      <w:sdt>
        <w:sdtPr>
          <w:id w:val="-1574385416"/>
          <w:tag w:val="goog_rdk_1012"/>
        </w:sdtPr>
        <w:sdtContent>
          <w:tr>
            <w:trPr>
              <w:cantSplit w:val="0"/>
              <w:trHeight w:val="1055" w:hRule="atLeast"/>
              <w:tblHeader w:val="0"/>
              <w:del w:author="Kanihaa" w:id="9" w:date="2026-09-25T08:48:49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800580811"/>
                  <w:tag w:val="goog_rdk_1021"/>
                </w:sdtPr>
                <w:sdtContent>
                  <w:p w:rsidR="00000000" w:rsidDel="00000000" w:rsidP="00000000" w:rsidRDefault="00000000" w:rsidRPr="00000000" w14:paraId="00000074">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pPr>
                      </w:pPrChange>
                    </w:pPr>
                    <w:sdt>
                      <w:sdtPr>
                        <w:id w:val="76412321"/>
                        <w:tag w:val="goog_rdk_1015"/>
                      </w:sdtPr>
                      <w:sdtContent>
                        <w:ins w:author="Anna MALAI" w:id="132" w:date="2026-09-24T07:46:31Z">
                          <w:sdt>
                            <w:sdtPr>
                              <w:id w:val="522616948"/>
                              <w:tag w:val="goog_rdk_1016"/>
                            </w:sdtPr>
                            <w:sdtContent>
                              <w:del w:author="Kanihaa" w:id="9" w:date="2026-09-25T08:48:49Z"/>
                            </w:sdtContent>
                          </w:sdt>
                        </w:ins>
                        <w:sdt>
                          <w:sdtPr>
                            <w:id w:val="-691884818"/>
                            <w:tag w:val="goog_rdk_1017"/>
                          </w:sdtPr>
                          <w:sdtContent>
                            <w:ins w:author="Anna MALAI" w:id="132" w:date="2026-09-24T07:46:3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del>
                            </w:ins>
                          </w:sdtContent>
                        </w:sdt>
                        <w:ins w:author="Anna MALAI" w:id="132" w:date="2026-09-24T07:46:31Z">
                          <w:del w:author="Kanihaa" w:id="9" w:date="2026-09-25T08:48:49Z"/>
                        </w:ins>
                      </w:sdtContent>
                    </w:sdt>
                    <w:sdt>
                      <w:sdtPr>
                        <w:id w:val="193076987"/>
                        <w:tag w:val="goog_rdk_1018"/>
                      </w:sdtPr>
                      <w:sdtContent>
                        <w:del w:author="Kanihaa" w:id="9" w:date="2026-09-25T08:48:49Z"/>
                        <w:sdt>
                          <w:sdtPr>
                            <w:id w:val="-381223495"/>
                            <w:tag w:val="goog_rdk_101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Frontend UI</w:delText>
                              </w:r>
                            </w:del>
                          </w:sdtContent>
                        </w:sdt>
                        <w:del w:author="Kanihaa" w:id="9" w:date="2026-09-25T08:48:49Z">
                          <w:sdt>
                            <w:sdtPr>
                              <w:id w:val="1217905730"/>
                              <w:tag w:val="goog_rdk_1020"/>
                            </w:sdtPr>
                            <w:sdtContent>
                              <w:r w:rsidDel="00000000" w:rsidR="00000000" w:rsidRPr="00000000">
                                <w:rPr>
                                  <w:rtl w:val="0"/>
                                </w:rPr>
                              </w:r>
                            </w:sdtContent>
                          </w:sdt>
                        </w:del>
                      </w:sdtContent>
                    </w:sdt>
                  </w:p>
                </w:sdtContent>
              </w:sdt>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1255164982"/>
                  <w:tag w:val="goog_rdk_1024"/>
                </w:sdtPr>
                <w:sdtContent>
                  <w:p w:rsidR="00000000" w:rsidDel="00000000" w:rsidP="00000000" w:rsidRDefault="00000000" w:rsidRPr="00000000" w14:paraId="00000075">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pPr>
                      </w:pPrChange>
                    </w:pPr>
                    <w:sdt>
                      <w:sdtPr>
                        <w:id w:val="747136963"/>
                        <w:tag w:val="goog_rdk_1022"/>
                      </w:sdtPr>
                      <w:sdtContent>
                        <w:del w:author="Kanihaa" w:id="9" w:date="2026-09-25T08:48:49Z"/>
                        <w:sdt>
                          <w:sdtPr>
                            <w:id w:val="1225308277"/>
                            <w:tag w:val="goog_rdk_102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Web interface built with HTML/CSS allows users to input budgets, preferences, and images. Displays tailored AI-driven recommendations for each category.</w:delText>
                              </w:r>
                            </w:del>
                          </w:sdtContent>
                        </w:sdt>
                        <w:del w:author="Kanihaa" w:id="9" w:date="2026-09-25T08:48:49Z"/>
                      </w:sdtContent>
                    </w:sdt>
                  </w:p>
                </w:sdtContent>
              </w:sdt>
            </w:tc>
          </w:tr>
        </w:sdtContent>
      </w:sdt>
      <w:sdt>
        <w:sdtPr>
          <w:id w:val="-576845478"/>
          <w:tag w:val="goog_rdk_1025"/>
        </w:sdtPr>
        <w:sdtContent>
          <w:tr>
            <w:trPr>
              <w:cantSplit w:val="0"/>
              <w:trHeight w:val="1055" w:hRule="atLeast"/>
              <w:tblHeader w:val="0"/>
              <w:del w:author="Kanihaa" w:id="9" w:date="2026-09-25T08:48:49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1374033137"/>
                  <w:tag w:val="goog_rdk_1036"/>
                </w:sdtPr>
                <w:sdtContent>
                  <w:p w:rsidR="00000000" w:rsidDel="00000000" w:rsidP="00000000" w:rsidRDefault="00000000" w:rsidRPr="00000000" w14:paraId="00000076">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pPr>
                      </w:pPrChange>
                    </w:pPr>
                    <w:sdt>
                      <w:sdtPr>
                        <w:id w:val="-1216998313"/>
                        <w:tag w:val="goog_rdk_1026"/>
                      </w:sdtPr>
                      <w:sdtContent>
                        <w:del w:author="Kanihaa" w:id="9" w:date="2026-09-25T08:48:49Z"/>
                        <w:sdt>
                          <w:sdtPr>
                            <w:id w:val="331800712"/>
                            <w:tag w:val="goog_rdk_102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Flask Backen</w:delText>
                              </w:r>
                            </w:del>
                          </w:sdtContent>
                        </w:sdt>
                        <w:del w:author="Kanihaa" w:id="9" w:date="2026-09-25T08:48:49Z"/>
                      </w:sdtContent>
                    </w:sdt>
                    <w:ins w:author="" w:id="133">
                      <w:sdt>
                        <w:sdtPr>
                          <w:id w:val="-1052627632"/>
                          <w:tag w:val="goog_rdk_1028"/>
                        </w:sdtPr>
                        <w:sdtContent>
                          <w:del w:author="Kanihaa" w:id="9" w:date="2026-09-25T08:48:49Z">
                            <w:sdt>
                              <w:sdtPr>
                                <w:id w:val="830838067"/>
                                <w:tag w:val="goog_rdk_102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rrrrr</w:delText>
                                </w:r>
                              </w:sdtContent>
                            </w:sdt>
                          </w:del>
                        </w:sdtContent>
                      </w:sdt>
                    </w:ins>
                    <w:sdt>
                      <w:sdtPr>
                        <w:id w:val="-583667797"/>
                        <w:tag w:val="goog_rdk_1030"/>
                      </w:sdtPr>
                      <w:sdtContent>
                        <w:del w:author="Kanihaa" w:id="9" w:date="2026-09-25T08:48:49Z"/>
                        <w:sdt>
                          <w:sdtPr>
                            <w:id w:val="-1662398353"/>
                            <w:tag w:val="goog_rdk_103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d</w:delText>
                              </w:r>
                            </w:del>
                          </w:sdtContent>
                        </w:sdt>
                        <w:del w:author="Kanihaa" w:id="9" w:date="2026-09-25T08:48:49Z"/>
                      </w:sdtContent>
                    </w:sdt>
                    <w:ins w:author="" w:id="134">
                      <w:sdt>
                        <w:sdtPr>
                          <w:id w:val="1412909646"/>
                          <w:tag w:val="goog_rdk_1032"/>
                        </w:sdtPr>
                        <w:sdtContent>
                          <w:del w:author="Kanihaa" w:id="9" w:date="2026-09-25T08:48:49Z">
                            <w:sdt>
                              <w:sdtPr>
                                <w:id w:val="990085144"/>
                                <w:tag w:val="goog_rdk_103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                      </w:delText>
                                </w:r>
                              </w:sdtContent>
                            </w:sdt>
                          </w:del>
                        </w:sdtContent>
                      </w:sdt>
                    </w:ins>
                    <w:sdt>
                      <w:sdtPr>
                        <w:id w:val="696555059"/>
                        <w:tag w:val="goog_rdk_1034"/>
                      </w:sdtPr>
                      <w:sdtContent>
                        <w:del w:author="Kanihaa" w:id="9" w:date="2026-09-25T08:48:49Z"/>
                        <w:sdt>
                          <w:sdtPr>
                            <w:id w:val="1916347797"/>
                            <w:tag w:val="goog_rdk_1035"/>
                          </w:sdtPr>
                          <w:sdtContent>
                            <w:del w:author="Kanihaa" w:id="9" w:date="2026-09-25T08:48:49Z">
                              <w:r w:rsidDel="00000000" w:rsidR="00000000" w:rsidRPr="00000000">
                                <w:rPr>
                                  <w:rtl w:val="0"/>
                                </w:rPr>
                              </w:r>
                            </w:del>
                          </w:sdtContent>
                        </w:sdt>
                        <w:del w:author="Kanihaa" w:id="9" w:date="2026-09-25T08:48:49Z"/>
                      </w:sdtContent>
                    </w:sdt>
                  </w:p>
                </w:sdtContent>
              </w:sdt>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1492472234"/>
                  <w:tag w:val="goog_rdk_1049"/>
                </w:sdtPr>
                <w:sdtContent>
                  <w:p w:rsidR="00000000" w:rsidDel="00000000" w:rsidP="00000000" w:rsidRDefault="00000000" w:rsidRPr="00000000" w14:paraId="00000077">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pPr>
                      </w:pPrChange>
                    </w:pPr>
                    <w:sdt>
                      <w:sdtPr>
                        <w:id w:val="-2013426834"/>
                        <w:tag w:val="goog_rdk_1037"/>
                      </w:sdtPr>
                      <w:sdtContent>
                        <w:del w:author="Kanihaa" w:id="9" w:date="2026-09-25T08:48:49Z"/>
                        <w:sdt>
                          <w:sdtPr>
                            <w:id w:val="-1652371373"/>
                            <w:tag w:val="goog_rdk_103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Manages user sessions, routes (</w:delText>
                              </w:r>
                            </w:del>
                          </w:sdtContent>
                        </w:sdt>
                        <w:del w:author="Kanihaa" w:id="9" w:date="2026-09-25T08:48:49Z">
                          <w:sdt>
                            <w:sdtPr>
                              <w:id w:val="-370685958"/>
                              <w:tag w:val="goog_rdk_103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/generate-home</w:delText>
                              </w:r>
                            </w:sdtContent>
                          </w:sdt>
                          <w:sdt>
                            <w:sdtPr>
                              <w:id w:val="1418868796"/>
                              <w:tag w:val="goog_rdk_104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904603286"/>
                              <w:tag w:val="goog_rdk_104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/generate-party</w:delText>
                              </w:r>
                            </w:sdtContent>
                          </w:sdt>
                          <w:sdt>
                            <w:sdtPr>
                              <w:id w:val="-1660583539"/>
                              <w:tag w:val="goog_rdk_104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504950659"/>
                              <w:tag w:val="goog_rdk_104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/generate-jewelry</w:delText>
                              </w:r>
                            </w:sdtContent>
                          </w:sdt>
                          <w:sdt>
                            <w:sdtPr>
                              <w:id w:val="1249126912"/>
                              <w:tag w:val="goog_rdk_104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and handles communication between UI and </w:delText>
                              </w:r>
                            </w:sdtContent>
                          </w:sdt>
                        </w:del>
                      </w:sdtContent>
                    </w:sdt>
                    <w:ins w:author="" w:id="135">
                      <w:sdt>
                        <w:sdtPr>
                          <w:id w:val="-1313433575"/>
                          <w:tag w:val="goog_rdk_1045"/>
                        </w:sdtPr>
                        <w:sdtContent>
                          <w:del w:author="Kanihaa" w:id="9" w:date="2026-09-25T08:48:49Z">
                            <w:sdt>
                              <w:sdtPr>
                                <w:id w:val="1755600568"/>
                                <w:tag w:val="goog_rdk_104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del>
                        </w:sdtContent>
                      </w:sdt>
                    </w:ins>
                    <w:sdt>
                      <w:sdtPr>
                        <w:id w:val="-1636022976"/>
                        <w:tag w:val="goog_rdk_1047"/>
                      </w:sdtPr>
                      <w:sdtContent>
                        <w:del w:author="Kanihaa" w:id="9" w:date="2026-09-25T08:48:49Z"/>
                        <w:sdt>
                          <w:sdtPr>
                            <w:id w:val="-1229759929"/>
                            <w:tag w:val="goog_rdk_104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Gemini AI.</w:delText>
                              </w:r>
                            </w:del>
                          </w:sdtContent>
                        </w:sdt>
                        <w:del w:author="Kanihaa" w:id="9" w:date="2026-09-25T08:48:49Z"/>
                      </w:sdtContent>
                    </w:sdt>
                  </w:p>
                </w:sdtContent>
              </w:sdt>
            </w:tc>
          </w:tr>
        </w:sdtContent>
      </w:sdt>
      <w:sdt>
        <w:sdtPr>
          <w:id w:val="-2069253563"/>
          <w:tag w:val="goog_rdk_1050"/>
        </w:sdtPr>
        <w:sdtContent>
          <w:tr>
            <w:trPr>
              <w:cantSplit w:val="0"/>
              <w:trHeight w:val="785" w:hRule="atLeast"/>
              <w:tblHeader w:val="0"/>
              <w:del w:author="Kanihaa" w:id="9" w:date="2026-09-25T08:48:49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1555439034"/>
                  <w:tag w:val="goog_rdk_1058"/>
                </w:sdtPr>
                <w:sdtContent>
                  <w:p w:rsidR="00000000" w:rsidDel="00000000" w:rsidP="00000000" w:rsidRDefault="00000000" w:rsidRPr="00000000" w14:paraId="00000078">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pPr>
                      </w:pPrChange>
                    </w:pPr>
                    <w:sdt>
                      <w:sdtPr>
                        <w:id w:val="1502106619"/>
                        <w:tag w:val="goog_rdk_1051"/>
                      </w:sdtPr>
                      <w:sdtContent>
                        <w:del w:author="Kanihaa" w:id="9" w:date="2026-09-25T08:48:49Z"/>
                        <w:sdt>
                          <w:sdtPr>
                            <w:id w:val="582264296"/>
                            <w:tag w:val="goog_rdk_105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Gemini AI Layer</w:delText>
                              </w:r>
                            </w:del>
                          </w:sdtContent>
                        </w:sdt>
                        <w:del w:author="Kanihaa" w:id="9" w:date="2026-09-25T08:48:49Z"/>
                      </w:sdtContent>
                    </w:sdt>
                    <w:sdt>
                      <w:sdtPr>
                        <w:id w:val="-1906403808"/>
                        <w:tag w:val="goog_rdk_1053"/>
                      </w:sdtPr>
                      <w:sdtContent>
                        <w:ins w:author="Darshan G" w:id="136" w:date="2026-09-22T15:23:22Z">
                          <w:sdt>
                            <w:sdtPr>
                              <w:id w:val="-1913209919"/>
                              <w:tag w:val="goog_rdk_1054"/>
                            </w:sdtPr>
                            <w:sdtContent>
                              <w:del w:author="Kanihaa" w:id="9" w:date="2026-09-25T08:48:49Z"/>
                            </w:sdtContent>
                          </w:sdt>
                        </w:ins>
                        <w:sdt>
                          <w:sdtPr>
                            <w:id w:val="-1852319688"/>
                            <w:tag w:val="goog_rdk_1055"/>
                          </w:sdtPr>
                          <w:sdtContent>
                            <w:ins w:author="Darshan G" w:id="136" w:date="2026-09-22T15:23:2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 </w:delText>
                                </w:r>
                              </w:del>
                            </w:ins>
                          </w:sdtContent>
                        </w:sdt>
                        <w:ins w:author="Darshan G" w:id="136" w:date="2026-09-22T15:23:22Z">
                          <w:del w:author="Kanihaa" w:id="9" w:date="2026-09-25T08:48:49Z"/>
                        </w:ins>
                      </w:sdtContent>
                    </w:sdt>
                    <w:sdt>
                      <w:sdtPr>
                        <w:id w:val="543609224"/>
                        <w:tag w:val="goog_rdk_1056"/>
                      </w:sdtPr>
                      <w:sdtContent>
                        <w:del w:author="Kanihaa" w:id="9" w:date="2026-09-25T08:48:49Z"/>
                        <w:sdt>
                          <w:sdtPr>
                            <w:id w:val="139067884"/>
                            <w:tag w:val="goog_rdk_1057"/>
                          </w:sdtPr>
                          <w:sdtContent>
                            <w:del w:author="Kanihaa" w:id="9" w:date="2026-09-25T08:48:49Z">
                              <w:r w:rsidDel="00000000" w:rsidR="00000000" w:rsidRPr="00000000">
                                <w:rPr>
                                  <w:rtl w:val="0"/>
                                </w:rPr>
                              </w:r>
                            </w:del>
                          </w:sdtContent>
                        </w:sdt>
                        <w:del w:author="Kanihaa" w:id="9" w:date="2026-09-25T08:48:49Z"/>
                      </w:sdtContent>
                    </w:sdt>
                  </w:p>
                </w:sdtContent>
              </w:sdt>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1490379329"/>
                  <w:tag w:val="goog_rdk_1066"/>
                </w:sdtPr>
                <w:sdtContent>
                  <w:p w:rsidR="00000000" w:rsidDel="00000000" w:rsidP="00000000" w:rsidRDefault="00000000" w:rsidRPr="00000000" w14:paraId="00000079">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pPr>
                      </w:pPrChange>
                    </w:pPr>
                    <w:sdt>
                      <w:sdtPr>
                        <w:id w:val="-751597603"/>
                        <w:tag w:val="goog_rdk_1059"/>
                      </w:sdtPr>
                      <w:sdtContent>
                        <w:del w:author="Kanihaa" w:id="9" w:date="2026-09-25T08:48:49Z"/>
                        <w:sdt>
                          <w:sdtPr>
                            <w:id w:val="-1296463804"/>
                            <w:tag w:val="goog_rdk_106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Processes inpu</w:delText>
                              </w:r>
                            </w:del>
                          </w:sdtContent>
                        </w:sdt>
                        <w:del w:author="Kanihaa" w:id="9" w:date="2026-09-25T08:48:49Z"/>
                      </w:sdtContent>
                    </w:sdt>
                    <w:sdt>
                      <w:sdtPr>
                        <w:id w:val="-1815155604"/>
                        <w:tag w:val="goog_rdk_1061"/>
                      </w:sdtPr>
                      <w:sdtContent>
                        <w:ins w:author="Kuppuraj S" w:id="137" w:date="2026-09-22T08:37:00Z">
                          <w:sdt>
                            <w:sdtPr>
                              <w:id w:val="596194132"/>
                              <w:tag w:val="goog_rdk_1062"/>
                            </w:sdtPr>
                            <w:sdtContent>
                              <w:del w:author="Kanihaa" w:id="9" w:date="2026-09-25T08:48:49Z"/>
                            </w:sdtContent>
                          </w:sdt>
                        </w:ins>
                        <w:sdt>
                          <w:sdtPr>
                            <w:id w:val="-616338258"/>
                            <w:tag w:val="goog_rdk_1063"/>
                          </w:sdtPr>
                          <w:sdtContent>
                            <w:ins w:author="Kuppuraj S" w:id="137" w:date="2026-09-22T08:37:00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Z</w:delText>
                                </w:r>
                              </w:del>
                            </w:ins>
                          </w:sdtContent>
                        </w:sdt>
                        <w:ins w:author="Kuppuraj S" w:id="137" w:date="2026-09-22T08:37:00Z">
                          <w:del w:author="Kanihaa" w:id="9" w:date="2026-09-25T08:48:49Z"/>
                        </w:ins>
                      </w:sdtContent>
                    </w:sdt>
                    <w:sdt>
                      <w:sdtPr>
                        <w:id w:val="-227087272"/>
                        <w:tag w:val="goog_rdk_1064"/>
                      </w:sdtPr>
                      <w:sdtContent>
                        <w:del w:author="Kanihaa" w:id="9" w:date="2026-09-25T08:48:49Z"/>
                        <w:sdt>
                          <w:sdtPr>
                            <w:id w:val="1546857524"/>
                            <w:tag w:val="goog_rdk_106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ts using Gemini 1.5 Flash Pro to:</w:delText>
                              </w:r>
                            </w:del>
                          </w:sdtContent>
                        </w:sdt>
                        <w:del w:author="Kanihaa" w:id="9" w:date="2026-09-25T08:48:49Z"/>
                      </w:sdtContent>
                    </w:sdt>
                  </w:p>
                </w:sdtContent>
              </w:sdt>
            </w:tc>
          </w:tr>
        </w:sdtContent>
      </w:sdt>
    </w:tbl>
    <w:sdt>
      <w:sdtPr>
        <w:id w:val="-699947373"/>
        <w:tag w:val="goog_rdk_1075"/>
      </w:sdtPr>
      <w:sdtContent>
        <w:p w:rsidR="00000000" w:rsidDel="00000000" w:rsidP="00000000" w:rsidRDefault="00000000" w:rsidRPr="00000000" w14:paraId="0000007A">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1054208620"/>
              <w:tag w:val="goog_rdk_1069"/>
            </w:sdtPr>
            <w:sdtContent>
              <w:ins w:author="Pradeep" w:id="138" w:date="2026-09-22T00:04:03Z">
                <w:sdt>
                  <w:sdtPr>
                    <w:id w:val="-1406255490"/>
                    <w:tag w:val="goog_rdk_1070"/>
                  </w:sdtPr>
                  <w:sdtContent>
                    <w:del w:author="Kanihaa" w:id="9" w:date="2026-09-25T08:48:49Z"/>
                  </w:sdtContent>
                </w:sdt>
              </w:ins>
              <w:sdt>
                <w:sdtPr>
                  <w:id w:val="-2117731869"/>
                  <w:tag w:val="goog_rdk_1071"/>
                </w:sdtPr>
                <w:sdtContent>
                  <w:ins w:author="Pradeep" w:id="138" w:date="2026-09-22T00:04:0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w:delText>
                      </w:r>
                    </w:del>
                  </w:ins>
                </w:sdtContent>
              </w:sdt>
              <w:ins w:author="Pradeep" w:id="138" w:date="2026-09-22T00:04:03Z">
                <w:del w:author="Kanihaa" w:id="9" w:date="2026-09-25T08:48:49Z">
                  <w:sdt>
                    <w:sdtPr>
                      <w:id w:val="-392995117"/>
                      <w:tag w:val="goog_rdk_107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User-frontend(user information)-backend(receive information and process)-Gemini AI(generate recommendation)-Recommendation logic-Frontend(result)-Output)</w:delText>
                      </w:r>
                    </w:sdtContent>
                  </w:sdt>
                </w:del>
              </w:ins>
            </w:sdtContent>
          </w:sdt>
          <w:sdt>
            <w:sdtPr>
              <w:id w:val="-263082196"/>
              <w:tag w:val="goog_rdk_1073"/>
            </w:sdtPr>
            <w:sdtContent>
              <w:del w:author="Kanihaa" w:id="9" w:date="2026-09-25T08:48:49Z"/>
              <w:sdt>
                <w:sdtPr>
                  <w:id w:val="239223740"/>
                  <w:tag w:val="goog_rdk_1074"/>
                </w:sdtPr>
                <w:sdtContent>
                  <w:del w:author="Kanihaa" w:id="9" w:date="2026-09-25T08:48:49Z">
                    <w:r w:rsidDel="00000000" w:rsidR="00000000" w:rsidRPr="00000000">
                      <w:rPr>
                        <w:rtl w:val="0"/>
                      </w:rPr>
                    </w:r>
                  </w:del>
                </w:sdtContent>
              </w:sdt>
              <w:del w:author="Kanihaa" w:id="9" w:date="2026-09-25T08:48:49Z"/>
            </w:sdtContent>
          </w:sdt>
        </w:p>
      </w:sdtContent>
    </w:sdt>
    <w:sdt>
      <w:sdtPr>
        <w:id w:val="-570466753"/>
        <w:tag w:val="goog_rdk_1078"/>
      </w:sdtPr>
      <w:sdtContent>
        <w:p w:rsidR="00000000" w:rsidDel="00000000" w:rsidP="00000000" w:rsidRDefault="00000000" w:rsidRPr="00000000" w14:paraId="0000007B">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1523412590"/>
              <w:tag w:val="goog_rdk_1076"/>
            </w:sdtPr>
            <w:sdtContent>
              <w:del w:author="Kanihaa" w:id="9" w:date="2026-09-25T08:48:49Z"/>
              <w:sdt>
                <w:sdtPr>
                  <w:id w:val="-1243577888"/>
                  <w:tag w:val="goog_rdk_1077"/>
                </w:sdtPr>
                <w:sdtContent>
                  <w:del w:author="Kanihaa" w:id="9" w:date="2026-09-25T08:48:49Z">
                    <w:r w:rsidDel="00000000" w:rsidR="00000000" w:rsidRPr="00000000">
                      <w:rPr>
                        <w:rtl w:val="0"/>
                      </w:rPr>
                    </w:r>
                  </w:del>
                </w:sdtContent>
              </w:sdt>
              <w:del w:author="Kanihaa" w:id="9" w:date="2026-09-25T08:48:49Z"/>
            </w:sdtContent>
          </w:sdt>
        </w:p>
      </w:sdtContent>
    </w:sdt>
    <w:sdt>
      <w:sdtPr>
        <w:id w:val="-331642148"/>
        <w:tag w:val="goog_rdk_1086"/>
      </w:sdtPr>
      <w:sdtContent>
        <w:p w:rsidR="00000000" w:rsidDel="00000000" w:rsidP="00000000" w:rsidRDefault="00000000" w:rsidRPr="00000000" w14:paraId="0000007C">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324174269"/>
              <w:tag w:val="goog_rdk_1081"/>
            </w:sdtPr>
            <w:sdtContent>
              <w:ins w:author="Anonymous" w:id="139" w:date="2026-09-23T05:22:04Z">
                <w:sdt>
                  <w:sdtPr>
                    <w:id w:val="1927026874"/>
                    <w:tag w:val="goog_rdk_1082"/>
                  </w:sdtPr>
                  <w:sdtContent>
                    <w:del w:author="Kanihaa" w:id="9" w:date="2026-09-25T08:48:49Z"/>
                  </w:sdtContent>
                </w:sdt>
              </w:ins>
              <w:sdt>
                <w:sdtPr>
                  <w:id w:val="-679057452"/>
                  <w:tag w:val="goog_rdk_1083"/>
                </w:sdtPr>
                <w:sdtContent>
                  <w:ins w:author="Anonymous" w:id="139" w:date="2026-09-23T05:22:0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del>
                  </w:ins>
                </w:sdtContent>
              </w:sdt>
              <w:ins w:author="Anonymous" w:id="139" w:date="2026-09-23T05:22:04Z">
                <w:del w:author="Kanihaa" w:id="9" w:date="2026-09-25T08:48:49Z"/>
              </w:ins>
            </w:sdtContent>
          </w:sdt>
          <w:sdt>
            <w:sdtPr>
              <w:id w:val="525963931"/>
              <w:tag w:val="goog_rdk_1084"/>
            </w:sdtPr>
            <w:sdtContent>
              <w:del w:author="Kanihaa" w:id="9" w:date="2026-09-25T08:48:49Z"/>
              <w:sdt>
                <w:sdtPr>
                  <w:id w:val="404048135"/>
                  <w:tag w:val="goog_rdk_1085"/>
                </w:sdtPr>
                <w:sdtContent>
                  <w:del w:author="Kanihaa" w:id="9" w:date="2026-09-25T08:48:49Z">
                    <w:r w:rsidDel="00000000" w:rsidR="00000000" w:rsidRPr="00000000">
                      <w:rPr>
                        <w:rtl w:val="0"/>
                      </w:rPr>
                    </w:r>
                  </w:del>
                </w:sdtContent>
              </w:sdt>
              <w:del w:author="Kanihaa" w:id="9" w:date="2026-09-25T08:48:49Z"/>
            </w:sdtContent>
          </w:sdt>
        </w:p>
      </w:sdtContent>
    </w:sdt>
    <w:sdt>
      <w:sdtPr>
        <w:id w:val="-1731835008"/>
        <w:tag w:val="goog_rdk_1094"/>
      </w:sdtPr>
      <w:sdtContent>
        <w:p w:rsidR="00000000" w:rsidDel="00000000" w:rsidP="00000000" w:rsidRDefault="00000000" w:rsidRPr="00000000" w14:paraId="0000007D">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763714895"/>
              <w:tag w:val="goog_rdk_1089"/>
            </w:sdtPr>
            <w:sdtContent>
              <w:ins w:author="Dhanush Surya" w:id="140" w:date="2026-09-23T09:26:24Z">
                <w:sdt>
                  <w:sdtPr>
                    <w:id w:val="739918456"/>
                    <w:tag w:val="goog_rdk_1090"/>
                  </w:sdtPr>
                  <w:sdtContent>
                    <w:del w:author="Kanihaa" w:id="9" w:date="2026-09-25T08:48:49Z"/>
                  </w:sdtContent>
                </w:sdt>
              </w:ins>
              <w:sdt>
                <w:sdtPr>
                  <w:id w:val="-432575008"/>
                  <w:tag w:val="goog_rdk_1091"/>
                </w:sdtPr>
                <w:sdtContent>
                  <w:ins w:author="Dhanush Surya" w:id="140" w:date="2026-09-23T09:26:2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w:delText>
                      </w:r>
                    </w:del>
                  </w:ins>
                </w:sdtContent>
              </w:sdt>
              <w:ins w:author="Dhanush Surya" w:id="140" w:date="2026-09-23T09:26:24Z">
                <w:del w:author="Kanihaa" w:id="9" w:date="2026-09-25T08:48:49Z"/>
              </w:ins>
            </w:sdtContent>
          </w:sdt>
          <w:sdt>
            <w:sdtPr>
              <w:id w:val="561010754"/>
              <w:tag w:val="goog_rdk_1092"/>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34050" cy="1653857"/>
                      <wp:effectExtent b="0" l="0" r="0" t="0"/>
                      <wp:docPr id="16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34050" cy="1653857"/>
                              </a:xfrm>
                              <a:prstGeom prst="rect"/>
                              <a:ln/>
                            </pic:spPr>
                          </pic:pic>
                        </a:graphicData>
                      </a:graphic>
                    </wp:inline>
                  </w:drawing>
                </w:r>
              </w:del>
              <w:sdt>
                <w:sdtPr>
                  <w:id w:val="-1399723938"/>
                  <w:tag w:val="goog_rdk_1093"/>
                </w:sdtPr>
                <w:sdtContent>
                  <w:del w:author="Kanihaa" w:id="9" w:date="2026-09-25T08:48:49Z">
                    <w:r w:rsidDel="00000000" w:rsidR="00000000" w:rsidRPr="00000000">
                      <w:rPr>
                        <w:rtl w:val="0"/>
                      </w:rPr>
                    </w:r>
                  </w:del>
                </w:sdtContent>
              </w:sdt>
              <w:del w:author="Kanihaa" w:id="9" w:date="2026-09-25T08:48:49Z"/>
            </w:sdtContent>
          </w:sdt>
        </w:p>
      </w:sdtContent>
    </w:sdt>
    <w:sdt>
      <w:sdtPr>
        <w:id w:val="-1760772021"/>
        <w:tag w:val="goog_rdk_1101"/>
      </w:sdtPr>
      <w:sdtContent>
        <w:p w:rsidR="00000000" w:rsidDel="00000000" w:rsidP="00000000" w:rsidRDefault="00000000" w:rsidRPr="00000000" w14:paraId="0000007E">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819349045"/>
              <w:tag w:val="goog_rdk_1095"/>
            </w:sdtPr>
            <w:sdtContent>
              <w:del w:author="Kanihaa" w:id="9" w:date="2026-09-25T08:48:49Z"/>
              <w:sdt>
                <w:sdtPr>
                  <w:id w:val="-2043921638"/>
                  <w:tag w:val="goog_rdk_109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Pre-requisites</w:delText>
                    </w:r>
                  </w:del>
                </w:sdtContent>
              </w:sdt>
              <w:del w:author="Kanihaa" w:id="9" w:date="2026-09-25T08:48:49Z"/>
            </w:sdtContent>
          </w:sdt>
          <w:sdt>
            <w:sdtPr>
              <w:id w:val="-1347091049"/>
              <w:tag w:val="goog_rdk_1097"/>
            </w:sdtPr>
            <w:sdtContent>
              <w:ins w:author="Abi Kutty" w:id="141" w:date="2026-09-22T07:32:07Z">
                <w:sdt>
                  <w:sdtPr>
                    <w:id w:val="531955985"/>
                    <w:tag w:val="goog_rdk_109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drawing>
                          <wp:inline distB="114300" distT="114300" distL="114300" distR="114300">
                            <wp:extent cx="304800" cy="304800"/>
                            <wp:effectExtent b="0" l="0" r="0" t="0"/>
                            <wp:docPr descr="Pradeep" id="146" name="image1.png"/>
                            <a:graphic>
                              <a:graphicData uri="http://schemas.openxmlformats.org/drawingml/2006/picture">
                                <pic:pic>
                                  <pic:nvPicPr>
                                    <pic:cNvPr descr="Pradeep" id="0" name="image1.png"/>
                                    <pic:cNvPicPr preferRelativeResize="0"/>
                                  </pic:nvPicPr>
                                  <pic:blipFill>
                                    <a:blip r:embed="rId11"/>
                                    <a:srcRect b="0" l="0" r="0" t="0"/>
                                    <a:stretch>
                                      <a:fillRect/>
                                    </a:stretch>
                                  </pic:blipFill>
                                  <pic:spPr>
                                    <a:xfrm>
                                      <a:off x="0" y="0"/>
                                      <a:ext cx="304800" cy="304800"/>
                                    </a:xfrm>
                                    <a:prstGeom prst="rect"/>
                                    <a:ln/>
                                  </pic:spPr>
                                </pic:pic>
                              </a:graphicData>
                            </a:graphic>
                          </wp:inline>
                        </w:drawing>
                      </w:r>
                    </w:del>
                  </w:sdtContent>
                </w:sdt>
              </w:ins>
            </w:sdtContent>
          </w:sdt>
          <w:sdt>
            <w:sdtPr>
              <w:id w:val="-752860886"/>
              <w:tag w:val="goog_rdk_1099"/>
            </w:sdtPr>
            <w:sdtContent>
              <w:del w:author="Kanihaa" w:id="9" w:date="2026-09-25T08:48:49Z"/>
              <w:sdt>
                <w:sdtPr>
                  <w:id w:val="-565521402"/>
                  <w:tag w:val="goog_rdk_1100"/>
                </w:sdtPr>
                <w:sdtContent>
                  <w:del w:author="Kanihaa" w:id="9" w:date="2026-09-25T08:48:49Z">
                    <w:r w:rsidDel="00000000" w:rsidR="00000000" w:rsidRPr="00000000">
                      <w:rPr>
                        <w:rtl w:val="0"/>
                      </w:rPr>
                    </w:r>
                  </w:del>
                </w:sdtContent>
              </w:sdt>
              <w:del w:author="Kanihaa" w:id="9" w:date="2026-09-25T08:48:49Z"/>
            </w:sdtContent>
          </w:sdt>
        </w:p>
      </w:sdtContent>
    </w:sdt>
    <w:sdt>
      <w:sdtPr>
        <w:id w:val="-1624580749"/>
        <w:tag w:val="goog_rdk_1106"/>
      </w:sdtPr>
      <w:sdtContent>
        <w:p w:rsidR="00000000" w:rsidDel="00000000" w:rsidP="00000000" w:rsidRDefault="00000000" w:rsidRPr="00000000" w14:paraId="0000007F">
          <w:pPr>
            <w:numPr>
              <w:ilvl w:val="0"/>
              <w:numId w:val="1"/>
            </w:numPr>
            <w:spacing w:after="0" w:before="280" w:line="240" w:lineRule="auto"/>
            <w:ind w:left="720" w:hanging="360"/>
            <w:rPr>
              <w:del w:author="Kanihaa" w:id="9" w:date="2026-09-25T08:48:49Z"/>
              <w:rFonts w:ascii="Cambria" w:cs="Cambria" w:eastAsia="Cambria" w:hAnsi="Cambria"/>
              <w:sz w:val="24"/>
              <w:szCs w:val="24"/>
              <w:rPrChange w:author="Naran" w:id="142" w:date="2026-09-22T15:47:25Z">
                <w:rPr>
                  <w:rFonts w:ascii="Cambria" w:cs="Cambria" w:eastAsia="Cambria" w:hAnsi="Cambria"/>
                  <w:sz w:val="24"/>
                  <w:szCs w:val="24"/>
                </w:rPr>
              </w:rPrChange>
            </w:rPr>
            <w:pPrChange w:author="Naran" w:id="0" w:date="2026-09-22T15:47:25Z">
              <w:pPr>
                <w:numPr>
                  <w:ilvl w:val="0"/>
                  <w:numId w:val="16"/>
                </w:numPr>
                <w:spacing w:after="0" w:before="280" w:line="240" w:lineRule="auto"/>
                <w:ind w:left="720" w:hanging="360"/>
              </w:pPr>
            </w:pPrChange>
          </w:pPr>
          <w:sdt>
            <w:sdtPr>
              <w:id w:val="-1331726351"/>
              <w:tag w:val="goog_rdk_1102"/>
            </w:sdtPr>
            <w:sdtContent>
              <w:del w:author="Kanihaa" w:id="9" w:date="2026-09-25T08:48:49Z"/>
              <w:sdt>
                <w:sdtPr>
                  <w:id w:val="-301464281"/>
                  <w:tag w:val="goog_rdk_110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IBM Cloud Account Setup: </w:delText>
                    </w:r>
                  </w:del>
                </w:sdtContent>
              </w:sdt>
              <w:del w:author="Kanihaa" w:id="9" w:date="2026-09-25T08:48:49Z">
                <w:r w:rsidDel="00000000" w:rsidR="00000000" w:rsidRPr="00000000">
                  <w:fldChar w:fldCharType="begin"/>
                </w:r>
                <w:r w:rsidDel="00000000" w:rsidR="00000000" w:rsidRPr="00000000">
                  <w:delInstrText xml:space="preserve">HYPERLINK "https://cloud.ibm.com/"</w:delInstrText>
                </w:r>
                <w:r w:rsidDel="00000000" w:rsidR="00000000" w:rsidRPr="00000000">
                  <w:fldChar w:fldCharType="separate"/>
                </w:r>
                <w:sdt>
                  <w:sdtPr>
                    <w:id w:val="739756084"/>
                    <w:tag w:val="goog_rdk_110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color w:val="2e75b5"/>
                            <w:sz w:val="24"/>
                            <w:szCs w:val="24"/>
                            <w:u w:val="single"/>
                          </w:rPr>
                        </w:rPrChange>
                      </w:rPr>
                      <w:delText xml:space="preserve">IBM Cloud Console</w:delText>
                    </w:r>
                  </w:sdtContent>
                </w:sdt>
                <w:r w:rsidDel="00000000" w:rsidR="00000000" w:rsidRPr="00000000">
                  <w:fldChar w:fldCharType="end"/>
                </w:r>
                <w:sdt>
                  <w:sdtPr>
                    <w:id w:val="1791556572"/>
                    <w:tag w:val="goog_rdk_1105"/>
                  </w:sdtPr>
                  <w:sdtContent>
                    <w:r w:rsidDel="00000000" w:rsidR="00000000" w:rsidRPr="00000000">
                      <w:rPr>
                        <w:rtl w:val="0"/>
                      </w:rPr>
                    </w:r>
                  </w:sdtContent>
                </w:sdt>
              </w:del>
            </w:sdtContent>
          </w:sdt>
        </w:p>
      </w:sdtContent>
    </w:sdt>
    <w:sdt>
      <w:sdtPr>
        <w:id w:val="1401734109"/>
        <w:tag w:val="goog_rdk_1114"/>
      </w:sdtPr>
      <w:sdtContent>
        <w:p w:rsidR="00000000" w:rsidDel="00000000" w:rsidP="00000000" w:rsidRDefault="00000000" w:rsidRPr="00000000" w14:paraId="00000080">
          <w:pPr>
            <w:numPr>
              <w:ilvl w:val="0"/>
              <w:numId w:val="1"/>
            </w:numPr>
            <w:spacing w:after="0" w:before="0" w:line="240" w:lineRule="auto"/>
            <w:ind w:left="720" w:hanging="360"/>
            <w:rPr>
              <w:ins w:author="sanjevv BABL" w:id="143" w:date="2026-09-22T10:11:56Z"/>
              <w:del w:author="Kanihaa" w:id="9" w:date="2026-09-25T08:48:49Z"/>
              <w:rFonts w:ascii="Cambria" w:cs="Cambria" w:eastAsia="Cambria" w:hAnsi="Cambria"/>
              <w:sz w:val="24"/>
              <w:szCs w:val="24"/>
              <w:rPrChange w:author="Naran" w:id="142" w:date="2026-09-22T15:47:25Z">
                <w:rPr>
                  <w:rFonts w:ascii="Cambria" w:cs="Cambria" w:eastAsia="Cambria" w:hAnsi="Cambria"/>
                  <w:sz w:val="24"/>
                  <w:szCs w:val="24"/>
                </w:rPr>
              </w:rPrChange>
            </w:rPr>
            <w:pPrChange w:author="Naran" w:id="0" w:date="2026-09-22T15:47:25Z">
              <w:pPr>
                <w:numPr>
                  <w:ilvl w:val="0"/>
                  <w:numId w:val="16"/>
                </w:numPr>
                <w:spacing w:after="0" w:before="0" w:line="240" w:lineRule="auto"/>
                <w:ind w:left="720" w:hanging="360"/>
              </w:pPr>
            </w:pPrChange>
          </w:pPr>
          <w:sdt>
            <w:sdtPr>
              <w:id w:val="556483412"/>
              <w:tag w:val="goog_rdk_1107"/>
            </w:sdtPr>
            <w:sdtContent>
              <w:del w:author="Kanihaa" w:id="9" w:date="2026-09-25T08:48:49Z"/>
              <w:sdt>
                <w:sdtPr>
                  <w:id w:val="-1620117989"/>
                  <w:tag w:val="goog_rdk_110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Watsonx Access and Configuration: </w:delText>
                    </w:r>
                  </w:del>
                </w:sdtContent>
              </w:sdt>
              <w:del w:author="Kanihaa" w:id="9" w:date="2026-09-25T08:48:49Z">
                <w:sdt>
                  <w:sdtPr>
                    <w:id w:val="2051154934"/>
                    <w:tag w:val="goog_rdk_110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color w:val="2e75b5"/>
                            <w:sz w:val="24"/>
                            <w:szCs w:val="24"/>
                          </w:rPr>
                        </w:rPrChange>
                      </w:rPr>
                      <w:delText xml:space="preserve">Watsonx Overv</w:delText>
                    </w:r>
                  </w:sdtContent>
                </w:sdt>
                <w:sdt>
                  <w:sdtPr>
                    <w:id w:val="-1709628945"/>
                    <w:tag w:val="goog_rdk_111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color w:val="2e75b5"/>
                            <w:sz w:val="24"/>
                            <w:szCs w:val="24"/>
                          </w:rPr>
                        </w:rPrChange>
                      </w:rPr>
                      <w:delText xml:space="preserve">iew</w:delText>
                    </w:r>
                  </w:sdtContent>
                </w:sdt>
              </w:del>
            </w:sdtContent>
          </w:sdt>
          <w:sdt>
            <w:sdtPr>
              <w:id w:val="-1778712426"/>
              <w:tag w:val="goog_rdk_1111"/>
            </w:sdtPr>
            <w:sdtContent>
              <w:ins w:author="sanjevv BABL" w:id="143" w:date="2026-09-22T10:11:56Z">
                <w:sdt>
                  <w:sdtPr>
                    <w:id w:val="1738055446"/>
                    <w:tag w:val="goog_rdk_1112"/>
                  </w:sdtPr>
                  <w:sdtContent>
                    <w:del w:author="Kanihaa" w:id="9" w:date="2026-09-25T08:48:49Z"/>
                  </w:sdtContent>
                </w:sdt>
              </w:ins>
              <w:sdt>
                <w:sdtPr>
                  <w:id w:val="-387781027"/>
                  <w:tag w:val="goog_rdk_1113"/>
                </w:sdtPr>
                <w:sdtContent>
                  <w:ins w:author="sanjevv BABL" w:id="143" w:date="2026-09-22T10:11:56Z">
                    <w:del w:author="Kanihaa" w:id="9" w:date="2026-09-25T08:48:49Z">
                      <w:r w:rsidDel="00000000" w:rsidR="00000000" w:rsidRPr="00000000">
                        <w:rPr>
                          <w:rtl w:val="0"/>
                        </w:rPr>
                      </w:r>
                    </w:del>
                  </w:ins>
                </w:sdtContent>
              </w:sdt>
              <w:ins w:author="sanjevv BABL" w:id="143" w:date="2026-09-22T10:11:56Z">
                <w:del w:author="Kanihaa" w:id="9" w:date="2026-09-25T08:48:49Z"/>
              </w:ins>
            </w:sdtContent>
          </w:sdt>
        </w:p>
      </w:sdtContent>
    </w:sdt>
    <w:sdt>
      <w:sdtPr>
        <w:id w:val="1321360117"/>
        <w:tag w:val="goog_rdk_1118"/>
      </w:sdtPr>
      <w:sdtContent>
        <w:p w:rsidR="00000000" w:rsidDel="00000000" w:rsidP="00000000" w:rsidRDefault="00000000" w:rsidRPr="00000000" w14:paraId="00000081">
          <w:pPr>
            <w:numPr>
              <w:ilvl w:val="0"/>
              <w:numId w:val="1"/>
            </w:numPr>
            <w:spacing w:after="0" w:before="0" w:line="240" w:lineRule="auto"/>
            <w:ind w:left="720" w:hanging="360"/>
            <w:rPr>
              <w:del w:author="Kanihaa" w:id="9" w:date="2026-09-25T08:48:49Z"/>
              <w:rFonts w:ascii="Cambria" w:cs="Cambria" w:eastAsia="Cambria" w:hAnsi="Cambria"/>
              <w:sz w:val="24"/>
              <w:szCs w:val="24"/>
              <w:rPrChange w:author="Naran" w:id="142" w:date="2026-09-22T15:47:25Z">
                <w:rPr>
                  <w:rFonts w:ascii="Cambria" w:cs="Cambria" w:eastAsia="Cambria" w:hAnsi="Cambria"/>
                  <w:sz w:val="24"/>
                  <w:szCs w:val="24"/>
                </w:rPr>
              </w:rPrChange>
            </w:rPr>
            <w:pPrChange w:author="Naran" w:id="0" w:date="2026-09-22T15:47:25Z">
              <w:pPr>
                <w:numPr>
                  <w:ilvl w:val="0"/>
                  <w:numId w:val="16"/>
                </w:numPr>
                <w:spacing w:after="0" w:before="0" w:line="240" w:lineRule="auto"/>
                <w:ind w:left="720" w:hanging="360"/>
              </w:pPr>
            </w:pPrChange>
          </w:pPr>
          <w:sdt>
            <w:sdtPr>
              <w:id w:val="-262635741"/>
              <w:tag w:val="goog_rdk_1116"/>
            </w:sdtPr>
            <w:sdtContent>
              <w:del w:author="Kanihaa" w:id="9" w:date="2026-09-25T08:48:49Z"/>
              <w:sdt>
                <w:sdtPr>
                  <w:id w:val="-492514341"/>
                  <w:tag w:val="goog_rdk_1117"/>
                </w:sdtPr>
                <w:sdtContent>
                  <w:del w:author="Kanihaa" w:id="9" w:date="2026-09-25T08:48:49Z">
                    <w:r w:rsidDel="00000000" w:rsidR="00000000" w:rsidRPr="00000000">
                      <w:rPr>
                        <w:rtl w:val="0"/>
                      </w:rPr>
                    </w:r>
                  </w:del>
                </w:sdtContent>
              </w:sdt>
              <w:del w:author="Kanihaa" w:id="9" w:date="2026-09-25T08:48:49Z"/>
            </w:sdtContent>
          </w:sdt>
        </w:p>
      </w:sdtContent>
    </w:sdt>
    <w:sdt>
      <w:sdtPr>
        <w:id w:val="-1347197297"/>
        <w:tag w:val="goog_rdk_1123"/>
      </w:sdtPr>
      <w:sdtContent>
        <w:p w:rsidR="00000000" w:rsidDel="00000000" w:rsidP="00000000" w:rsidRDefault="00000000" w:rsidRPr="00000000" w14:paraId="00000082">
          <w:pPr>
            <w:numPr>
              <w:ilvl w:val="0"/>
              <w:numId w:val="1"/>
            </w:numPr>
            <w:spacing w:after="0" w:before="0" w:line="240" w:lineRule="auto"/>
            <w:ind w:left="720" w:hanging="360"/>
            <w:rPr>
              <w:del w:author="Kanihaa" w:id="9" w:date="2026-09-25T08:48:49Z"/>
              <w:rFonts w:ascii="Cambria" w:cs="Cambria" w:eastAsia="Cambria" w:hAnsi="Cambria"/>
              <w:sz w:val="24"/>
              <w:szCs w:val="24"/>
              <w:rPrChange w:author="Naran" w:id="142" w:date="2026-09-22T15:47:25Z">
                <w:rPr>
                  <w:rFonts w:ascii="Cambria" w:cs="Cambria" w:eastAsia="Cambria" w:hAnsi="Cambria"/>
                  <w:sz w:val="24"/>
                  <w:szCs w:val="24"/>
                </w:rPr>
              </w:rPrChange>
            </w:rPr>
            <w:pPrChange w:author="Naran" w:id="0" w:date="2026-09-22T15:47:25Z">
              <w:pPr>
                <w:numPr>
                  <w:ilvl w:val="0"/>
                  <w:numId w:val="16"/>
                </w:numPr>
                <w:spacing w:after="0" w:before="0" w:line="240" w:lineRule="auto"/>
                <w:ind w:left="720" w:hanging="360"/>
              </w:pPr>
            </w:pPrChange>
          </w:pPr>
          <w:sdt>
            <w:sdtPr>
              <w:id w:val="-1400851566"/>
              <w:tag w:val="goog_rdk_1119"/>
            </w:sdtPr>
            <w:sdtContent>
              <w:del w:author="Kanihaa" w:id="9" w:date="2026-09-25T08:48:49Z"/>
              <w:sdt>
                <w:sdtPr>
                  <w:id w:val="-1174079010"/>
                  <w:tag w:val="goog_rdk_112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Python Basics: </w:delText>
                    </w:r>
                  </w:del>
                </w:sdtContent>
              </w:sdt>
              <w:del w:author="Kanihaa" w:id="9" w:date="2026-09-25T08:48:49Z">
                <w:r w:rsidDel="00000000" w:rsidR="00000000" w:rsidRPr="00000000">
                  <w:fldChar w:fldCharType="begin"/>
                </w:r>
                <w:r w:rsidDel="00000000" w:rsidR="00000000" w:rsidRPr="00000000">
                  <w:delInstrText xml:space="preserve">HYPERLINK "https://www.python.org/"</w:delInstrText>
                </w:r>
                <w:r w:rsidDel="00000000" w:rsidR="00000000" w:rsidRPr="00000000">
                  <w:fldChar w:fldCharType="separate"/>
                </w:r>
                <w:sdt>
                  <w:sdtPr>
                    <w:id w:val="1682852450"/>
                    <w:tag w:val="goog_rdk_112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color w:val="2e75b5"/>
                            <w:sz w:val="24"/>
                            <w:szCs w:val="24"/>
                            <w:u w:val="single"/>
                          </w:rPr>
                        </w:rPrChange>
                      </w:rPr>
                      <w:delText xml:space="preserve">Python.org</w:delText>
                    </w:r>
                  </w:sdtContent>
                </w:sdt>
                <w:r w:rsidDel="00000000" w:rsidR="00000000" w:rsidRPr="00000000">
                  <w:fldChar w:fldCharType="end"/>
                </w:r>
                <w:sdt>
                  <w:sdtPr>
                    <w:id w:val="167058957"/>
                    <w:tag w:val="goog_rdk_1122"/>
                  </w:sdtPr>
                  <w:sdtContent>
                    <w:r w:rsidDel="00000000" w:rsidR="00000000" w:rsidRPr="00000000">
                      <w:rPr>
                        <w:rtl w:val="0"/>
                      </w:rPr>
                    </w:r>
                  </w:sdtContent>
                </w:sdt>
              </w:del>
            </w:sdtContent>
          </w:sdt>
        </w:p>
      </w:sdtContent>
    </w:sdt>
    <w:sdt>
      <w:sdtPr>
        <w:id w:val="-990531125"/>
        <w:tag w:val="goog_rdk_1128"/>
      </w:sdtPr>
      <w:sdtContent>
        <w:p w:rsidR="00000000" w:rsidDel="00000000" w:rsidP="00000000" w:rsidRDefault="00000000" w:rsidRPr="00000000" w14:paraId="00000083">
          <w:pPr>
            <w:numPr>
              <w:ilvl w:val="0"/>
              <w:numId w:val="1"/>
            </w:numPr>
            <w:spacing w:after="280" w:before="0" w:line="240" w:lineRule="auto"/>
            <w:ind w:left="720" w:hanging="360"/>
            <w:rPr>
              <w:del w:author="Kanihaa" w:id="9" w:date="2026-09-25T08:48:49Z"/>
              <w:rFonts w:ascii="Cambria" w:cs="Cambria" w:eastAsia="Cambria" w:hAnsi="Cambria"/>
              <w:sz w:val="24"/>
              <w:szCs w:val="24"/>
              <w:rPrChange w:author="Naran" w:id="142" w:date="2026-09-22T15:47:25Z">
                <w:rPr>
                  <w:rFonts w:ascii="Cambria" w:cs="Cambria" w:eastAsia="Cambria" w:hAnsi="Cambria"/>
                  <w:sz w:val="24"/>
                  <w:szCs w:val="24"/>
                </w:rPr>
              </w:rPrChange>
            </w:rPr>
            <w:pPrChange w:author="Naran" w:id="0" w:date="2026-09-22T15:47:25Z">
              <w:pPr>
                <w:numPr>
                  <w:ilvl w:val="0"/>
                  <w:numId w:val="16"/>
                </w:numPr>
                <w:spacing w:after="280" w:before="0" w:line="240" w:lineRule="auto"/>
                <w:ind w:left="720" w:hanging="360"/>
              </w:pPr>
            </w:pPrChange>
          </w:pPr>
          <w:sdt>
            <w:sdtPr>
              <w:id w:val="384145173"/>
              <w:tag w:val="goog_rdk_1124"/>
            </w:sdtPr>
            <w:sdtContent>
              <w:del w:author="Kanihaa" w:id="9" w:date="2026-09-25T08:48:49Z"/>
              <w:sdt>
                <w:sdtPr>
                  <w:id w:val="257593557"/>
                  <w:tag w:val="goog_rdk_112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FastAPI Framework: </w:delText>
                    </w:r>
                  </w:del>
                </w:sdtContent>
              </w:sdt>
              <w:del w:author="Kanihaa" w:id="9" w:date="2026-09-25T08:48:49Z">
                <w:sdt>
                  <w:sdtPr>
                    <w:id w:val="519310103"/>
                    <w:tag w:val="goog_rdk_112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color w:val="2e75b5"/>
                            <w:sz w:val="24"/>
                            <w:szCs w:val="24"/>
                          </w:rPr>
                        </w:rPrChange>
                      </w:rPr>
                      <w:delText xml:space="preserve">FastAPI Docs </w:delText>
                    </w:r>
                  </w:sdtContent>
                </w:sdt>
                <w:sdt>
                  <w:sdtPr>
                    <w:id w:val="-774531185"/>
                    <w:tag w:val="goog_rdk_1127"/>
                  </w:sdtPr>
                  <w:sdtContent>
                    <w:r w:rsidDel="00000000" w:rsidR="00000000" w:rsidRPr="00000000">
                      <w:rPr>
                        <w:rtl w:val="0"/>
                      </w:rPr>
                    </w:r>
                  </w:sdtContent>
                </w:sdt>
              </w:del>
            </w:sdtContent>
          </w:sdt>
        </w:p>
      </w:sdtContent>
    </w:sdt>
    <w:sdt>
      <w:sdtPr>
        <w:id w:val="880967273"/>
        <w:tag w:val="goog_rdk_1136"/>
      </w:sdtPr>
      <w:sdtContent>
        <w:p w:rsidR="00000000" w:rsidDel="00000000" w:rsidP="00000000" w:rsidRDefault="00000000" w:rsidRPr="00000000" w14:paraId="00000084">
          <w:pPr>
            <w:pStyle w:val="Heading1"/>
            <w:spacing w:after="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0" w:line="240" w:lineRule="auto"/>
                <w:ind w:left="0" w:firstLine="0"/>
              </w:pPr>
            </w:pPrChange>
          </w:pPr>
          <w:sdt>
            <w:sdtPr>
              <w:id w:val="288854800"/>
              <w:tag w:val="goog_rdk_1131"/>
            </w:sdtPr>
            <w:sdtContent>
              <w:ins w:author="Pradeep" w:id="144" w:date="2026-09-22T00:06:02Z">
                <w:sdt>
                  <w:sdtPr>
                    <w:id w:val="-780186448"/>
                    <w:tag w:val="goog_rdk_1132"/>
                  </w:sdtPr>
                  <w:sdtContent>
                    <w:del w:author="Kanihaa" w:id="9" w:date="2026-09-25T08:48:49Z"/>
                  </w:sdtContent>
                </w:sdt>
              </w:ins>
              <w:sdt>
                <w:sdtPr>
                  <w:id w:val="369964417"/>
                  <w:tag w:val="goog_rdk_1133"/>
                </w:sdtPr>
                <w:sdtContent>
                  <w:ins w:author="Pradeep" w:id="144" w:date="2026-09-22T00:06:0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(What are the things needed for the project)</w:delText>
                      </w:r>
                    </w:del>
                  </w:ins>
                </w:sdtContent>
              </w:sdt>
              <w:ins w:author="Pradeep" w:id="144" w:date="2026-09-22T00:06:02Z">
                <w:del w:author="Kanihaa" w:id="9" w:date="2026-09-25T08:48:49Z"/>
              </w:ins>
            </w:sdtContent>
          </w:sdt>
          <w:sdt>
            <w:sdtPr>
              <w:id w:val="375173464"/>
              <w:tag w:val="goog_rdk_1134"/>
            </w:sdtPr>
            <w:sdtContent>
              <w:del w:author="Kanihaa" w:id="9" w:date="2026-09-25T08:48:49Z"/>
              <w:sdt>
                <w:sdtPr>
                  <w:id w:val="-1804119897"/>
                  <w:tag w:val="goog_rdk_1135"/>
                </w:sdtPr>
                <w:sdtContent>
                  <w:del w:author="Kanihaa" w:id="9" w:date="2026-09-25T08:48:49Z">
                    <w:r w:rsidDel="00000000" w:rsidR="00000000" w:rsidRPr="00000000">
                      <w:rPr>
                        <w:rtl w:val="0"/>
                      </w:rPr>
                    </w:r>
                  </w:del>
                </w:sdtContent>
              </w:sdt>
              <w:del w:author="Kanihaa" w:id="9" w:date="2026-09-25T08:48:49Z"/>
            </w:sdtContent>
          </w:sdt>
        </w:p>
      </w:sdtContent>
    </w:sdt>
    <w:sdt>
      <w:sdtPr>
        <w:id w:val="-1814458794"/>
        <w:tag w:val="goog_rdk_1144"/>
      </w:sdtPr>
      <w:sdtContent>
        <w:p w:rsidR="00000000" w:rsidDel="00000000" w:rsidP="00000000" w:rsidRDefault="00000000" w:rsidRPr="00000000" w14:paraId="00000085">
          <w:pPr>
            <w:pStyle w:val="Heading1"/>
            <w:spacing w:after="280" w:line="240" w:lineRule="auto"/>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spacing w:after="280" w:before="0" w:line="240" w:lineRule="auto"/>
                <w:ind w:left="0" w:firstLine="0"/>
              </w:pPr>
            </w:pPrChange>
          </w:pPr>
          <w:sdt>
            <w:sdtPr>
              <w:id w:val="559495443"/>
              <w:tag w:val="goog_rdk_1137"/>
            </w:sdtPr>
            <w:sdtContent>
              <w:del w:author="Kanihaa" w:id="9" w:date="2026-09-25T08:48:49Z"/>
              <w:sdt>
                <w:sdtPr>
                  <w:id w:val="-1323293099"/>
                  <w:tag w:val="goog_rdk_113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Project Workflow</w:delText>
                    </w:r>
                  </w:del>
                </w:sdtContent>
              </w:sdt>
              <w:del w:author="Kanihaa" w:id="9" w:date="2026-09-25T08:48:49Z"/>
            </w:sdtContent>
          </w:sdt>
          <w:sdt>
            <w:sdtPr>
              <w:id w:val="-1188061932"/>
              <w:tag w:val="goog_rdk_1139"/>
            </w:sdtPr>
            <w:sdtContent>
              <w:ins w:author="Pradeep" w:id="145" w:date="2026-09-22T00:06:45Z">
                <w:sdt>
                  <w:sdtPr>
                    <w:id w:val="367228106"/>
                    <w:tag w:val="goog_rdk_1140"/>
                  </w:sdtPr>
                  <w:sdtContent>
                    <w:del w:author="Kanihaa" w:id="9" w:date="2026-09-25T08:48:49Z"/>
                  </w:sdtContent>
                </w:sdt>
              </w:ins>
              <w:sdt>
                <w:sdtPr>
                  <w:id w:val="714917901"/>
                  <w:tag w:val="goog_rdk_1141"/>
                </w:sdtPr>
                <w:sdtContent>
                  <w:ins w:author="Pradeep" w:id="145" w:date="2026-09-22T00:06:4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(setup AI connection)</w:delText>
                      </w:r>
                    </w:del>
                  </w:ins>
                </w:sdtContent>
              </w:sdt>
              <w:ins w:author="Pradeep" w:id="145" w:date="2026-09-22T00:06:45Z">
                <w:del w:author="Kanihaa" w:id="9" w:date="2026-09-25T08:48:49Z"/>
              </w:ins>
            </w:sdtContent>
          </w:sdt>
          <w:sdt>
            <w:sdtPr>
              <w:id w:val="772263934"/>
              <w:tag w:val="goog_rdk_1142"/>
            </w:sdtPr>
            <w:sdtContent>
              <w:del w:author="Kanihaa" w:id="9" w:date="2026-09-25T08:48:49Z"/>
              <w:sdt>
                <w:sdtPr>
                  <w:id w:val="-194870698"/>
                  <w:tag w:val="goog_rdk_1143"/>
                </w:sdtPr>
                <w:sdtContent>
                  <w:del w:author="Kanihaa" w:id="9" w:date="2026-09-25T08:48:49Z">
                    <w:r w:rsidDel="00000000" w:rsidR="00000000" w:rsidRPr="00000000">
                      <w:rPr>
                        <w:rtl w:val="0"/>
                      </w:rPr>
                    </w:r>
                  </w:del>
                </w:sdtContent>
              </w:sdt>
              <w:del w:author="Kanihaa" w:id="9" w:date="2026-09-25T08:48:49Z"/>
            </w:sdtContent>
          </w:sdt>
        </w:p>
      </w:sdtContent>
    </w:sdt>
    <w:sdt>
      <w:sdtPr>
        <w:id w:val="-1455557880"/>
        <w:tag w:val="goog_rdk_1147"/>
      </w:sdtPr>
      <w:sdtContent>
        <w:p w:rsidR="00000000" w:rsidDel="00000000" w:rsidP="00000000" w:rsidRDefault="00000000" w:rsidRPr="00000000" w14:paraId="00000086">
          <w:pPr>
            <w:pStyle w:val="Heading1"/>
            <w:spacing w:after="280" w:before="280" w:lineRule="auto"/>
            <w:ind w:left="720" w:hanging="36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2"/>
                  <w:szCs w:val="22"/>
                </w:rPr>
              </w:rPrChange>
            </w:rPr>
            <w:pPrChange w:author="Gayathri" w:id="0" w:date="2026-09-24T05:13:41Z">
              <w:pPr>
                <w:pStyle w:val="Heading3"/>
                <w:spacing w:after="280" w:before="280" w:lineRule="auto"/>
                <w:ind w:left="720" w:hanging="360"/>
              </w:pPr>
            </w:pPrChange>
          </w:pPr>
          <w:sdt>
            <w:sdtPr>
              <w:id w:val="-2065459236"/>
              <w:tag w:val="goog_rdk_1145"/>
            </w:sdtPr>
            <w:sdtContent>
              <w:del w:author="Kanihaa" w:id="9" w:date="2026-09-25T08:48:49Z"/>
              <w:sdt>
                <w:sdtPr>
                  <w:id w:val="-1039059660"/>
                  <w:tag w:val="goog_rdk_114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2"/>
                            <w:szCs w:val="22"/>
                          </w:rPr>
                        </w:rPrChange>
                      </w:rPr>
                      <w:delText xml:space="preserve">1. Gemini AI Setup &amp; Initialization</w:delText>
                    </w:r>
                  </w:del>
                </w:sdtContent>
              </w:sdt>
              <w:del w:author="Kanihaa" w:id="9" w:date="2026-09-25T08:48:49Z">
                <w:bookmarkStart w:colFirst="0" w:colLast="0" w:name="_heading=h.p39d08p0t8sa" w:id="26"/>
                <w:bookmarkEnd w:id="26"/>
              </w:del>
            </w:sdtContent>
          </w:sdt>
        </w:p>
      </w:sdtContent>
    </w:sdt>
    <w:sdt>
      <w:sdtPr>
        <w:id w:val="814325581"/>
        <w:tag w:val="goog_rdk_1151"/>
      </w:sdtPr>
      <w:sdtContent>
        <w:p w:rsidR="00000000" w:rsidDel="00000000" w:rsidP="00000000" w:rsidRDefault="00000000" w:rsidRPr="00000000" w14:paraId="00000087">
          <w:pPr>
            <w:numPr>
              <w:ilvl w:val="0"/>
              <w:numId w:val="25"/>
            </w:numPr>
            <w:spacing w:after="0" w:before="24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5"/>
                </w:numPr>
                <w:spacing w:after="0" w:before="240" w:line="240" w:lineRule="auto"/>
                <w:ind w:left="720" w:hanging="360"/>
              </w:pPr>
            </w:pPrChange>
          </w:pPr>
          <w:sdt>
            <w:sdtPr>
              <w:id w:val="838575685"/>
              <w:tag w:val="goog_rdk_1148"/>
            </w:sdtPr>
            <w:sdtContent>
              <w:del w:author="Kanihaa" w:id="9" w:date="2026-09-25T08:48:49Z"/>
              <w:sdt>
                <w:sdtPr>
                  <w:id w:val="318896131"/>
                  <w:tag w:val="goog_rdk_114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1.1</w:delText>
                    </w:r>
                  </w:del>
                </w:sdtContent>
              </w:sdt>
              <w:del w:author="Kanihaa" w:id="9" w:date="2026-09-25T08:48:49Z">
                <w:sdt>
                  <w:sdtPr>
                    <w:id w:val="632694496"/>
                    <w:tag w:val="goog_rdk_115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Set up Google Cloud access (or platform) with Gemini 1.5 Flash Pro API access.</w:delText>
                      <w:br w:type="textWrapping"/>
                    </w:r>
                  </w:sdtContent>
                </w:sdt>
              </w:del>
            </w:sdtContent>
          </w:sdt>
        </w:p>
      </w:sdtContent>
    </w:sdt>
    <w:sdt>
      <w:sdtPr>
        <w:id w:val="432532133"/>
        <w:tag w:val="goog_rdk_1155"/>
      </w:sdtPr>
      <w:sdtContent>
        <w:p w:rsidR="00000000" w:rsidDel="00000000" w:rsidP="00000000" w:rsidRDefault="00000000" w:rsidRPr="00000000" w14:paraId="00000088">
          <w:pPr>
            <w:numPr>
              <w:ilvl w:val="0"/>
              <w:numId w:val="25"/>
            </w:numPr>
            <w:spacing w:after="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5"/>
                </w:numPr>
                <w:spacing w:after="0" w:before="0" w:line="240" w:lineRule="auto"/>
                <w:ind w:left="720" w:hanging="360"/>
              </w:pPr>
            </w:pPrChange>
          </w:pPr>
          <w:sdt>
            <w:sdtPr>
              <w:id w:val="-278938961"/>
              <w:tag w:val="goog_rdk_1152"/>
            </w:sdtPr>
            <w:sdtContent>
              <w:del w:author="Kanihaa" w:id="9" w:date="2026-09-25T08:48:49Z"/>
              <w:sdt>
                <w:sdtPr>
                  <w:id w:val="655054661"/>
                  <w:tag w:val="goog_rdk_115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1.2</w:delText>
                    </w:r>
                  </w:del>
                </w:sdtContent>
              </w:sdt>
              <w:del w:author="Kanihaa" w:id="9" w:date="2026-09-25T08:48:49Z">
                <w:sdt>
                  <w:sdtPr>
                    <w:id w:val="-501075430"/>
                    <w:tag w:val="goog_rdk_115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Configure API keys, usage limits, and test integration for multimodal support (text + image).</w:delText>
                      <w:br w:type="textWrapping"/>
                    </w:r>
                  </w:sdtContent>
                </w:sdt>
              </w:del>
            </w:sdtContent>
          </w:sdt>
        </w:p>
      </w:sdtContent>
    </w:sdt>
    <w:sdt>
      <w:sdtPr>
        <w:id w:val="-1881274011"/>
        <w:tag w:val="goog_rdk_1159"/>
      </w:sdtPr>
      <w:sdtContent>
        <w:p w:rsidR="00000000" w:rsidDel="00000000" w:rsidP="00000000" w:rsidRDefault="00000000" w:rsidRPr="00000000" w14:paraId="00000089">
          <w:pPr>
            <w:numPr>
              <w:ilvl w:val="0"/>
              <w:numId w:val="25"/>
            </w:numPr>
            <w:spacing w:after="24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5"/>
                </w:numPr>
                <w:spacing w:after="240" w:before="0" w:line="240" w:lineRule="auto"/>
                <w:ind w:left="720" w:hanging="360"/>
              </w:pPr>
            </w:pPrChange>
          </w:pPr>
          <w:sdt>
            <w:sdtPr>
              <w:id w:val="-1994402440"/>
              <w:tag w:val="goog_rdk_1156"/>
            </w:sdtPr>
            <w:sdtContent>
              <w:del w:author="Kanihaa" w:id="9" w:date="2026-09-25T08:48:49Z"/>
              <w:sdt>
                <w:sdtPr>
                  <w:id w:val="-506615610"/>
                  <w:tag w:val="goog_rdk_115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1.3</w:delText>
                    </w:r>
                  </w:del>
                </w:sdtContent>
              </w:sdt>
              <w:del w:author="Kanihaa" w:id="9" w:date="2026-09-25T08:48:49Z">
                <w:sdt>
                  <w:sdtPr>
                    <w:id w:val="-1231276398"/>
                    <w:tag w:val="goog_rdk_115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Fine-tune prompts for budget interpretation and product recommendation generation.</w:delText>
                      <w:br w:type="textWrapping"/>
                    </w:r>
                  </w:sdtContent>
                </w:sdt>
              </w:del>
            </w:sdtContent>
          </w:sdt>
        </w:p>
      </w:sdtContent>
    </w:sdt>
    <w:sdt>
      <w:sdtPr>
        <w:id w:val="851660012"/>
        <w:tag w:val="goog_rdk_1167"/>
      </w:sdtPr>
      <w:sdtContent>
        <w:p w:rsidR="00000000" w:rsidDel="00000000" w:rsidP="00000000" w:rsidRDefault="00000000" w:rsidRPr="00000000" w14:paraId="0000008A">
          <w:pPr>
            <w:pStyle w:val="Title"/>
            <w:spacing w:after="280" w:before="280" w:lineRule="auto"/>
            <w:ind w:left="720" w:hanging="360"/>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2"/>
                  <w:szCs w:val="22"/>
                </w:rPr>
              </w:rPrChange>
            </w:rPr>
            <w:pPrChange w:author="Arulsona2007" w:id="0" w:date="2026-09-24T13:49:00Z">
              <w:pPr>
                <w:pStyle w:val="Heading3"/>
                <w:spacing w:after="280" w:before="280" w:lineRule="auto"/>
                <w:ind w:left="720" w:hanging="360"/>
              </w:pPr>
            </w:pPrChange>
          </w:pPr>
          <w:sdt>
            <w:sdtPr>
              <w:id w:val="1705884494"/>
              <w:tag w:val="goog_rdk_1160"/>
            </w:sdtPr>
            <w:sdtContent>
              <w:del w:author="Kanihaa" w:id="9" w:date="2026-09-25T08:48:49Z"/>
              <w:sdt>
                <w:sdtPr>
                  <w:id w:val="-87720987"/>
                  <w:tag w:val="goog_rdk_116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2"/>
                            <w:szCs w:val="22"/>
                          </w:rPr>
                        </w:rPrChange>
                      </w:rPr>
                      <w:delText xml:space="preserve">2. Core Functionality Development</w:delText>
                    </w:r>
                  </w:del>
                </w:sdtContent>
              </w:sdt>
              <w:del w:author="Kanihaa" w:id="9" w:date="2026-09-25T08:48:49Z"/>
            </w:sdtContent>
          </w:sdt>
          <w:sdt>
            <w:sdtPr>
              <w:id w:val="-1901239701"/>
              <w:tag w:val="goog_rdk_1162"/>
            </w:sdtPr>
            <w:sdtContent>
              <w:ins w:author="Pradeep" w:id="146" w:date="2026-09-22T00:07:11Z">
                <w:sdt>
                  <w:sdtPr>
                    <w:id w:val="485030295"/>
                    <w:tag w:val="goog_rdk_1163"/>
                  </w:sdtPr>
                  <w:sdtContent>
                    <w:del w:author="Kanihaa" w:id="9" w:date="2026-09-25T08:48:49Z"/>
                  </w:sdtContent>
                </w:sdt>
              </w:ins>
              <w:sdt>
                <w:sdtPr>
                  <w:id w:val="-1724584255"/>
                  <w:tag w:val="goog_rdk_1164"/>
                </w:sdtPr>
                <w:sdtContent>
                  <w:ins w:author="Pradeep" w:id="146" w:date="2026-09-22T00:07:1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2"/>
                              <w:szCs w:val="22"/>
                            </w:rPr>
                          </w:rPrChange>
                        </w:rPr>
                        <w:delText xml:space="preserve">(Built Home,Party,Jewelry logic)</w:delText>
                      </w:r>
                    </w:del>
                  </w:ins>
                </w:sdtContent>
              </w:sdt>
              <w:ins w:author="Pradeep" w:id="146" w:date="2026-09-22T00:07:11Z">
                <w:del w:author="Kanihaa" w:id="9" w:date="2026-09-25T08:48:49Z"/>
              </w:ins>
            </w:sdtContent>
          </w:sdt>
          <w:sdt>
            <w:sdtPr>
              <w:id w:val="-1371904015"/>
              <w:tag w:val="goog_rdk_1165"/>
            </w:sdtPr>
            <w:sdtContent>
              <w:del w:author="Kanihaa" w:id="9" w:date="2026-09-25T08:48:49Z"/>
              <w:sdt>
                <w:sdtPr>
                  <w:id w:val="1206371860"/>
                  <w:tag w:val="goog_rdk_1166"/>
                </w:sdtPr>
                <w:sdtContent>
                  <w:del w:author="Kanihaa" w:id="9" w:date="2026-09-25T08:48:49Z">
                    <w:r w:rsidDel="00000000" w:rsidR="00000000" w:rsidRPr="00000000">
                      <w:rPr>
                        <w:rtl w:val="0"/>
                      </w:rPr>
                    </w:r>
                  </w:del>
                </w:sdtContent>
              </w:sdt>
              <w:del w:author="Kanihaa" w:id="9" w:date="2026-09-25T08:48:49Z">
                <w:bookmarkStart w:colFirst="0" w:colLast="0" w:name="_heading=h.wyo4vbfbbz0d" w:id="27"/>
                <w:bookmarkEnd w:id="27"/>
              </w:del>
            </w:sdtContent>
          </w:sdt>
        </w:p>
      </w:sdtContent>
    </w:sdt>
    <w:sdt>
      <w:sdtPr>
        <w:id w:val="1669275413"/>
        <w:tag w:val="goog_rdk_1171"/>
      </w:sdtPr>
      <w:sdtContent>
        <w:p w:rsidR="00000000" w:rsidDel="00000000" w:rsidP="00000000" w:rsidRDefault="00000000" w:rsidRPr="00000000" w14:paraId="0000008B">
          <w:pPr>
            <w:numPr>
              <w:ilvl w:val="0"/>
              <w:numId w:val="34"/>
            </w:numPr>
            <w:spacing w:after="0" w:before="24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4"/>
                </w:numPr>
                <w:spacing w:after="0" w:before="240" w:line="240" w:lineRule="auto"/>
                <w:ind w:left="720" w:hanging="360"/>
              </w:pPr>
            </w:pPrChange>
          </w:pPr>
          <w:sdt>
            <w:sdtPr>
              <w:id w:val="1627341958"/>
              <w:tag w:val="goog_rdk_1168"/>
            </w:sdtPr>
            <w:sdtContent>
              <w:del w:author="Kanihaa" w:id="9" w:date="2026-09-25T08:48:49Z"/>
              <w:sdt>
                <w:sdtPr>
                  <w:id w:val="1094919085"/>
                  <w:tag w:val="goog_rdk_116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2.1</w:delText>
                    </w:r>
                  </w:del>
                </w:sdtContent>
              </w:sdt>
              <w:del w:author="Kanihaa" w:id="9" w:date="2026-09-25T08:48:49Z">
                <w:sdt>
                  <w:sdtPr>
                    <w:id w:val="-1325781954"/>
                    <w:tag w:val="goog_rdk_117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Design Flask-based backend structure for routing, session control, and planner modules.</w:delText>
                      <w:br w:type="textWrapping"/>
                    </w:r>
                  </w:sdtContent>
                </w:sdt>
              </w:del>
            </w:sdtContent>
          </w:sdt>
        </w:p>
      </w:sdtContent>
    </w:sdt>
    <w:sdt>
      <w:sdtPr>
        <w:id w:val="-1189675531"/>
        <w:tag w:val="goog_rdk_1175"/>
      </w:sdtPr>
      <w:sdtContent>
        <w:p w:rsidR="00000000" w:rsidDel="00000000" w:rsidP="00000000" w:rsidRDefault="00000000" w:rsidRPr="00000000" w14:paraId="0000008C">
          <w:pPr>
            <w:numPr>
              <w:ilvl w:val="0"/>
              <w:numId w:val="34"/>
            </w:numPr>
            <w:spacing w:after="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4"/>
                </w:numPr>
                <w:spacing w:after="0" w:before="0" w:line="240" w:lineRule="auto"/>
                <w:ind w:left="720" w:hanging="360"/>
              </w:pPr>
            </w:pPrChange>
          </w:pPr>
          <w:sdt>
            <w:sdtPr>
              <w:id w:val="524822573"/>
              <w:tag w:val="goog_rdk_1172"/>
            </w:sdtPr>
            <w:sdtContent>
              <w:del w:author="Kanihaa" w:id="9" w:date="2026-09-25T08:48:49Z"/>
              <w:sdt>
                <w:sdtPr>
                  <w:id w:val="-68119457"/>
                  <w:tag w:val="goog_rdk_117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2.2</w:delText>
                    </w:r>
                  </w:del>
                </w:sdtContent>
              </w:sdt>
              <w:del w:author="Kanihaa" w:id="9" w:date="2026-09-25T08:48:49Z">
                <w:sdt>
                  <w:sdtPr>
                    <w:id w:val="-1670087888"/>
                    <w:tag w:val="goog_rdk_117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Create endpoints for Home Planner, Party Planner, and Jewelry Planner.</w:delText>
                      <w:br w:type="textWrapping"/>
                    </w:r>
                  </w:sdtContent>
                </w:sdt>
              </w:del>
            </w:sdtContent>
          </w:sdt>
        </w:p>
      </w:sdtContent>
    </w:sdt>
    <w:sdt>
      <w:sdtPr>
        <w:id w:val="1790069703"/>
        <w:tag w:val="goog_rdk_1179"/>
      </w:sdtPr>
      <w:sdtContent>
        <w:p w:rsidR="00000000" w:rsidDel="00000000" w:rsidP="00000000" w:rsidRDefault="00000000" w:rsidRPr="00000000" w14:paraId="0000008D">
          <w:pPr>
            <w:numPr>
              <w:ilvl w:val="0"/>
              <w:numId w:val="34"/>
            </w:numPr>
            <w:spacing w:after="24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4"/>
                </w:numPr>
                <w:spacing w:after="240" w:before="0" w:line="240" w:lineRule="auto"/>
                <w:ind w:left="720" w:hanging="360"/>
              </w:pPr>
            </w:pPrChange>
          </w:pPr>
          <w:sdt>
            <w:sdtPr>
              <w:id w:val="-1502207546"/>
              <w:tag w:val="goog_rdk_1176"/>
            </w:sdtPr>
            <w:sdtContent>
              <w:del w:author="Kanihaa" w:id="9" w:date="2026-09-25T08:48:49Z"/>
              <w:sdt>
                <w:sdtPr>
                  <w:id w:val="1884985607"/>
                  <w:tag w:val="goog_rdk_117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2.3</w:delText>
                    </w:r>
                  </w:del>
                </w:sdtContent>
              </w:sdt>
              <w:del w:author="Kanihaa" w:id="9" w:date="2026-09-25T08:48:49Z">
                <w:sdt>
                  <w:sdtPr>
                    <w:id w:val="524024215"/>
                    <w:tag w:val="goog_rdk_117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Integrate Gemini prompts and templates for each planner with support for text + optional image inputs.</w:delText>
                      <w:br w:type="textWrapping"/>
                    </w:r>
                  </w:sdtContent>
                </w:sdt>
              </w:del>
            </w:sdtContent>
          </w:sdt>
        </w:p>
      </w:sdtContent>
    </w:sdt>
    <w:sdt>
      <w:sdtPr>
        <w:id w:val="-621109449"/>
        <w:tag w:val="goog_rdk_1190"/>
      </w:sdtPr>
      <w:sdtContent>
        <w:p w:rsidR="00000000" w:rsidDel="00000000" w:rsidP="00000000" w:rsidRDefault="00000000" w:rsidRPr="00000000" w14:paraId="0000008E">
          <w:pPr>
            <w:pStyle w:val="Heading1"/>
            <w:spacing w:after="280" w:before="280" w:lineRule="auto"/>
            <w:ind w:left="720" w:hanging="36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2"/>
                  <w:szCs w:val="22"/>
                </w:rPr>
              </w:rPrChange>
            </w:rPr>
            <w:pPrChange w:author="Gayathri" w:id="0" w:date="2026-09-24T05:13:41Z">
              <w:pPr>
                <w:pStyle w:val="Heading3"/>
                <w:spacing w:after="280" w:before="280" w:lineRule="auto"/>
                <w:ind w:left="720" w:hanging="360"/>
              </w:pPr>
            </w:pPrChange>
          </w:pPr>
          <w:sdt>
            <w:sdtPr>
              <w:id w:val="1013318223"/>
              <w:tag w:val="goog_rdk_1180"/>
            </w:sdtPr>
            <w:sdtContent>
              <w:del w:author="Kanihaa" w:id="9" w:date="2026-09-25T08:48:49Z"/>
              <w:sdt>
                <w:sdtPr>
                  <w:id w:val="-253250074"/>
                  <w:tag w:val="goog_rdk_118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2"/>
                            <w:szCs w:val="22"/>
                          </w:rPr>
                        </w:rPrChange>
                      </w:rPr>
                      <w:delText xml:space="preserve">3. Backend Implementation (</w:delText>
                    </w:r>
                  </w:del>
                </w:sdtContent>
              </w:sdt>
              <w:del w:author="Kanihaa" w:id="9" w:date="2026-09-25T08:48:49Z">
                <w:r w:rsidDel="00000000" w:rsidR="00000000" w:rsidRPr="00000000">
                  <w:fldChar w:fldCharType="begin"/>
                </w:r>
                <w:r w:rsidDel="00000000" w:rsidR="00000000" w:rsidRPr="00000000">
                  <w:delInstrText xml:space="preserve">HYPERLINK "http://app.py"</w:delInstrText>
                </w:r>
                <w:r w:rsidDel="00000000" w:rsidR="00000000" w:rsidRPr="00000000">
                  <w:fldChar w:fldCharType="separate"/>
                </w:r>
                <w:sdt>
                  <w:sdtPr>
                    <w:id w:val="1208818390"/>
                    <w:tag w:val="goog_rdk_118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color w:val="1155cc"/>
                            <w:sz w:val="22"/>
                            <w:szCs w:val="22"/>
                            <w:u w:val="single"/>
                          </w:rPr>
                        </w:rPrChange>
                      </w:rPr>
                      <w:delText xml:space="preserve">app.py</w:delText>
                    </w:r>
                  </w:sdtContent>
                </w:sdt>
                <w:r w:rsidDel="00000000" w:rsidR="00000000" w:rsidRPr="00000000">
                  <w:fldChar w:fldCharType="end"/>
                </w:r>
                <w:sdt>
                  <w:sdtPr>
                    <w:id w:val="-210010739"/>
                    <w:tag w:val="goog_rdk_118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2"/>
                            <w:szCs w:val="22"/>
                          </w:rPr>
                        </w:rPrChange>
                      </w:rPr>
                      <w:delText xml:space="preserve">)</w:delText>
                    </w:r>
                  </w:sdtContent>
                </w:sdt>
              </w:del>
            </w:sdtContent>
          </w:sdt>
          <w:sdt>
            <w:sdtPr>
              <w:id w:val="554994138"/>
              <w:tag w:val="goog_rdk_1184"/>
            </w:sdtPr>
            <w:sdtContent>
              <w:ins w:author="Pradeep" w:id="148" w:date="2026-09-22T00:07:58Z">
                <w:sdt>
                  <w:sdtPr>
                    <w:id w:val="319296917"/>
                    <w:tag w:val="goog_rdk_1185"/>
                  </w:sdtPr>
                  <w:sdtContent>
                    <w:del w:author="Kanihaa" w:id="9" w:date="2026-09-25T08:48:49Z"/>
                  </w:sdtContent>
                </w:sdt>
              </w:ins>
              <w:sdt>
                <w:sdtPr>
                  <w:id w:val="1533268649"/>
                  <w:tag w:val="goog_rdk_1186"/>
                </w:sdtPr>
                <w:sdtContent>
                  <w:ins w:author="Pradeep" w:id="148" w:date="2026-09-22T00:07:5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2"/>
                              <w:szCs w:val="22"/>
                            </w:rPr>
                          </w:rPrChange>
                        </w:rPr>
                        <w:delText xml:space="preserve">(</w:delText>
                      </w:r>
                    </w:del>
                  </w:ins>
                </w:sdtContent>
              </w:sdt>
              <w:ins w:author="Pradeep" w:id="148" w:date="2026-09-22T00:07:58Z">
                <w:del w:author="Kanihaa" w:id="9" w:date="2026-09-25T08:48:49Z">
                  <w:sdt>
                    <w:sdtPr>
                      <w:id w:val="-2058732408"/>
                      <w:tag w:val="goog_rdk_118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2"/>
                              <w:szCs w:val="22"/>
                            </w:rPr>
                          </w:rPrChange>
                        </w:rPr>
                        <w:delText xml:space="preserve">Fast API backends and routes)</w:delText>
                      </w:r>
                    </w:sdtContent>
                  </w:sdt>
                </w:del>
              </w:ins>
            </w:sdtContent>
          </w:sdt>
          <w:sdt>
            <w:sdtPr>
              <w:id w:val="-2031610194"/>
              <w:tag w:val="goog_rdk_1188"/>
            </w:sdtPr>
            <w:sdtContent>
              <w:del w:author="Kanihaa" w:id="9" w:date="2026-09-25T08:48:49Z"/>
              <w:sdt>
                <w:sdtPr>
                  <w:id w:val="-852930766"/>
                  <w:tag w:val="goog_rdk_1189"/>
                </w:sdtPr>
                <w:sdtContent>
                  <w:del w:author="Kanihaa" w:id="9" w:date="2026-09-25T08:48:49Z">
                    <w:r w:rsidDel="00000000" w:rsidR="00000000" w:rsidRPr="00000000">
                      <w:rPr>
                        <w:rtl w:val="0"/>
                      </w:rPr>
                    </w:r>
                  </w:del>
                </w:sdtContent>
              </w:sdt>
              <w:del w:author="Kanihaa" w:id="9" w:date="2026-09-25T08:48:49Z">
                <w:bookmarkStart w:colFirst="0" w:colLast="0" w:name="_heading=h.3k1ehgosxgyl" w:id="28"/>
                <w:bookmarkEnd w:id="28"/>
              </w:del>
            </w:sdtContent>
          </w:sdt>
        </w:p>
      </w:sdtContent>
    </w:sdt>
    <w:sdt>
      <w:sdtPr>
        <w:id w:val="-1516915395"/>
        <w:tag w:val="goog_rdk_1200"/>
      </w:sdtPr>
      <w:sdtContent>
        <w:p w:rsidR="00000000" w:rsidDel="00000000" w:rsidP="00000000" w:rsidRDefault="00000000" w:rsidRPr="00000000" w14:paraId="0000008F">
          <w:pPr>
            <w:numPr>
              <w:ilvl w:val="0"/>
              <w:numId w:val="30"/>
            </w:numPr>
            <w:spacing w:after="0" w:before="24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0"/>
                </w:numPr>
                <w:spacing w:after="0" w:before="240" w:line="240" w:lineRule="auto"/>
                <w:ind w:left="720" w:hanging="360"/>
              </w:pPr>
            </w:pPrChange>
          </w:pPr>
          <w:sdt>
            <w:sdtPr>
              <w:id w:val="-1470021997"/>
              <w:tag w:val="goog_rdk_1191"/>
            </w:sdtPr>
            <w:sdtContent>
              <w:del w:author="Kanihaa" w:id="9" w:date="2026-09-25T08:48:49Z"/>
              <w:sdt>
                <w:sdtPr>
                  <w:id w:val="-1499274593"/>
                  <w:tag w:val="goog_rdk_119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3.1</w:delText>
                    </w:r>
                  </w:del>
                </w:sdtContent>
              </w:sdt>
              <w:del w:author="Kanihaa" w:id="9" w:date="2026-09-25T08:48:49Z">
                <w:sdt>
                  <w:sdtPr>
                    <w:id w:val="199957248"/>
                    <w:tag w:val="goog_rdk_119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Define Flask routes like </w:delText>
                    </w:r>
                  </w:sdtContent>
                </w:sdt>
                <w:sdt>
                  <w:sdtPr>
                    <w:id w:val="1674973941"/>
                    <w:tag w:val="goog_rdk_119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/generate-home</w:delText>
                    </w:r>
                  </w:sdtContent>
                </w:sdt>
                <w:sdt>
                  <w:sdtPr>
                    <w:id w:val="-708660795"/>
                    <w:tag w:val="goog_rdk_119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1008252696"/>
                    <w:tag w:val="goog_rdk_119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/generate-party</w:delText>
                    </w:r>
                  </w:sdtContent>
                </w:sdt>
                <w:sdt>
                  <w:sdtPr>
                    <w:id w:val="946106714"/>
                    <w:tag w:val="goog_rdk_119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2053147863"/>
                    <w:tag w:val="goog_rdk_119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/generate-jewelry</w:delText>
                    </w:r>
                  </w:sdtContent>
                </w:sdt>
                <w:sdt>
                  <w:sdtPr>
                    <w:id w:val="1961325566"/>
                    <w:tag w:val="goog_rdk_119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w:delText>
                      <w:br w:type="textWrapping"/>
                    </w:r>
                  </w:sdtContent>
                </w:sdt>
              </w:del>
            </w:sdtContent>
          </w:sdt>
        </w:p>
      </w:sdtContent>
    </w:sdt>
    <w:sdt>
      <w:sdtPr>
        <w:id w:val="-389069742"/>
        <w:tag w:val="goog_rdk_1204"/>
      </w:sdtPr>
      <w:sdtContent>
        <w:p w:rsidR="00000000" w:rsidDel="00000000" w:rsidP="00000000" w:rsidRDefault="00000000" w:rsidRPr="00000000" w14:paraId="00000090">
          <w:pPr>
            <w:numPr>
              <w:ilvl w:val="0"/>
              <w:numId w:val="30"/>
            </w:numPr>
            <w:spacing w:after="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0"/>
                </w:numPr>
                <w:spacing w:after="0" w:before="0" w:line="240" w:lineRule="auto"/>
                <w:ind w:left="720" w:hanging="360"/>
              </w:pPr>
            </w:pPrChange>
          </w:pPr>
          <w:sdt>
            <w:sdtPr>
              <w:id w:val="1654353998"/>
              <w:tag w:val="goog_rdk_1201"/>
            </w:sdtPr>
            <w:sdtContent>
              <w:del w:author="Kanihaa" w:id="9" w:date="2026-09-25T08:48:49Z"/>
              <w:sdt>
                <w:sdtPr>
                  <w:id w:val="-21633346"/>
                  <w:tag w:val="goog_rdk_120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3.2</w:delText>
                    </w:r>
                  </w:del>
                </w:sdtContent>
              </w:sdt>
              <w:del w:author="Kanihaa" w:id="9" w:date="2026-09-25T08:48:49Z">
                <w:sdt>
                  <w:sdtPr>
                    <w:id w:val="24941240"/>
                    <w:tag w:val="goog_rdk_120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Organize backend using modular structure:</w:delText>
                      <w:br w:type="textWrapping"/>
                    </w:r>
                  </w:sdtContent>
                </w:sdt>
              </w:del>
            </w:sdtContent>
          </w:sdt>
        </w:p>
      </w:sdtContent>
    </w:sdt>
    <w:sdt>
      <w:sdtPr>
        <w:id w:val="-894554684"/>
        <w:tag w:val="goog_rdk_1208"/>
      </w:sdtPr>
      <w:sdtContent>
        <w:p w:rsidR="00000000" w:rsidDel="00000000" w:rsidP="00000000" w:rsidRDefault="00000000" w:rsidRPr="00000000" w14:paraId="00000091">
          <w:pPr>
            <w:numPr>
              <w:ilvl w:val="1"/>
              <w:numId w:val="30"/>
            </w:numPr>
            <w:spacing w:after="0" w:before="0" w:line="240" w:lineRule="auto"/>
            <w:ind w:left="144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1"/>
                  <w:numId w:val="30"/>
                </w:numPr>
                <w:spacing w:after="0" w:before="0" w:line="240" w:lineRule="auto"/>
                <w:ind w:left="1440" w:hanging="360"/>
              </w:pPr>
            </w:pPrChange>
          </w:pPr>
          <w:sdt>
            <w:sdtPr>
              <w:id w:val="586786068"/>
              <w:tag w:val="goog_rdk_1205"/>
            </w:sdtPr>
            <w:sdtContent>
              <w:del w:author="Kanihaa" w:id="9" w:date="2026-09-25T08:48:49Z"/>
              <w:sdt>
                <w:sdtPr>
                  <w:id w:val="-56048402"/>
                  <w:tag w:val="goog_rdk_120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routes/</w:delText>
                    </w:r>
                  </w:del>
                </w:sdtContent>
              </w:sdt>
              <w:del w:author="Kanihaa" w:id="9" w:date="2026-09-25T08:48:49Z">
                <w:sdt>
                  <w:sdtPr>
                    <w:id w:val="-1504304931"/>
                    <w:tag w:val="goog_rdk_120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Endpoints</w:delText>
                      <w:br w:type="textWrapping"/>
                    </w:r>
                  </w:sdtContent>
                </w:sdt>
              </w:del>
            </w:sdtContent>
          </w:sdt>
        </w:p>
      </w:sdtContent>
    </w:sdt>
    <w:sdt>
      <w:sdtPr>
        <w:id w:val="745381752"/>
        <w:tag w:val="goog_rdk_1212"/>
      </w:sdtPr>
      <w:sdtContent>
        <w:p w:rsidR="00000000" w:rsidDel="00000000" w:rsidP="00000000" w:rsidRDefault="00000000" w:rsidRPr="00000000" w14:paraId="00000092">
          <w:pPr>
            <w:numPr>
              <w:ilvl w:val="1"/>
              <w:numId w:val="30"/>
            </w:numPr>
            <w:spacing w:after="0" w:before="0" w:line="240" w:lineRule="auto"/>
            <w:ind w:left="144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1"/>
                  <w:numId w:val="30"/>
                </w:numPr>
                <w:spacing w:after="0" w:before="0" w:line="240" w:lineRule="auto"/>
                <w:ind w:left="1440" w:hanging="360"/>
              </w:pPr>
            </w:pPrChange>
          </w:pPr>
          <w:sdt>
            <w:sdtPr>
              <w:id w:val="-477956957"/>
              <w:tag w:val="goog_rdk_1209"/>
            </w:sdtPr>
            <w:sdtContent>
              <w:del w:author="Kanihaa" w:id="9" w:date="2026-09-25T08:48:49Z"/>
              <w:sdt>
                <w:sdtPr>
                  <w:id w:val="-495485866"/>
                  <w:tag w:val="goog_rdk_121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services/</w:delText>
                    </w:r>
                  </w:del>
                </w:sdtContent>
              </w:sdt>
              <w:del w:author="Kanihaa" w:id="9" w:date="2026-09-25T08:48:49Z">
                <w:sdt>
                  <w:sdtPr>
                    <w:id w:val="-1464169872"/>
                    <w:tag w:val="goog_rdk_121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Recommendation logic &amp; AI calls</w:delText>
                      <w:br w:type="textWrapping"/>
                    </w:r>
                  </w:sdtContent>
                </w:sdt>
              </w:del>
            </w:sdtContent>
          </w:sdt>
        </w:p>
      </w:sdtContent>
    </w:sdt>
    <w:sdt>
      <w:sdtPr>
        <w:id w:val="-339099326"/>
        <w:tag w:val="goog_rdk_1216"/>
      </w:sdtPr>
      <w:sdtContent>
        <w:p w:rsidR="00000000" w:rsidDel="00000000" w:rsidP="00000000" w:rsidRDefault="00000000" w:rsidRPr="00000000" w14:paraId="00000093">
          <w:pPr>
            <w:numPr>
              <w:ilvl w:val="1"/>
              <w:numId w:val="30"/>
            </w:numPr>
            <w:spacing w:after="0" w:before="0" w:line="240" w:lineRule="auto"/>
            <w:ind w:left="144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1"/>
                  <w:numId w:val="30"/>
                </w:numPr>
                <w:spacing w:after="0" w:before="0" w:line="240" w:lineRule="auto"/>
                <w:ind w:left="1440" w:hanging="360"/>
              </w:pPr>
            </w:pPrChange>
          </w:pPr>
          <w:sdt>
            <w:sdtPr>
              <w:id w:val="-1048403688"/>
              <w:tag w:val="goog_rdk_1213"/>
            </w:sdtPr>
            <w:sdtContent>
              <w:del w:author="Kanihaa" w:id="9" w:date="2026-09-25T08:48:49Z"/>
              <w:sdt>
                <w:sdtPr>
                  <w:id w:val="833876422"/>
                  <w:tag w:val="goog_rdk_121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models/</w:delText>
                    </w:r>
                  </w:del>
                </w:sdtContent>
              </w:sdt>
              <w:del w:author="Kanihaa" w:id="9" w:date="2026-09-25T08:48:49Z">
                <w:sdt>
                  <w:sdtPr>
                    <w:id w:val="-491997149"/>
                    <w:tag w:val="goog_rdk_121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Input/output schemas</w:delText>
                      <w:br w:type="textWrapping"/>
                    </w:r>
                  </w:sdtContent>
                </w:sdt>
              </w:del>
            </w:sdtContent>
          </w:sdt>
        </w:p>
      </w:sdtContent>
    </w:sdt>
    <w:sdt>
      <w:sdtPr>
        <w:id w:val="-563842103"/>
        <w:tag w:val="goog_rdk_1220"/>
      </w:sdtPr>
      <w:sdtContent>
        <w:p w:rsidR="00000000" w:rsidDel="00000000" w:rsidP="00000000" w:rsidRDefault="00000000" w:rsidRPr="00000000" w14:paraId="00000094">
          <w:pPr>
            <w:numPr>
              <w:ilvl w:val="0"/>
              <w:numId w:val="30"/>
            </w:numPr>
            <w:spacing w:after="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0"/>
                </w:numPr>
                <w:spacing w:after="0" w:before="0" w:line="240" w:lineRule="auto"/>
                <w:ind w:left="720" w:hanging="360"/>
              </w:pPr>
            </w:pPrChange>
          </w:pPr>
          <w:sdt>
            <w:sdtPr>
              <w:id w:val="-494749251"/>
              <w:tag w:val="goog_rdk_1217"/>
            </w:sdtPr>
            <w:sdtContent>
              <w:del w:author="Kanihaa" w:id="9" w:date="2026-09-25T08:48:49Z"/>
              <w:sdt>
                <w:sdtPr>
                  <w:id w:val="-164592072"/>
                  <w:tag w:val="goog_rdk_121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3.3</w:delText>
                    </w:r>
                  </w:del>
                </w:sdtContent>
              </w:sdt>
              <w:del w:author="Kanihaa" w:id="9" w:date="2026-09-25T08:48:49Z">
                <w:sdt>
                  <w:sdtPr>
                    <w:id w:val="1791383085"/>
                    <w:tag w:val="goog_rdk_121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Setup CORS headers for frontend communication and implement basic session management.</w:delText>
                      <w:br w:type="textWrapping"/>
                    </w:r>
                  </w:sdtContent>
                </w:sdt>
              </w:del>
            </w:sdtContent>
          </w:sdt>
        </w:p>
      </w:sdtContent>
    </w:sdt>
    <w:sdt>
      <w:sdtPr>
        <w:id w:val="1295628653"/>
        <w:tag w:val="goog_rdk_1224"/>
      </w:sdtPr>
      <w:sdtContent>
        <w:p w:rsidR="00000000" w:rsidDel="00000000" w:rsidP="00000000" w:rsidRDefault="00000000" w:rsidRPr="00000000" w14:paraId="00000095">
          <w:pPr>
            <w:numPr>
              <w:ilvl w:val="0"/>
              <w:numId w:val="30"/>
            </w:numPr>
            <w:spacing w:after="24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0"/>
                </w:numPr>
                <w:spacing w:after="240" w:before="0" w:line="240" w:lineRule="auto"/>
                <w:ind w:left="720" w:hanging="360"/>
              </w:pPr>
            </w:pPrChange>
          </w:pPr>
          <w:sdt>
            <w:sdtPr>
              <w:id w:val="123976950"/>
              <w:tag w:val="goog_rdk_1221"/>
            </w:sdtPr>
            <w:sdtContent>
              <w:del w:author="Kanihaa" w:id="9" w:date="2026-09-25T08:48:49Z"/>
              <w:sdt>
                <w:sdtPr>
                  <w:id w:val="600654882"/>
                  <w:tag w:val="goog_rdk_122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3.4</w:delText>
                    </w:r>
                  </w:del>
                </w:sdtContent>
              </w:sdt>
              <w:del w:author="Kanihaa" w:id="9" w:date="2026-09-25T08:48:49Z">
                <w:sdt>
                  <w:sdtPr>
                    <w:id w:val="843990268"/>
                    <w:tag w:val="goog_rdk_122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Include mock API calls or simulated scraping from Amazon, IKEA, Zomato, etc.</w:delText>
                      <w:br w:type="textWrapping"/>
                    </w:r>
                  </w:sdtContent>
                </w:sdt>
              </w:del>
            </w:sdtContent>
          </w:sdt>
        </w:p>
      </w:sdtContent>
    </w:sdt>
    <w:sdt>
      <w:sdtPr>
        <w:id w:val="-590520275"/>
        <w:tag w:val="goog_rdk_1232"/>
      </w:sdtPr>
      <w:sdtContent>
        <w:p w:rsidR="00000000" w:rsidDel="00000000" w:rsidP="00000000" w:rsidRDefault="00000000" w:rsidRPr="00000000" w14:paraId="00000096">
          <w:pPr>
            <w:pStyle w:val="Heading1"/>
            <w:spacing w:after="280" w:before="280" w:lineRule="auto"/>
            <w:ind w:left="720" w:hanging="36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2"/>
                  <w:szCs w:val="22"/>
                </w:rPr>
              </w:rPrChange>
            </w:rPr>
            <w:pPrChange w:author="Gayathri" w:id="0" w:date="2026-09-24T05:13:41Z">
              <w:pPr>
                <w:pStyle w:val="Heading3"/>
                <w:spacing w:after="280" w:before="280" w:lineRule="auto"/>
                <w:ind w:left="720" w:hanging="360"/>
              </w:pPr>
            </w:pPrChange>
          </w:pPr>
          <w:sdt>
            <w:sdtPr>
              <w:id w:val="864165528"/>
              <w:tag w:val="goog_rdk_1225"/>
            </w:sdtPr>
            <w:sdtContent>
              <w:del w:author="Kanihaa" w:id="9" w:date="2026-09-25T08:48:49Z"/>
              <w:sdt>
                <w:sdtPr>
                  <w:id w:val="1152097655"/>
                  <w:tag w:val="goog_rdk_122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2"/>
                            <w:szCs w:val="22"/>
                          </w:rPr>
                        </w:rPrChange>
                      </w:rPr>
                      <w:delText xml:space="preserve">4. UI Development</w:delText>
                    </w:r>
                  </w:del>
                </w:sdtContent>
              </w:sdt>
              <w:del w:author="Kanihaa" w:id="9" w:date="2026-09-25T08:48:49Z"/>
            </w:sdtContent>
          </w:sdt>
          <w:sdt>
            <w:sdtPr>
              <w:id w:val="-1111697344"/>
              <w:tag w:val="goog_rdk_1227"/>
            </w:sdtPr>
            <w:sdtContent>
              <w:ins w:author="Pradeep" w:id="149" w:date="2026-09-22T00:08:44Z">
                <w:sdt>
                  <w:sdtPr>
                    <w:id w:val="-1467561140"/>
                    <w:tag w:val="goog_rdk_1228"/>
                  </w:sdtPr>
                  <w:sdtContent>
                    <w:del w:author="Kanihaa" w:id="9" w:date="2026-09-25T08:48:49Z"/>
                  </w:sdtContent>
                </w:sdt>
              </w:ins>
              <w:sdt>
                <w:sdtPr>
                  <w:id w:val="1565675794"/>
                  <w:tag w:val="goog_rdk_1229"/>
                </w:sdtPr>
                <w:sdtContent>
                  <w:ins w:author="Pradeep" w:id="149" w:date="2026-09-22T00:08:4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2"/>
                              <w:szCs w:val="22"/>
                            </w:rPr>
                          </w:rPrChange>
                        </w:rPr>
                        <w:delText xml:space="preserve">(To create frontend page)</w:delText>
                      </w:r>
                    </w:del>
                  </w:ins>
                </w:sdtContent>
              </w:sdt>
              <w:ins w:author="Pradeep" w:id="149" w:date="2026-09-22T00:08:44Z">
                <w:del w:author="Kanihaa" w:id="9" w:date="2026-09-25T08:48:49Z"/>
              </w:ins>
            </w:sdtContent>
          </w:sdt>
          <w:sdt>
            <w:sdtPr>
              <w:id w:val="941256808"/>
              <w:tag w:val="goog_rdk_1230"/>
            </w:sdtPr>
            <w:sdtContent>
              <w:del w:author="Kanihaa" w:id="9" w:date="2026-09-25T08:48:49Z"/>
              <w:sdt>
                <w:sdtPr>
                  <w:id w:val="1381202482"/>
                  <w:tag w:val="goog_rdk_1231"/>
                </w:sdtPr>
                <w:sdtContent>
                  <w:del w:author="Kanihaa" w:id="9" w:date="2026-09-25T08:48:49Z">
                    <w:r w:rsidDel="00000000" w:rsidR="00000000" w:rsidRPr="00000000">
                      <w:rPr>
                        <w:rtl w:val="0"/>
                      </w:rPr>
                    </w:r>
                  </w:del>
                </w:sdtContent>
              </w:sdt>
              <w:del w:author="Kanihaa" w:id="9" w:date="2026-09-25T08:48:49Z">
                <w:bookmarkStart w:colFirst="0" w:colLast="0" w:name="_heading=h.cdfw78mr7op0" w:id="29"/>
                <w:bookmarkEnd w:id="29"/>
              </w:del>
            </w:sdtContent>
          </w:sdt>
        </w:p>
      </w:sdtContent>
    </w:sdt>
    <w:sdt>
      <w:sdtPr>
        <w:id w:val="-1028356075"/>
        <w:tag w:val="goog_rdk_1236"/>
      </w:sdtPr>
      <w:sdtContent>
        <w:p w:rsidR="00000000" w:rsidDel="00000000" w:rsidP="00000000" w:rsidRDefault="00000000" w:rsidRPr="00000000" w14:paraId="00000097">
          <w:pPr>
            <w:numPr>
              <w:ilvl w:val="0"/>
              <w:numId w:val="13"/>
            </w:numPr>
            <w:spacing w:after="0" w:before="24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13"/>
                </w:numPr>
                <w:spacing w:after="0" w:before="240" w:line="240" w:lineRule="auto"/>
                <w:ind w:left="720" w:hanging="360"/>
              </w:pPr>
            </w:pPrChange>
          </w:pPr>
          <w:sdt>
            <w:sdtPr>
              <w:id w:val="1186807696"/>
              <w:tag w:val="goog_rdk_1233"/>
            </w:sdtPr>
            <w:sdtContent>
              <w:del w:author="Kanihaa" w:id="9" w:date="2026-09-25T08:48:49Z"/>
              <w:sdt>
                <w:sdtPr>
                  <w:id w:val="921680598"/>
                  <w:tag w:val="goog_rdk_123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4.1</w:delText>
                    </w:r>
                  </w:del>
                </w:sdtContent>
              </w:sdt>
              <w:del w:author="Kanihaa" w:id="9" w:date="2026-09-25T08:48:49Z">
                <w:sdt>
                  <w:sdtPr>
                    <w:id w:val="818878863"/>
                    <w:tag w:val="goog_rdk_123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Build responsive HTML forms for:</w:delText>
                      <w:br w:type="textWrapping"/>
                    </w:r>
                  </w:sdtContent>
                </w:sdt>
              </w:del>
            </w:sdtContent>
          </w:sdt>
        </w:p>
      </w:sdtContent>
    </w:sdt>
    <w:sdt>
      <w:sdtPr>
        <w:id w:val="-594025591"/>
        <w:tag w:val="goog_rdk_1239"/>
      </w:sdtPr>
      <w:sdtContent>
        <w:p w:rsidR="00000000" w:rsidDel="00000000" w:rsidP="00000000" w:rsidRDefault="00000000" w:rsidRPr="00000000" w14:paraId="00000098">
          <w:pPr>
            <w:numPr>
              <w:ilvl w:val="1"/>
              <w:numId w:val="13"/>
            </w:numPr>
            <w:spacing w:after="0" w:before="0" w:line="240" w:lineRule="auto"/>
            <w:ind w:left="144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1"/>
                  <w:numId w:val="13"/>
                </w:numPr>
                <w:spacing w:after="0" w:before="0" w:line="240" w:lineRule="auto"/>
                <w:ind w:left="1440" w:hanging="360"/>
              </w:pPr>
            </w:pPrChange>
          </w:pPr>
          <w:sdt>
            <w:sdtPr>
              <w:id w:val="801126092"/>
              <w:tag w:val="goog_rdk_1237"/>
            </w:sdtPr>
            <w:sdtContent>
              <w:del w:author="Kanihaa" w:id="9" w:date="2026-09-25T08:48:49Z"/>
              <w:sdt>
                <w:sdtPr>
                  <w:id w:val="-1574899682"/>
                  <w:tag w:val="goog_rdk_123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Home Interior Planner (room details, quantities)</w:delText>
                      <w:br w:type="textWrapping"/>
                    </w:r>
                  </w:del>
                </w:sdtContent>
              </w:sdt>
              <w:del w:author="Kanihaa" w:id="9" w:date="2026-09-25T08:48:49Z"/>
            </w:sdtContent>
          </w:sdt>
        </w:p>
      </w:sdtContent>
    </w:sdt>
    <w:sdt>
      <w:sdtPr>
        <w:id w:val="-2037232332"/>
        <w:tag w:val="goog_rdk_1246"/>
      </w:sdtPr>
      <w:sdtContent>
        <w:p w:rsidR="00000000" w:rsidDel="00000000" w:rsidP="00000000" w:rsidRDefault="00000000" w:rsidRPr="00000000" w14:paraId="00000099">
          <w:pPr>
            <w:numPr>
              <w:ilvl w:val="1"/>
              <w:numId w:val="13"/>
            </w:numPr>
            <w:spacing w:after="0" w:before="0" w:line="240" w:lineRule="auto"/>
            <w:ind w:left="144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1"/>
                  <w:numId w:val="13"/>
                </w:numPr>
                <w:spacing w:after="0" w:before="0" w:line="240" w:lineRule="auto"/>
                <w:ind w:left="1440" w:hanging="360"/>
              </w:pPr>
            </w:pPrChange>
          </w:pPr>
          <w:sdt>
            <w:sdtPr>
              <w:id w:val="1785892153"/>
              <w:tag w:val="goog_rdk_1240"/>
            </w:sdtPr>
            <w:sdtContent>
              <w:del w:author="Kanihaa" w:id="9" w:date="2026-09-25T08:48:49Z"/>
              <w:sdt>
                <w:sdtPr>
                  <w:id w:val="-1682713305"/>
                  <w:tag w:val="goog_rdk_124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Party Planner (even</w:delText>
                    </w:r>
                  </w:del>
                </w:sdtContent>
              </w:sdt>
              <w:del w:author="Kanihaa" w:id="9" w:date="2026-09-25T08:48:49Z"/>
            </w:sdtContent>
          </w:sdt>
          <w:sdt>
            <w:sdtPr>
              <w:id w:val="-1600157059"/>
              <w:tag w:val="goog_rdk_1242"/>
            </w:sdtPr>
            <w:sdtContent>
              <w:ins w:author="Anonymous" w:id="150" w:date="2026-09-24T07:05:59Z">
                <w:sdt>
                  <w:sdtPr>
                    <w:id w:val="-234816470"/>
                    <w:tag w:val="goog_rdk_124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1671027" cy="5700638"/>
                            <wp:effectExtent b="0" l="0" r="0" t="0"/>
                            <wp:docPr id="23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671027" cy="5700638"/>
                                    </a:xfrm>
                                    <a:prstGeom prst="rect"/>
                                    <a:ln/>
                                  </pic:spPr>
                                </pic:pic>
                              </a:graphicData>
                            </a:graphic>
                          </wp:inline>
                        </w:drawing>
                      </w:r>
                    </w:del>
                  </w:sdtContent>
                </w:sdt>
              </w:ins>
            </w:sdtContent>
          </w:sdt>
          <w:sdt>
            <w:sdtPr>
              <w:id w:val="313119996"/>
              <w:tag w:val="goog_rdk_1244"/>
            </w:sdtPr>
            <w:sdtContent>
              <w:del w:author="Kanihaa" w:id="9" w:date="2026-09-25T08:48:49Z"/>
              <w:sdt>
                <w:sdtPr>
                  <w:id w:val="-676044207"/>
                  <w:tag w:val="goog_rdk_124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 type, budget, guests)</w:delText>
                      <w:br w:type="textWrapping"/>
                    </w:r>
                  </w:del>
                </w:sdtContent>
              </w:sdt>
              <w:del w:author="Kanihaa" w:id="9" w:date="2026-09-25T08:48:49Z"/>
            </w:sdtContent>
          </w:sdt>
        </w:p>
      </w:sdtContent>
    </w:sdt>
    <w:sdt>
      <w:sdtPr>
        <w:id w:val="757315382"/>
        <w:tag w:val="goog_rdk_1249"/>
      </w:sdtPr>
      <w:sdtContent>
        <w:p w:rsidR="00000000" w:rsidDel="00000000" w:rsidP="00000000" w:rsidRDefault="00000000" w:rsidRPr="00000000" w14:paraId="0000009A">
          <w:pPr>
            <w:numPr>
              <w:ilvl w:val="1"/>
              <w:numId w:val="13"/>
            </w:numPr>
            <w:spacing w:after="0" w:before="0" w:line="240" w:lineRule="auto"/>
            <w:ind w:left="144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1"/>
                  <w:numId w:val="13"/>
                </w:numPr>
                <w:spacing w:after="0" w:before="0" w:line="240" w:lineRule="auto"/>
                <w:ind w:left="1440" w:hanging="360"/>
              </w:pPr>
            </w:pPrChange>
          </w:pPr>
          <w:sdt>
            <w:sdtPr>
              <w:id w:val="-1453497021"/>
              <w:tag w:val="goog_rdk_1247"/>
            </w:sdtPr>
            <w:sdtContent>
              <w:del w:author="Kanihaa" w:id="9" w:date="2026-09-25T08:48:49Z"/>
              <w:sdt>
                <w:sdtPr>
                  <w:id w:val="701919893"/>
                  <w:tag w:val="goog_rdk_124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Jewelry Planner (budget, occasion, outfit image upload)</w:delText>
                      <w:br w:type="textWrapping"/>
                    </w:r>
                  </w:del>
                </w:sdtContent>
              </w:sdt>
              <w:del w:author="Kanihaa" w:id="9" w:date="2026-09-25T08:48:49Z"/>
            </w:sdtContent>
          </w:sdt>
        </w:p>
      </w:sdtContent>
    </w:sdt>
    <w:sdt>
      <w:sdtPr>
        <w:id w:val="-1000419573"/>
        <w:tag w:val="goog_rdk_1253"/>
      </w:sdtPr>
      <w:sdtContent>
        <w:p w:rsidR="00000000" w:rsidDel="00000000" w:rsidP="00000000" w:rsidRDefault="00000000" w:rsidRPr="00000000" w14:paraId="0000009B">
          <w:pPr>
            <w:numPr>
              <w:ilvl w:val="0"/>
              <w:numId w:val="13"/>
            </w:numPr>
            <w:spacing w:after="24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13"/>
                </w:numPr>
                <w:spacing w:after="240" w:before="0" w:line="240" w:lineRule="auto"/>
                <w:ind w:left="720" w:hanging="360"/>
              </w:pPr>
            </w:pPrChange>
          </w:pPr>
          <w:sdt>
            <w:sdtPr>
              <w:id w:val="1440344852"/>
              <w:tag w:val="goog_rdk_1250"/>
            </w:sdtPr>
            <w:sdtContent>
              <w:del w:author="Kanihaa" w:id="9" w:date="2026-09-25T08:48:49Z"/>
              <w:sdt>
                <w:sdtPr>
                  <w:id w:val="866671843"/>
                  <w:tag w:val="goog_rdk_125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4.2</w:delText>
                    </w:r>
                  </w:del>
                </w:sdtContent>
              </w:sdt>
              <w:del w:author="Kanihaa" w:id="9" w:date="2026-09-25T08:48:49Z">
                <w:sdt>
                  <w:sdtPr>
                    <w:id w:val="-1679755999"/>
                    <w:tag w:val="goog_rdk_125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Add dynamic result display and formatting for recommendations using JavaScript.</w:delText>
                      <w:br w:type="textWrapping"/>
                    </w:r>
                  </w:sdtContent>
                </w:sdt>
              </w:del>
            </w:sdtContent>
          </w:sdt>
        </w:p>
      </w:sdtContent>
    </w:sdt>
    <w:sdt>
      <w:sdtPr>
        <w:id w:val="741024230"/>
        <w:tag w:val="goog_rdk_1262"/>
      </w:sdtPr>
      <w:sdtContent>
        <w:p w:rsidR="00000000" w:rsidDel="00000000" w:rsidP="00000000" w:rsidRDefault="00000000" w:rsidRPr="00000000" w14:paraId="0000009C">
          <w:pPr>
            <w:pStyle w:val="Heading1"/>
            <w:spacing w:after="280" w:before="280" w:lineRule="auto"/>
            <w:ind w:left="720" w:hanging="36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2"/>
                  <w:szCs w:val="22"/>
                </w:rPr>
              </w:rPrChange>
            </w:rPr>
            <w:pPrChange w:author="Gayathri" w:id="0" w:date="2026-09-24T05:13:41Z">
              <w:pPr>
                <w:pStyle w:val="Heading3"/>
                <w:spacing w:after="280" w:before="280" w:lineRule="auto"/>
                <w:ind w:left="720" w:hanging="360"/>
              </w:pPr>
            </w:pPrChange>
          </w:pPr>
          <w:sdt>
            <w:sdtPr>
              <w:id w:val="1227030069"/>
              <w:tag w:val="goog_rdk_1254"/>
            </w:sdtPr>
            <w:sdtContent>
              <w:del w:author="Kanihaa" w:id="9" w:date="2026-09-25T08:48:49Z"/>
              <w:sdt>
                <w:sdtPr>
                  <w:id w:val="-2049848794"/>
                  <w:tag w:val="goog_rdk_125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2"/>
                            <w:szCs w:val="22"/>
                          </w:rPr>
                        </w:rPrChange>
                      </w:rPr>
                      <w:delText xml:space="preserve">5. Testing &amp; Optimization</w:delText>
                    </w:r>
                  </w:del>
                </w:sdtContent>
              </w:sdt>
              <w:del w:author="Kanihaa" w:id="9" w:date="2026-09-25T08:48:49Z"/>
            </w:sdtContent>
          </w:sdt>
          <w:sdt>
            <w:sdtPr>
              <w:id w:val="1247113211"/>
              <w:tag w:val="goog_rdk_1256"/>
            </w:sdtPr>
            <w:sdtContent>
              <w:ins w:author="Pradeep" w:id="151" w:date="2026-09-22T00:09:07Z">
                <w:sdt>
                  <w:sdtPr>
                    <w:id w:val="-342757997"/>
                    <w:tag w:val="goog_rdk_1257"/>
                  </w:sdtPr>
                  <w:sdtContent>
                    <w:del w:author="Kanihaa" w:id="9" w:date="2026-09-25T08:48:49Z"/>
                  </w:sdtContent>
                </w:sdt>
              </w:ins>
              <w:sdt>
                <w:sdtPr>
                  <w:id w:val="1648399561"/>
                  <w:tag w:val="goog_rdk_1258"/>
                </w:sdtPr>
                <w:sdtContent>
                  <w:ins w:author="Pradeep" w:id="151" w:date="2026-09-22T00:09:0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2"/>
                              <w:szCs w:val="22"/>
                            </w:rPr>
                          </w:rPrChange>
                        </w:rPr>
                        <w:delText xml:space="preserve">(</w:delText>
                      </w:r>
                    </w:del>
                  </w:ins>
                </w:sdtContent>
              </w:sdt>
              <w:ins w:author="Pradeep" w:id="151" w:date="2026-09-22T00:09:07Z">
                <w:del w:author="Kanihaa" w:id="9" w:date="2026-09-25T08:48:49Z">
                  <w:sdt>
                    <w:sdtPr>
                      <w:id w:val="-1590138061"/>
                      <w:tag w:val="goog_rdk_125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2"/>
                              <w:szCs w:val="22"/>
                            </w:rPr>
                          </w:rPrChange>
                        </w:rPr>
                        <w:delText xml:space="preserve">To cross check the application we created)</w:delText>
                      </w:r>
                    </w:sdtContent>
                  </w:sdt>
                </w:del>
              </w:ins>
            </w:sdtContent>
          </w:sdt>
          <w:sdt>
            <w:sdtPr>
              <w:id w:val="677051726"/>
              <w:tag w:val="goog_rdk_1260"/>
            </w:sdtPr>
            <w:sdtContent>
              <w:del w:author="Kanihaa" w:id="9" w:date="2026-09-25T08:48:49Z"/>
              <w:sdt>
                <w:sdtPr>
                  <w:id w:val="1061395365"/>
                  <w:tag w:val="goog_rdk_1261"/>
                </w:sdtPr>
                <w:sdtContent>
                  <w:del w:author="Kanihaa" w:id="9" w:date="2026-09-25T08:48:49Z">
                    <w:r w:rsidDel="00000000" w:rsidR="00000000" w:rsidRPr="00000000">
                      <w:rPr>
                        <w:rtl w:val="0"/>
                      </w:rPr>
                    </w:r>
                  </w:del>
                </w:sdtContent>
              </w:sdt>
              <w:del w:author="Kanihaa" w:id="9" w:date="2026-09-25T08:48:49Z">
                <w:bookmarkStart w:colFirst="0" w:colLast="0" w:name="_heading=h.oh6pw9buy582" w:id="30"/>
                <w:bookmarkEnd w:id="30"/>
              </w:del>
            </w:sdtContent>
          </w:sdt>
        </w:p>
      </w:sdtContent>
    </w:sdt>
    <w:sdt>
      <w:sdtPr>
        <w:id w:val="686963565"/>
        <w:tag w:val="goog_rdk_1266"/>
      </w:sdtPr>
      <w:sdtContent>
        <w:p w:rsidR="00000000" w:rsidDel="00000000" w:rsidP="00000000" w:rsidRDefault="00000000" w:rsidRPr="00000000" w14:paraId="0000009D">
          <w:pPr>
            <w:numPr>
              <w:ilvl w:val="0"/>
              <w:numId w:val="36"/>
            </w:numPr>
            <w:spacing w:after="0" w:before="24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6"/>
                </w:numPr>
                <w:spacing w:after="0" w:before="240" w:line="240" w:lineRule="auto"/>
                <w:ind w:left="720" w:hanging="360"/>
              </w:pPr>
            </w:pPrChange>
          </w:pPr>
          <w:sdt>
            <w:sdtPr>
              <w:id w:val="-1767049361"/>
              <w:tag w:val="goog_rdk_1263"/>
            </w:sdtPr>
            <w:sdtContent>
              <w:del w:author="Kanihaa" w:id="9" w:date="2026-09-25T08:48:49Z"/>
              <w:sdt>
                <w:sdtPr>
                  <w:id w:val="1815936587"/>
                  <w:tag w:val="goog_rdk_126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5.1</w:delText>
                    </w:r>
                  </w:del>
                </w:sdtContent>
              </w:sdt>
              <w:del w:author="Kanihaa" w:id="9" w:date="2026-09-25T08:48:49Z">
                <w:sdt>
                  <w:sdtPr>
                    <w:id w:val="-811774064"/>
                    <w:tag w:val="goog_rdk_126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Perform testing with real-world use cases across all three planners.</w:delText>
                      <w:br w:type="textWrapping"/>
                    </w:r>
                  </w:sdtContent>
                </w:sdt>
              </w:del>
            </w:sdtContent>
          </w:sdt>
        </w:p>
      </w:sdtContent>
    </w:sdt>
    <w:sdt>
      <w:sdtPr>
        <w:id w:val="1966455781"/>
        <w:tag w:val="goog_rdk_1270"/>
      </w:sdtPr>
      <w:sdtContent>
        <w:p w:rsidR="00000000" w:rsidDel="00000000" w:rsidP="00000000" w:rsidRDefault="00000000" w:rsidRPr="00000000" w14:paraId="0000009E">
          <w:pPr>
            <w:numPr>
              <w:ilvl w:val="0"/>
              <w:numId w:val="36"/>
            </w:numPr>
            <w:spacing w:after="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6"/>
                </w:numPr>
                <w:spacing w:after="0" w:before="0" w:line="240" w:lineRule="auto"/>
                <w:ind w:left="720" w:hanging="360"/>
              </w:pPr>
            </w:pPrChange>
          </w:pPr>
          <w:sdt>
            <w:sdtPr>
              <w:id w:val="-1240289014"/>
              <w:tag w:val="goog_rdk_1267"/>
            </w:sdtPr>
            <w:sdtContent>
              <w:del w:author="Kanihaa" w:id="9" w:date="2026-09-25T08:48:49Z"/>
              <w:sdt>
                <w:sdtPr>
                  <w:id w:val="-1743985898"/>
                  <w:tag w:val="goog_rdk_126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5.2</w:delText>
                    </w:r>
                  </w:del>
                </w:sdtContent>
              </w:sdt>
              <w:del w:author="Kanihaa" w:id="9" w:date="2026-09-25T08:48:49Z">
                <w:sdt>
                  <w:sdtPr>
                    <w:id w:val="-130031350"/>
                    <w:tag w:val="goog_rdk_126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Evaluate Gemini response quality, budget adherence, and platform accuracy.</w:delText>
                      <w:br w:type="textWrapping"/>
                    </w:r>
                  </w:sdtContent>
                </w:sdt>
              </w:del>
            </w:sdtContent>
          </w:sdt>
        </w:p>
      </w:sdtContent>
    </w:sdt>
    <w:sdt>
      <w:sdtPr>
        <w:id w:val="-420341530"/>
        <w:tag w:val="goog_rdk_1274"/>
      </w:sdtPr>
      <w:sdtContent>
        <w:p w:rsidR="00000000" w:rsidDel="00000000" w:rsidP="00000000" w:rsidRDefault="00000000" w:rsidRPr="00000000" w14:paraId="0000009F">
          <w:pPr>
            <w:numPr>
              <w:ilvl w:val="0"/>
              <w:numId w:val="36"/>
            </w:numPr>
            <w:spacing w:after="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6"/>
                </w:numPr>
                <w:spacing w:after="0" w:before="0" w:line="240" w:lineRule="auto"/>
                <w:ind w:left="720" w:hanging="360"/>
              </w:pPr>
            </w:pPrChange>
          </w:pPr>
          <w:sdt>
            <w:sdtPr>
              <w:id w:val="1090367678"/>
              <w:tag w:val="goog_rdk_1271"/>
            </w:sdtPr>
            <w:sdtContent>
              <w:del w:author="Kanihaa" w:id="9" w:date="2026-09-25T08:48:49Z"/>
              <w:sdt>
                <w:sdtPr>
                  <w:id w:val="-1226349679"/>
                  <w:tag w:val="goog_rdk_127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5.3</w:delText>
                    </w:r>
                  </w:del>
                </w:sdtContent>
              </w:sdt>
              <w:del w:author="Kanihaa" w:id="9" w:date="2026-09-25T08:48:49Z">
                <w:sdt>
                  <w:sdtPr>
                    <w:id w:val="1911934101"/>
                    <w:tag w:val="goog_rdk_127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Optimize prompts and add validations to prevent input edge-case failures.</w:delText>
                      <w:br w:type="textWrapping"/>
                    </w:r>
                  </w:sdtContent>
                </w:sdt>
              </w:del>
            </w:sdtContent>
          </w:sdt>
        </w:p>
      </w:sdtContent>
    </w:sdt>
    <w:sdt>
      <w:sdtPr>
        <w:id w:val="-1012595485"/>
        <w:tag w:val="goog_rdk_1278"/>
      </w:sdtPr>
      <w:sdtContent>
        <w:p w:rsidR="00000000" w:rsidDel="00000000" w:rsidP="00000000" w:rsidRDefault="00000000" w:rsidRPr="00000000" w14:paraId="000000A0">
          <w:pPr>
            <w:numPr>
              <w:ilvl w:val="0"/>
              <w:numId w:val="36"/>
            </w:numPr>
            <w:spacing w:after="24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6"/>
                </w:numPr>
                <w:spacing w:after="240" w:before="0" w:line="240" w:lineRule="auto"/>
                <w:ind w:left="720" w:hanging="360"/>
              </w:pPr>
            </w:pPrChange>
          </w:pPr>
          <w:sdt>
            <w:sdtPr>
              <w:id w:val="1044839706"/>
              <w:tag w:val="goog_rdk_1275"/>
            </w:sdtPr>
            <w:sdtContent>
              <w:del w:author="Kanihaa" w:id="9" w:date="2026-09-25T08:48:49Z"/>
              <w:sdt>
                <w:sdtPr>
                  <w:id w:val="-102555239"/>
                  <w:tag w:val="goog_rdk_127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5.4</w:delText>
                    </w:r>
                  </w:del>
                </w:sdtContent>
              </w:sdt>
              <w:del w:author="Kanihaa" w:id="9" w:date="2026-09-25T08:48:49Z">
                <w:sdt>
                  <w:sdtPr>
                    <w:id w:val="-2069884390"/>
                    <w:tag w:val="goog_rdk_127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Add fallback/default recommendations when AI returns insufficient results.</w:delText>
                      <w:br w:type="textWrapping"/>
                    </w:r>
                  </w:sdtContent>
                </w:sdt>
              </w:del>
            </w:sdtContent>
          </w:sdt>
        </w:p>
      </w:sdtContent>
    </w:sdt>
    <w:sdt>
      <w:sdtPr>
        <w:id w:val="-842845167"/>
        <w:tag w:val="goog_rdk_1281"/>
      </w:sdtPr>
      <w:sdtContent>
        <w:p w:rsidR="00000000" w:rsidDel="00000000" w:rsidP="00000000" w:rsidRDefault="00000000" w:rsidRPr="00000000" w14:paraId="000000A1">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1040696570"/>
              <w:tag w:val="goog_rdk_1279"/>
            </w:sdtPr>
            <w:sdtContent>
              <w:del w:author="Kanihaa" w:id="9" w:date="2026-09-25T08:48:49Z"/>
              <w:sdt>
                <w:sdtPr>
                  <w:id w:val="-496985869"/>
                  <w:tag w:val="goog_rdk_1280"/>
                </w:sdtPr>
                <w:sdtContent>
                  <w:del w:author="Kanihaa" w:id="9" w:date="2026-09-25T08:48:49Z">
                    <w:r w:rsidDel="00000000" w:rsidR="00000000" w:rsidRPr="00000000">
                      <w:rPr>
                        <w:rtl w:val="0"/>
                      </w:rPr>
                    </w:r>
                  </w:del>
                </w:sdtContent>
              </w:sdt>
              <w:del w:author="Kanihaa" w:id="9" w:date="2026-09-25T08:48:49Z"/>
            </w:sdtContent>
          </w:sdt>
        </w:p>
      </w:sdtContent>
    </w:sdt>
    <w:sdt>
      <w:sdtPr>
        <w:id w:val="206161101"/>
        <w:tag w:val="goog_rdk_1284"/>
      </w:sdtPr>
      <w:sdtContent>
        <w:p w:rsidR="00000000" w:rsidDel="00000000" w:rsidP="00000000" w:rsidRDefault="00000000" w:rsidRPr="00000000" w14:paraId="000000A2">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649183108"/>
              <w:tag w:val="goog_rdk_1282"/>
            </w:sdtPr>
            <w:sdtContent>
              <w:del w:author="Kanihaa" w:id="9" w:date="2026-09-25T08:48:49Z"/>
              <w:sdt>
                <w:sdtPr>
                  <w:id w:val="-1084814630"/>
                  <w:tag w:val="goog_rdk_1283"/>
                </w:sdtPr>
                <w:sdtContent>
                  <w:del w:author="Kanihaa" w:id="9" w:date="2026-09-25T08:48:49Z">
                    <w:r w:rsidDel="00000000" w:rsidR="00000000" w:rsidRPr="00000000">
                      <w:rPr>
                        <w:rtl w:val="0"/>
                      </w:rPr>
                    </w:r>
                  </w:del>
                </w:sdtContent>
              </w:sdt>
              <w:del w:author="Kanihaa" w:id="9" w:date="2026-09-25T08:48:49Z"/>
            </w:sdtContent>
          </w:sdt>
        </w:p>
      </w:sdtContent>
    </w:sdt>
    <w:sdt>
      <w:sdtPr>
        <w:id w:val="-1928864167"/>
        <w:tag w:val="goog_rdk_1287"/>
      </w:sdtPr>
      <w:sdtContent>
        <w:p w:rsidR="00000000" w:rsidDel="00000000" w:rsidP="00000000" w:rsidRDefault="00000000" w:rsidRPr="00000000" w14:paraId="000000A3">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2067426057"/>
              <w:tag w:val="goog_rdk_1285"/>
            </w:sdtPr>
            <w:sdtContent>
              <w:del w:author="Kanihaa" w:id="9" w:date="2026-09-25T08:48:49Z"/>
              <w:sdt>
                <w:sdtPr>
                  <w:id w:val="1361179081"/>
                  <w:tag w:val="goog_rdk_1286"/>
                </w:sdtPr>
                <w:sdtContent>
                  <w:del w:author="Kanihaa" w:id="9" w:date="2026-09-25T08:48:49Z">
                    <w:r w:rsidDel="00000000" w:rsidR="00000000" w:rsidRPr="00000000">
                      <w:rPr>
                        <w:rtl w:val="0"/>
                      </w:rPr>
                    </w:r>
                  </w:del>
                </w:sdtContent>
              </w:sdt>
              <w:del w:author="Kanihaa" w:id="9" w:date="2026-09-25T08:48:49Z"/>
            </w:sdtContent>
          </w:sdt>
        </w:p>
      </w:sdtContent>
    </w:sdt>
    <w:sdt>
      <w:sdtPr>
        <w:id w:val="-542034396"/>
        <w:tag w:val="goog_rdk_1295"/>
      </w:sdtPr>
      <w:sdtContent>
        <w:p w:rsidR="00000000" w:rsidDel="00000000" w:rsidP="00000000" w:rsidRDefault="00000000" w:rsidRPr="00000000" w14:paraId="000000A4">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1721485625"/>
              <w:tag w:val="goog_rdk_1290"/>
            </w:sdtPr>
            <w:sdtContent>
              <w:ins w:author="Anish Anbarasan" w:id="152" w:date="2026-09-22T14:35:10Z">
                <w:sdt>
                  <w:sdtPr>
                    <w:id w:val="375608867"/>
                    <w:tag w:val="goog_rdk_1291"/>
                  </w:sdtPr>
                  <w:sdtContent>
                    <w:del w:author="Kanihaa" w:id="9" w:date="2026-09-25T08:48:49Z"/>
                  </w:sdtContent>
                </w:sdt>
              </w:ins>
              <w:sdt>
                <w:sdtPr>
                  <w:id w:val="-1065121433"/>
                  <w:tag w:val="goog_rdk_1292"/>
                </w:sdtPr>
                <w:sdtContent>
                  <w:ins w:author="Anish Anbarasan" w:id="152" w:date="2026-09-22T14:35:10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tab/>
                        <w:tab/>
                      </w:r>
                    </w:del>
                  </w:ins>
                </w:sdtContent>
              </w:sdt>
              <w:ins w:author="Anish Anbarasan" w:id="152" w:date="2026-09-22T14:35:10Z">
                <w:del w:author="Kanihaa" w:id="9" w:date="2026-09-25T08:48:49Z"/>
              </w:ins>
            </w:sdtContent>
          </w:sdt>
          <w:sdt>
            <w:sdtPr>
              <w:id w:val="-1550434022"/>
              <w:tag w:val="goog_rdk_1293"/>
            </w:sdtPr>
            <w:sdtContent>
              <w:del w:author="Kanihaa" w:id="9" w:date="2026-09-25T08:48:49Z"/>
              <w:sdt>
                <w:sdtPr>
                  <w:id w:val="-899770532"/>
                  <w:tag w:val="goog_rdk_1294"/>
                </w:sdtPr>
                <w:sdtContent>
                  <w:del w:author="Kanihaa" w:id="9" w:date="2026-09-25T08:48:49Z">
                    <w:r w:rsidDel="00000000" w:rsidR="00000000" w:rsidRPr="00000000">
                      <w:rPr>
                        <w:rtl w:val="0"/>
                      </w:rPr>
                    </w:r>
                  </w:del>
                </w:sdtContent>
              </w:sdt>
              <w:del w:author="Kanihaa" w:id="9" w:date="2026-09-25T08:48:49Z"/>
            </w:sdtContent>
          </w:sdt>
        </w:p>
      </w:sdtContent>
    </w:sdt>
    <w:sdt>
      <w:sdtPr>
        <w:id w:val="-962347734"/>
        <w:tag w:val="goog_rdk_1298"/>
      </w:sdtPr>
      <w:sdtContent>
        <w:p w:rsidR="00000000" w:rsidDel="00000000" w:rsidP="00000000" w:rsidRDefault="00000000" w:rsidRPr="00000000" w14:paraId="000000A5">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1036614095"/>
              <w:tag w:val="goog_rdk_1296"/>
            </w:sdtPr>
            <w:sdtContent>
              <w:del w:author="Kanihaa" w:id="9" w:date="2026-09-25T08:48:49Z"/>
              <w:sdt>
                <w:sdtPr>
                  <w:id w:val="-161706426"/>
                  <w:tag w:val="goog_rdk_1297"/>
                </w:sdtPr>
                <w:sdtContent>
                  <w:del w:author="Kanihaa" w:id="9" w:date="2026-09-25T08:48:49Z">
                    <w:r w:rsidDel="00000000" w:rsidR="00000000" w:rsidRPr="00000000">
                      <w:rPr>
                        <w:rtl w:val="0"/>
                      </w:rPr>
                    </w:r>
                  </w:del>
                </w:sdtContent>
              </w:sdt>
              <w:del w:author="Kanihaa" w:id="9" w:date="2026-09-25T08:48:49Z"/>
            </w:sdtContent>
          </w:sdt>
        </w:p>
      </w:sdtContent>
    </w:sdt>
    <w:sdt>
      <w:sdtPr>
        <w:id w:val="-1448731287"/>
        <w:tag w:val="goog_rdk_1301"/>
      </w:sdtPr>
      <w:sdtContent>
        <w:p w:rsidR="00000000" w:rsidDel="00000000" w:rsidP="00000000" w:rsidRDefault="00000000" w:rsidRPr="00000000" w14:paraId="000000A6">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818153109"/>
              <w:tag w:val="goog_rdk_1299"/>
            </w:sdtPr>
            <w:sdtContent>
              <w:del w:author="Kanihaa" w:id="9" w:date="2026-09-25T08:48:49Z"/>
              <w:sdt>
                <w:sdtPr>
                  <w:id w:val="1232417898"/>
                  <w:tag w:val="goog_rdk_1300"/>
                </w:sdtPr>
                <w:sdtContent>
                  <w:del w:author="Kanihaa" w:id="9" w:date="2026-09-25T08:48:49Z">
                    <w:r w:rsidDel="00000000" w:rsidR="00000000" w:rsidRPr="00000000">
                      <w:rPr>
                        <w:rtl w:val="0"/>
                      </w:rPr>
                    </w:r>
                  </w:del>
                </w:sdtContent>
              </w:sdt>
              <w:del w:author="Kanihaa" w:id="9" w:date="2026-09-25T08:48:49Z"/>
            </w:sdtContent>
          </w:sdt>
        </w:p>
      </w:sdtContent>
    </w:sdt>
    <w:sdt>
      <w:sdtPr>
        <w:id w:val="2045541503"/>
        <w:tag w:val="goog_rdk_1309"/>
      </w:sdtPr>
      <w:sdtContent>
        <w:p w:rsidR="00000000" w:rsidDel="00000000" w:rsidP="00000000" w:rsidRDefault="00000000" w:rsidRPr="00000000" w14:paraId="000000A7">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1928141945"/>
              <w:tag w:val="goog_rdk_1304"/>
            </w:sdtPr>
            <w:sdtContent>
              <w:ins w:author="Kanihaa" w:id="153" w:date="2026-09-25T05:46:36Z">
                <w:sdt>
                  <w:sdtPr>
                    <w:id w:val="696370858"/>
                    <w:tag w:val="goog_rdk_1305"/>
                  </w:sdtPr>
                  <w:sdtContent>
                    <w:del w:author="Kanihaa" w:id="9" w:date="2026-09-25T08:48:49Z">
                      <w:r w:rsidDel="00000000" w:rsidR="00000000" w:rsidRPr="00000000">
                        <w:fldChar w:fldCharType="begin"/>
                      </w:r>
                      <w:r w:rsidDel="00000000" w:rsidR="00000000" w:rsidRPr="00000000">
                        <w:delInstrText xml:space="preserve">HYPERLINK \l "_heading=h.cwdisaopweyf"</w:delInstrText>
                      </w:r>
                      <w:r w:rsidDel="00000000" w:rsidR="00000000" w:rsidRPr="00000000">
                        <w:fldChar w:fldCharType="separate"/>
                      </w:r>
                      <w:sdt>
                        <w:sdtPr>
                          <w:id w:val="800503821"/>
                          <w:tag w:val="goog_rdk_130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trike w:val="1"/>
                                  <w:color w:val="1155cc"/>
                                  <w:u w:val="single"/>
                                </w:rPr>
                              </w:rPrChange>
                            </w:rPr>
                            <w:delText xml:space="preserve">Fast API  Initialization</w:delText>
                          </w:r>
                        </w:sdtContent>
                      </w:sdt>
                      <w:r w:rsidDel="00000000" w:rsidR="00000000" w:rsidRPr="00000000">
                        <w:fldChar w:fldCharType="end"/>
                      </w:r>
                    </w:del>
                  </w:sdtContent>
                </w:sdt>
              </w:ins>
            </w:sdtContent>
          </w:sdt>
          <w:sdt>
            <w:sdtPr>
              <w:id w:val="-1799298091"/>
              <w:tag w:val="goog_rdk_1307"/>
            </w:sdtPr>
            <w:sdtContent>
              <w:del w:author="Kanihaa" w:id="9" w:date="2026-09-25T08:48:49Z"/>
              <w:sdt>
                <w:sdtPr>
                  <w:id w:val="-669514040"/>
                  <w:tag w:val="goog_rdk_1308"/>
                </w:sdtPr>
                <w:sdtContent>
                  <w:del w:author="Kanihaa" w:id="9" w:date="2026-09-25T08:48:49Z">
                    <w:r w:rsidDel="00000000" w:rsidR="00000000" w:rsidRPr="00000000">
                      <w:rPr>
                        <w:rtl w:val="0"/>
                      </w:rPr>
                    </w:r>
                  </w:del>
                </w:sdtContent>
              </w:sdt>
              <w:del w:author="Kanihaa" w:id="9" w:date="2026-09-25T08:48:49Z"/>
            </w:sdtContent>
          </w:sdt>
        </w:p>
      </w:sdtContent>
    </w:sdt>
    <w:sdt>
      <w:sdtPr>
        <w:id w:val="-342600891"/>
        <w:tag w:val="goog_rdk_1314"/>
      </w:sdtPr>
      <w:sdtContent>
        <w:p w:rsidR="00000000" w:rsidDel="00000000" w:rsidP="00000000" w:rsidRDefault="00000000" w:rsidRPr="00000000" w14:paraId="000000A8">
          <w:pPr>
            <w:pStyle w:val="Heading1"/>
            <w:keepNext w:val="0"/>
            <w:keepLines w:val="0"/>
            <w:spacing w:after="80" w:line="24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color w:val="000000"/>
                  <w:sz w:val="24"/>
                  <w:szCs w:val="24"/>
                </w:rPr>
              </w:rPrChange>
            </w:rPr>
            <w:pPrChange w:author="Gayathri" w:id="0" w:date="2026-09-24T05:13:41Z">
              <w:pPr>
                <w:pStyle w:val="Heading2"/>
                <w:keepNext w:val="0"/>
                <w:keepLines w:val="0"/>
                <w:spacing w:after="80" w:before="360" w:line="240" w:lineRule="auto"/>
                <w:jc w:val="both"/>
              </w:pPr>
            </w:pPrChange>
          </w:pPr>
          <w:sdt>
            <w:sdtPr>
              <w:id w:val="-206755918"/>
              <w:tag w:val="goog_rdk_1310"/>
            </w:sdtPr>
            <w:sdtContent>
              <w:del w:author="Kanihaa" w:id="9" w:date="2026-09-25T08:48:49Z"/>
              <w:sdt>
                <w:sdtPr>
                  <w:id w:val="343051381"/>
                  <w:tag w:val="goog_rdk_131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MILESTONE 1: </w:delText>
                    </w:r>
                  </w:del>
                </w:sdtContent>
              </w:sdt>
              <w:del w:author="Kanihaa" w:id="9" w:date="2026-09-25T08:48:49Z">
                <w:bookmarkStart w:colFirst="0" w:colLast="0" w:name="_heading=h.aierybygwtjs" w:id="31"/>
                <w:bookmarkEnd w:id="31"/>
                <w:sdt>
                  <w:sdtPr>
                    <w:id w:val="1996085845"/>
                    <w:tag w:val="goog_rdk_131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Gemini </w:delText>
                    </w:r>
                  </w:sdtContent>
                </w:sdt>
                <w:sdt>
                  <w:sdtPr>
                    <w:id w:val="-475623168"/>
                    <w:tag w:val="goog_rdk_131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AI Initialization</w:delText>
                    </w:r>
                  </w:sdtContent>
                </w:sdt>
              </w:del>
            </w:sdtContent>
          </w:sdt>
        </w:p>
      </w:sdtContent>
    </w:sdt>
    <w:sdt>
      <w:sdtPr>
        <w:id w:val="1574897696"/>
        <w:tag w:val="goog_rdk_1322"/>
      </w:sdtPr>
      <w:sdtContent>
        <w:p w:rsidR="00000000" w:rsidDel="00000000" w:rsidP="00000000" w:rsidRDefault="00000000" w:rsidRPr="00000000" w14:paraId="000000A9">
          <w:pPr>
            <w:pStyle w:val="Heading1"/>
            <w:spacing w:after="240" w:before="240" w:line="24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spacing w:after="240" w:before="240" w:line="240" w:lineRule="auto"/>
                <w:jc w:val="both"/>
              </w:pPr>
            </w:pPrChange>
          </w:pPr>
          <w:sdt>
            <w:sdtPr>
              <w:id w:val="102442305"/>
              <w:tag w:val="goog_rdk_1315"/>
            </w:sdtPr>
            <w:sdtContent>
              <w:del w:author="Kanihaa" w:id="9" w:date="2026-09-25T08:48:49Z"/>
              <w:sdt>
                <w:sdtPr>
                  <w:id w:val="-1075836043"/>
                  <w:tag w:val="goog_rdk_131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In this foundational stage, the objective is to establish and configure the core AI infrastructure required to power </w:delText>
                    </w:r>
                  </w:del>
                </w:sdtContent>
              </w:sdt>
              <w:del w:author="Kanihaa" w:id="9" w:date="2026-09-25T08:48:49Z">
                <w:sdt>
                  <w:sdtPr>
                    <w:id w:val="1953360328"/>
                    <w:tag w:val="goog_rdk_131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PocketSmart AI</w:delText>
                    </w:r>
                  </w:sdtContent>
                </w:sdt>
                <w:sdt>
                  <w:sdtPr>
                    <w:id w:val="-964631617"/>
                    <w:tag w:val="goog_rdk_131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The platform relies on </w:delText>
                    </w:r>
                  </w:sdtContent>
                </w:sdt>
                <w:sdt>
                  <w:sdtPr>
                    <w:id w:val="-803147998"/>
                    <w:tag w:val="goog_rdk_131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Gemini 1.5 Flash Pro</w:delText>
                    </w:r>
                  </w:sdtContent>
                </w:sdt>
                <w:sdt>
                  <w:sdtPr>
                    <w:id w:val="1639211142"/>
                    <w:tag w:val="goog_rdk_132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Jewelry Planner).Proper completion of this setup is essential, as it enables all AI-driven functionalities like budget understanding, category-wise recommendations, and multimodal analysis to operate seamlessly.</w:delText>
                    </w:r>
                  </w:sdtContent>
                </w:sdt>
                <w:sdt>
                  <w:sdtPr>
                    <w:id w:val="-1155078416"/>
                    <w:tag w:val="goog_rdk_1321"/>
                  </w:sdtPr>
                  <w:sdtContent>
                    <w:r w:rsidDel="00000000" w:rsidR="00000000" w:rsidRPr="00000000">
                      <w:rPr>
                        <w:rtl w:val="0"/>
                      </w:rPr>
                    </w:r>
                  </w:sdtContent>
                </w:sdt>
              </w:del>
            </w:sdtContent>
          </w:sdt>
        </w:p>
      </w:sdtContent>
    </w:sdt>
    <w:sdt>
      <w:sdtPr>
        <w:id w:val="340830450"/>
        <w:tag w:val="goog_rdk_1327"/>
      </w:sdtPr>
      <w:sdtContent>
        <w:p w:rsidR="00000000" w:rsidDel="00000000" w:rsidP="00000000" w:rsidRDefault="00000000" w:rsidRPr="00000000" w14:paraId="000000AA">
          <w:pPr>
            <w:pStyle w:val="Heading1"/>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pStyle w:val="Heading3"/>
              </w:pPr>
            </w:pPrChange>
          </w:pPr>
          <w:sdt>
            <w:sdtPr>
              <w:id w:val="153442833"/>
              <w:tag w:val="goog_rdk_1323"/>
            </w:sdtPr>
            <w:sdtContent>
              <w:del w:author="Kanihaa" w:id="9" w:date="2026-09-25T08:48:49Z"/>
              <w:sdt>
                <w:sdtPr>
                  <w:id w:val="-1621325130"/>
                  <w:tag w:val="goog_rdk_132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b w:val="1"/>
                            <w:bCs w:val="1"/>
                            <w:sz w:val="24"/>
                            <w:szCs w:val="24"/>
                          </w:rPr>
                        </w:rPrChange>
                      </w:rPr>
                      <w:delText xml:space="preserve">●</w:delText>
                    </w:r>
                  </w:del>
                </w:sdtContent>
              </w:sdt>
              <w:del w:author="Kanihaa" w:id="9" w:date="2026-09-25T08:48:49Z">
                <w:sdt>
                  <w:sdtPr>
                    <w:id w:val="-1577316524"/>
                    <w:tag w:val="goog_rdk_132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 </w:delText>
                    </w:r>
                  </w:sdtContent>
                </w:sdt>
                <w:sdt>
                  <w:sdtPr>
                    <w:id w:val="2100911324"/>
                    <w:tag w:val="goog_rdk_132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1.1: Set up Google Cloud account and enable Gemini API</w:delText>
                    </w:r>
                  </w:sdtContent>
                </w:sdt>
              </w:del>
            </w:sdtContent>
          </w:sdt>
        </w:p>
      </w:sdtContent>
    </w:sdt>
    <w:sdt>
      <w:sdtPr>
        <w:id w:val="-1714776447"/>
        <w:tag w:val="goog_rdk_1343"/>
      </w:sdtPr>
      <w:sdtContent>
        <w:p w:rsidR="00000000" w:rsidDel="00000000" w:rsidP="00000000" w:rsidRDefault="00000000" w:rsidRPr="00000000" w14:paraId="000000AB">
          <w:pPr>
            <w:pStyle w:val="Heading3"/>
            <w:numPr>
              <w:ilvl w:val="0"/>
              <w:numId w:val="29"/>
            </w:numPr>
            <w:spacing w:after="280" w:before="280" w:lineRule="auto"/>
            <w:ind w:left="720" w:hanging="360"/>
            <w:rPr>
              <w:del w:author="Kanihaa" w:id="9" w:date="2026-09-25T08:48:49Z"/>
              <w:rFonts w:ascii="Cambria" w:cs="Cambria" w:eastAsia="Cambria" w:hAnsi="Cambria"/>
              <w:b w:val="0"/>
              <w:bCs w:val="0"/>
              <w:i w:val="1"/>
              <w:iCs w:val="1"/>
              <w:sz w:val="22"/>
              <w:szCs w:val="22"/>
              <w:rPrChange w:author="Kavinilavu" w:id="97" w:date="2026-09-24T05:18:57Z">
                <w:rPr>
                  <w:rFonts w:ascii="Cambria" w:cs="Cambria" w:eastAsia="Cambria" w:hAnsi="Cambria"/>
                  <w:b w:val="0"/>
                  <w:bCs w:val="0"/>
                  <w:sz w:val="22"/>
                  <w:szCs w:val="22"/>
                </w:rPr>
              </w:rPrChange>
            </w:rPr>
            <w:pPrChange w:author="Kavinilavu" w:id="0" w:date="2026-09-24T05:18:57Z">
              <w:pPr>
                <w:pStyle w:val="Heading3"/>
                <w:numPr>
                  <w:ilvl w:val="0"/>
                  <w:numId w:val="29"/>
                </w:numPr>
                <w:spacing w:after="280" w:before="280" w:lineRule="auto"/>
                <w:ind w:left="720" w:hanging="360"/>
              </w:pPr>
            </w:pPrChange>
          </w:pPr>
          <w:sdt>
            <w:sdtPr>
              <w:id w:val="987857897"/>
              <w:tag w:val="goog_rdk_1328"/>
            </w:sdtPr>
            <w:sdtContent>
              <w:del w:author="Kanihaa" w:id="9" w:date="2026-09-25T08:48:49Z"/>
              <w:sdt>
                <w:sdtPr>
                  <w:id w:val="1747713859"/>
                  <w:tag w:val="goog_rdk_132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2"/>
                            <w:szCs w:val="22"/>
                          </w:rPr>
                        </w:rPrChange>
                      </w:rPr>
                      <w:delText xml:space="preserve">Sign in or create a Google Cloud account via </w:delText>
                    </w:r>
                  </w:del>
                </w:sdtContent>
              </w:sdt>
              <w:del w:author="Kanihaa" w:id="9" w:date="2026-09-25T08:48:49Z">
                <w:r w:rsidDel="00000000" w:rsidR="00000000" w:rsidRPr="00000000">
                  <w:fldChar w:fldCharType="begin"/>
                </w:r>
                <w:r w:rsidDel="00000000" w:rsidR="00000000" w:rsidRPr="00000000">
                  <w:delInstrText xml:space="preserve">HYPERLINK "http://console.cloud.google.com"</w:delInstrText>
                </w:r>
                <w:r w:rsidDel="00000000" w:rsidR="00000000" w:rsidRPr="00000000">
                  <w:fldChar w:fldCharType="separate"/>
                </w:r>
                <w:sdt>
                  <w:sdtPr>
                    <w:id w:val="-473595731"/>
                    <w:tag w:val="goog_rdk_133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color w:val="1155cc"/>
                            <w:sz w:val="22"/>
                            <w:szCs w:val="22"/>
                            <w:u w:val="single"/>
                          </w:rPr>
                        </w:rPrChange>
                      </w:rPr>
                      <w:delText xml:space="preserve">console</w:delText>
                    </w:r>
                  </w:sdtContent>
                </w:sdt>
                <w:r w:rsidDel="00000000" w:rsidR="00000000" w:rsidRPr="00000000">
                  <w:fldChar w:fldCharType="end"/>
                </w:r>
                <w:r w:rsidDel="00000000" w:rsidR="00000000" w:rsidRPr="00000000">
                  <w:fldChar w:fldCharType="begin"/>
                </w:r>
                <w:r w:rsidDel="00000000" w:rsidR="00000000" w:rsidRPr="00000000">
                  <w:delInstrText xml:space="preserve">HYPERLINK "http://console.cloud.google.com"</w:delInstrText>
                </w:r>
                <w:r w:rsidDel="00000000" w:rsidR="00000000" w:rsidRPr="00000000">
                  <w:fldChar w:fldCharType="separate"/>
                </w:r>
                <w:sdt>
                  <w:sdtPr>
                    <w:id w:val="374950799"/>
                    <w:tag w:val="goog_rdk_133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color w:val="1155cc"/>
                            <w:sz w:val="22"/>
                            <w:szCs w:val="22"/>
                            <w:u w:val="single"/>
                          </w:rPr>
                        </w:rPrChange>
                      </w:rPr>
                      <w:delText xml:space="preserve">.cloud.google.co</w:delText>
                    </w:r>
                  </w:sdtContent>
                </w:sdt>
                <w:r w:rsidDel="00000000" w:rsidR="00000000" w:rsidRPr="00000000">
                  <w:fldChar w:fldCharType="end"/>
                </w:r>
              </w:del>
            </w:sdtContent>
          </w:sdt>
          <w:sdt>
            <w:sdtPr>
              <w:id w:val="984328399"/>
              <w:tag w:val="goog_rdk_1332"/>
            </w:sdtPr>
            <w:sdtContent>
              <w:ins w:author="Sridhar R" w:id="154" w:date="2026-09-22T14:51:45Z">
                <w:sdt>
                  <w:sdtPr>
                    <w:id w:val="-1481969522"/>
                    <w:tag w:val="goog_rdk_1333"/>
                  </w:sdtPr>
                  <w:sdtContent>
                    <w:del w:author="Kanihaa" w:id="9" w:date="2026-09-25T08:48:49Z">
                      <w:r w:rsidDel="00000000" w:rsidR="00000000" w:rsidRPr="00000000">
                        <w:fldChar w:fldCharType="begin"/>
                      </w:r>
                      <w:r w:rsidDel="00000000" w:rsidR="00000000" w:rsidRPr="00000000">
                        <w:delInstrText xml:space="preserve">HYPERLINK "http://console.cloud.google.com"</w:delInstrText>
                      </w:r>
                      <w:r w:rsidDel="00000000" w:rsidR="00000000" w:rsidRPr="00000000">
                        <w:fldChar w:fldCharType="separate"/>
                      </w:r>
                      <w:sdt>
                        <w:sdtPr>
                          <w:id w:val="51282217"/>
                          <w:tag w:val="goog_rdk_133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color w:val="1155cc"/>
                                  <w:sz w:val="22"/>
                                  <w:szCs w:val="22"/>
                                  <w:u w:val="single"/>
                                </w:rPr>
                              </w:rPrChange>
                            </w:rPr>
                            <w:delText xml:space="preserve">console</w:delText>
                          </w:r>
                        </w:sdtContent>
                      </w:sdt>
                      <w:r w:rsidDel="00000000" w:rsidR="00000000" w:rsidRPr="00000000">
                        <w:fldChar w:fldCharType="end"/>
                      </w:r>
                    </w:del>
                  </w:sdtContent>
                </w:sdt>
              </w:ins>
            </w:sdtContent>
          </w:sdt>
          <w:sdt>
            <w:sdtPr>
              <w:id w:val="53148047"/>
              <w:tag w:val="goog_rdk_1335"/>
            </w:sdtPr>
            <w:sdtContent>
              <w:del w:author="Kanihaa" w:id="9" w:date="2026-09-25T08:48:49Z">
                <w:r w:rsidDel="00000000" w:rsidR="00000000" w:rsidRPr="00000000">
                  <w:fldChar w:fldCharType="begin"/>
                </w:r>
                <w:r w:rsidDel="00000000" w:rsidR="00000000" w:rsidRPr="00000000">
                  <w:delInstrText xml:space="preserve">HYPERLINK "http://console.cloud.google.com"</w:delInstrText>
                </w:r>
                <w:r w:rsidDel="00000000" w:rsidR="00000000" w:rsidRPr="00000000">
                  <w:fldChar w:fldCharType="separate"/>
                </w:r>
                <w:sdt>
                  <w:sdtPr>
                    <w:id w:val="658716119"/>
                    <w:tag w:val="goog_rdk_133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color w:val="1155cc"/>
                            <w:sz w:val="22"/>
                            <w:szCs w:val="22"/>
                            <w:u w:val="single"/>
                          </w:rPr>
                        </w:rPrChange>
                      </w:rPr>
                      <w:delText xml:space="preserve">m</w:delText>
                    </w:r>
                  </w:sdtContent>
                </w:sdt>
                <w:r w:rsidDel="00000000" w:rsidR="00000000" w:rsidRPr="00000000">
                  <w:fldChar w:fldCharType="end"/>
                </w:r>
              </w:del>
              <w:sdt>
                <w:sdtPr>
                  <w:id w:val="1213804088"/>
                  <w:tag w:val="goog_rdk_133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2"/>
                            <w:szCs w:val="22"/>
                          </w:rPr>
                        </w:rPrChange>
                      </w:rPr>
                      <w:delText xml:space="preserve">.</w:delText>
                    </w:r>
                  </w:del>
                </w:sdtContent>
              </w:sdt>
              <w:del w:author="Kanihaa" w:id="9" w:date="2026-09-25T08:48:49Z"/>
            </w:sdtContent>
          </w:sdt>
          <w:sdt>
            <w:sdtPr>
              <w:id w:val="-2009043257"/>
              <w:tag w:val="goog_rdk_1338"/>
            </w:sdtPr>
            <w:sdtContent>
              <w:ins w:author="Anonymous" w:id="155" w:date="2026-09-22T11:36:18Z">
                <w:sdt>
                  <w:sdtPr>
                    <w:id w:val="2004164953"/>
                    <w:tag w:val="goog_rdk_1339"/>
                  </w:sdtPr>
                  <w:sdtContent>
                    <w:del w:author="Kanihaa" w:id="9" w:date="2026-09-25T08:48:49Z"/>
                  </w:sdtContent>
                </w:sdt>
              </w:ins>
              <w:sdt>
                <w:sdtPr>
                  <w:id w:val="1074453552"/>
                  <w:tag w:val="goog_rdk_1340"/>
                </w:sdtPr>
                <w:sdtContent>
                  <w:ins w:author="Anonymous" w:id="155" w:date="2026-09-22T11:36:1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2"/>
                              <w:szCs w:val="22"/>
                            </w:rPr>
                          </w:rPrChange>
                        </w:rPr>
                        <w:tab/>
                      </w:r>
                    </w:del>
                  </w:ins>
                </w:sdtContent>
              </w:sdt>
              <w:ins w:author="Anonymous" w:id="155" w:date="2026-09-22T11:36:18Z">
                <w:del w:author="Kanihaa" w:id="9" w:date="2026-09-25T08:48:49Z"/>
              </w:ins>
            </w:sdtContent>
          </w:sdt>
          <w:sdt>
            <w:sdtPr>
              <w:id w:val="-787313807"/>
              <w:tag w:val="goog_rdk_1341"/>
            </w:sdtPr>
            <w:sdtContent>
              <w:del w:author="Kanihaa" w:id="9" w:date="2026-09-25T08:48:49Z"/>
              <w:sdt>
                <w:sdtPr>
                  <w:id w:val="-257952619"/>
                  <w:tag w:val="goog_rdk_1342"/>
                </w:sdtPr>
                <w:sdtContent>
                  <w:del w:author="Kanihaa" w:id="9" w:date="2026-09-25T08:48:49Z">
                    <w:r w:rsidDel="00000000" w:rsidR="00000000" w:rsidRPr="00000000">
                      <w:rPr>
                        <w:rtl w:val="0"/>
                      </w:rPr>
                    </w:r>
                  </w:del>
                </w:sdtContent>
              </w:sdt>
              <w:del w:author="Kanihaa" w:id="9" w:date="2026-09-25T08:48:49Z"/>
            </w:sdtContent>
          </w:sdt>
        </w:p>
      </w:sdtContent>
    </w:sdt>
    <w:sdt>
      <w:sdtPr>
        <w:id w:val="1550247984"/>
        <w:tag w:val="goog_rdk_1351"/>
      </w:sdtPr>
      <w:sdtContent>
        <w:p w:rsidR="00000000" w:rsidDel="00000000" w:rsidP="00000000" w:rsidRDefault="00000000" w:rsidRPr="00000000" w14:paraId="000000AC">
          <w:pPr>
            <w:pStyle w:val="Heading3"/>
            <w:spacing w:after="280" w:before="280" w:lineRule="auto"/>
            <w:ind w:left="720" w:firstLine="0"/>
            <w:rPr>
              <w:del w:author="Kanihaa" w:id="9" w:date="2026-09-25T08:48:49Z"/>
              <w:strike w:val="1"/>
              <w:rPrChange w:author="Sushanth G.k" w:id="157" w:date="2026-09-24T07:06:28Z">
                <w:rPr>
                  <w:rFonts w:ascii="Cambria" w:cs="Cambria" w:eastAsia="Cambria" w:hAnsi="Cambria"/>
                  <w:b w:val="0"/>
                  <w:bCs w:val="0"/>
                  <w:sz w:val="22"/>
                  <w:szCs w:val="22"/>
                </w:rPr>
              </w:rPrChange>
            </w:rPr>
            <w:pPrChange w:author="Sushanth G.k" w:id="0" w:date="2026-09-24T07:06:28Z">
              <w:pPr>
                <w:pStyle w:val="Heading3"/>
                <w:spacing w:after="280" w:before="280" w:lineRule="auto"/>
                <w:ind w:left="720" w:firstLine="0"/>
              </w:pPr>
            </w:pPrChange>
          </w:pPr>
          <w:sdt>
            <w:sdtPr>
              <w:id w:val="-676755672"/>
              <w:tag w:val="goog_rdk_1344"/>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0"/>
                        <w:bCs w:val="0"/>
                        <w:sz w:val="24"/>
                        <w:szCs w:val="24"/>
                      </w:rPr>
                    </w:rPrChange>
                  </w:rPr>
                  <w:drawing>
                    <wp:inline distB="114300" distT="114300" distL="114300" distR="114300">
                      <wp:extent cx="5731200" cy="2717800"/>
                      <wp:effectExtent b="0" l="0" r="0" t="0"/>
                      <wp:docPr id="265"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5731200" cy="2717800"/>
                              </a:xfrm>
                              <a:prstGeom prst="rect"/>
                              <a:ln/>
                            </pic:spPr>
                          </pic:pic>
                        </a:graphicData>
                      </a:graphic>
                    </wp:inline>
                  </w:drawing>
                </w:r>
              </w:del>
              <w:sdt>
                <w:sdtPr>
                  <w:id w:val="-19628269"/>
                  <w:tag w:val="goog_rdk_134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2"/>
                            <w:szCs w:val="22"/>
                          </w:rPr>
                        </w:rPrChange>
                      </w:rPr>
                      <w:br w:type="textWrapping"/>
                    </w:r>
                  </w:del>
                </w:sdtContent>
              </w:sdt>
              <w:del w:author="Kanihaa" w:id="9" w:date="2026-09-25T08:48:49Z"/>
            </w:sdtContent>
          </w:sdt>
          <w:sdt>
            <w:sdtPr>
              <w:id w:val="-1287190484"/>
              <w:tag w:val="goog_rdk_1346"/>
            </w:sdtPr>
            <w:sdtContent>
              <w:ins w:author="Mohammed Saad" w:id="156" w:date="2026-09-23T10:50:47Z">
                <w:sdt>
                  <w:sdtPr>
                    <w:id w:val="1287835077"/>
                    <w:tag w:val="goog_rdk_1347"/>
                  </w:sdtPr>
                  <w:sdtContent>
                    <w:del w:author="Kanihaa" w:id="9" w:date="2026-09-25T08:48:49Z"/>
                  </w:sdtContent>
                </w:sdt>
              </w:ins>
              <w:sdt>
                <w:sdtPr>
                  <w:id w:val="-1776717141"/>
                  <w:tag w:val="goog_rdk_1348"/>
                </w:sdtPr>
                <w:sdtContent>
                  <w:ins w:author="Mohammed Saad" w:id="156" w:date="2026-09-23T10:50:4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2"/>
                              <w:szCs w:val="22"/>
                            </w:rPr>
                          </w:rPrChange>
                        </w:rPr>
                        <w:delText xml:space="preserve">i</w:delText>
                      </w:r>
                    </w:del>
                  </w:ins>
                </w:sdtContent>
              </w:sdt>
              <w:ins w:author="Mohammed Saad" w:id="156" w:date="2026-09-23T10:50:47Z">
                <w:del w:author="Kanihaa" w:id="9" w:date="2026-09-25T08:48:49Z"/>
              </w:ins>
            </w:sdtContent>
          </w:sdt>
          <w:sdt>
            <w:sdtPr>
              <w:id w:val="1375405856"/>
              <w:tag w:val="goog_rdk_1349"/>
            </w:sdtPr>
            <w:sdtContent>
              <w:del w:author="Kanihaa" w:id="9" w:date="2026-09-25T08:48:49Z"/>
              <w:sdt>
                <w:sdtPr>
                  <w:id w:val="55287720"/>
                  <w:tag w:val="goog_rdk_1350"/>
                </w:sdtPr>
                <w:sdtContent>
                  <w:del w:author="Kanihaa" w:id="9" w:date="2026-09-25T08:48:49Z">
                    <w:r w:rsidDel="00000000" w:rsidR="00000000" w:rsidRPr="00000000">
                      <w:rPr>
                        <w:rtl w:val="0"/>
                      </w:rPr>
                    </w:r>
                  </w:del>
                </w:sdtContent>
              </w:sdt>
              <w:del w:author="Kanihaa" w:id="9" w:date="2026-09-25T08:48:49Z"/>
            </w:sdtContent>
          </w:sdt>
        </w:p>
      </w:sdtContent>
    </w:sdt>
    <w:sdt>
      <w:sdtPr>
        <w:id w:val="-929505019"/>
        <w:tag w:val="goog_rdk_1359"/>
      </w:sdtPr>
      <w:sdtContent>
        <w:p w:rsidR="00000000" w:rsidDel="00000000" w:rsidP="00000000" w:rsidRDefault="00000000" w:rsidRPr="00000000" w14:paraId="000000AD">
          <w:pPr>
            <w:pStyle w:val="Heading3"/>
            <w:numPr>
              <w:ilvl w:val="0"/>
              <w:numId w:val="29"/>
            </w:numPr>
            <w:spacing w:after="280" w:before="280" w:lineRule="auto"/>
            <w:ind w:left="720" w:hanging="360"/>
            <w:rPr>
              <w:del w:author="Kanihaa" w:id="9" w:date="2026-09-25T08:48:49Z"/>
              <w:rFonts w:ascii="Cambria" w:cs="Cambria" w:eastAsia="Cambria" w:hAnsi="Cambria"/>
              <w:b w:val="0"/>
              <w:bCs w:val="0"/>
              <w:i w:val="1"/>
              <w:iCs w:val="1"/>
              <w:sz w:val="22"/>
              <w:szCs w:val="22"/>
              <w:rPrChange w:author="Kavinilavu" w:id="97" w:date="2026-09-24T05:18:57Z">
                <w:rPr>
                  <w:rFonts w:ascii="Cambria" w:cs="Cambria" w:eastAsia="Cambria" w:hAnsi="Cambria"/>
                  <w:b w:val="0"/>
                  <w:bCs w:val="0"/>
                  <w:sz w:val="22"/>
                  <w:szCs w:val="22"/>
                </w:rPr>
              </w:rPrChange>
            </w:rPr>
            <w:pPrChange w:author="Kavinilavu" w:id="0" w:date="2026-09-24T05:18:57Z">
              <w:pPr>
                <w:pStyle w:val="Heading3"/>
                <w:numPr>
                  <w:ilvl w:val="0"/>
                  <w:numId w:val="29"/>
                </w:numPr>
                <w:spacing w:after="280" w:before="280" w:lineRule="auto"/>
                <w:ind w:left="720" w:hanging="360"/>
              </w:pPr>
            </w:pPrChange>
          </w:pPr>
          <w:sdt>
            <w:sdtPr>
              <w:id w:val="953283804"/>
              <w:tag w:val="goog_rdk_1354"/>
            </w:sdtPr>
            <w:sdtContent>
              <w:ins w:author="Nivetha 2008" w:id="158" w:date="2026-09-22T12:33:28Z">
                <w:sdt>
                  <w:sdtPr>
                    <w:id w:val="1219006637"/>
                    <w:tag w:val="goog_rdk_1355"/>
                  </w:sdtPr>
                  <w:sdtContent>
                    <w:del w:author="Kanihaa" w:id="9" w:date="2026-09-25T08:48:49Z"/>
                  </w:sdtContent>
                </w:sdt>
              </w:ins>
              <w:sdt>
                <w:sdtPr>
                  <w:id w:val="1706041477"/>
                  <w:tag w:val="goog_rdk_1356"/>
                </w:sdtPr>
                <w:sdtContent>
                  <w:ins w:author="Nivetha 2008" w:id="158" w:date="2026-09-22T12:33:2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2"/>
                              <w:szCs w:val="22"/>
                            </w:rPr>
                          </w:rPrChange>
                        </w:rPr>
                        <w:delText xml:space="preserve"> </w:delText>
                      </w:r>
                    </w:del>
                  </w:ins>
                </w:sdtContent>
              </w:sdt>
              <w:ins w:author="Nivetha 2008" w:id="158" w:date="2026-09-22T12:33:28Z">
                <w:del w:author="Kanihaa" w:id="9" w:date="2026-09-25T08:48:49Z"/>
              </w:ins>
            </w:sdtContent>
          </w:sdt>
          <w:sdt>
            <w:sdtPr>
              <w:id w:val="-261536706"/>
              <w:tag w:val="goog_rdk_1357"/>
            </w:sdtPr>
            <w:sdtContent>
              <w:del w:author="Kanihaa" w:id="9" w:date="2026-09-25T08:48:49Z"/>
              <w:sdt>
                <w:sdtPr>
                  <w:id w:val="-2035978679"/>
                  <w:tag w:val="goog_rdk_135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2"/>
                            <w:szCs w:val="22"/>
                          </w:rPr>
                        </w:rPrChange>
                      </w:rPr>
                      <w:delText xml:space="preserve">Accept all terms and conditions and click on Get API key </w:delText>
                    </w:r>
                  </w:del>
                </w:sdtContent>
              </w:sdt>
              <w:del w:author="Kanihaa" w:id="9" w:date="2026-09-25T08:48:49Z"/>
            </w:sdtContent>
          </w:sdt>
        </w:p>
      </w:sdtContent>
    </w:sdt>
    <w:sdt>
      <w:sdtPr>
        <w:id w:val="-2126560837"/>
        <w:tag w:val="goog_rdk_1362"/>
      </w:sdtPr>
      <w:sdtContent>
        <w:p w:rsidR="00000000" w:rsidDel="00000000" w:rsidP="00000000" w:rsidRDefault="00000000" w:rsidRPr="00000000" w14:paraId="000000AE">
          <w:pPr>
            <w:pStyle w:val="Heading1"/>
            <w:spacing w:after="280" w:before="28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sz w:val="22"/>
                  <w:szCs w:val="22"/>
                </w:rPr>
              </w:rPrChange>
            </w:rPr>
            <w:pPrChange w:author="Gayathri" w:id="0" w:date="2026-09-24T05:13:41Z">
              <w:pPr>
                <w:pStyle w:val="Heading3"/>
                <w:spacing w:after="280" w:before="280" w:lineRule="auto"/>
                <w:ind w:left="720" w:firstLine="0"/>
              </w:pPr>
            </w:pPrChange>
          </w:pPr>
          <w:sdt>
            <w:sdtPr>
              <w:id w:val="1112203629"/>
              <w:tag w:val="goog_rdk_1360"/>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0"/>
                        <w:bCs w:val="0"/>
                        <w:sz w:val="22"/>
                        <w:szCs w:val="22"/>
                      </w:rPr>
                    </w:rPrChange>
                  </w:rPr>
                  <w:drawing>
                    <wp:inline distB="114300" distT="114300" distL="114300" distR="114300">
                      <wp:extent cx="5731200" cy="2806700"/>
                      <wp:effectExtent b="0" l="0" r="0" t="0"/>
                      <wp:docPr id="264" name="image56.png"/>
                      <a:graphic>
                        <a:graphicData uri="http://schemas.openxmlformats.org/drawingml/2006/picture">
                          <pic:pic>
                            <pic:nvPicPr>
                              <pic:cNvPr id="0" name="image56.png"/>
                              <pic:cNvPicPr preferRelativeResize="0"/>
                            </pic:nvPicPr>
                            <pic:blipFill>
                              <a:blip r:embed="rId14"/>
                              <a:srcRect b="0" l="0" r="0" t="0"/>
                              <a:stretch>
                                <a:fillRect/>
                              </a:stretch>
                            </pic:blipFill>
                            <pic:spPr>
                              <a:xfrm>
                                <a:off x="0" y="0"/>
                                <a:ext cx="5731200" cy="2806700"/>
                              </a:xfrm>
                              <a:prstGeom prst="rect"/>
                              <a:ln/>
                            </pic:spPr>
                          </pic:pic>
                        </a:graphicData>
                      </a:graphic>
                    </wp:inline>
                  </w:drawing>
                </w:r>
              </w:del>
              <w:sdt>
                <w:sdtPr>
                  <w:id w:val="-762876838"/>
                  <w:tag w:val="goog_rdk_136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2"/>
                            <w:szCs w:val="22"/>
                          </w:rPr>
                        </w:rPrChange>
                      </w:rPr>
                      <w:br w:type="textWrapping"/>
                    </w:r>
                  </w:del>
                </w:sdtContent>
              </w:sdt>
              <w:del w:author="Kanihaa" w:id="9" w:date="2026-09-25T08:48:49Z"/>
            </w:sdtContent>
          </w:sdt>
        </w:p>
      </w:sdtContent>
    </w:sdt>
    <w:sdt>
      <w:sdtPr>
        <w:id w:val="439333661"/>
        <w:tag w:val="goog_rdk_1374"/>
      </w:sdtPr>
      <w:sdtContent>
        <w:p w:rsidR="00000000" w:rsidDel="00000000" w:rsidP="00000000" w:rsidRDefault="00000000" w:rsidRPr="00000000" w14:paraId="000000AF">
          <w:pPr>
            <w:numPr>
              <w:ilvl w:val="0"/>
              <w:numId w:val="31"/>
            </w:numPr>
            <w:spacing w:after="240" w:before="240" w:line="240" w:lineRule="auto"/>
            <w:ind w:left="720" w:hanging="360"/>
            <w:rPr>
              <w:del w:author="Kanihaa" w:id="9" w:date="2026-09-25T08:48:49Z"/>
              <w:rFonts w:ascii="Cambria" w:cs="Cambria" w:eastAsia="Cambria" w:hAnsi="Cambria"/>
              <w:b w:val="0"/>
              <w:bCs w:val="0"/>
              <w:i w:val="1"/>
              <w:iCs w:val="1"/>
              <w:sz w:val="24"/>
              <w:szCs w:val="24"/>
              <w:rPrChange w:author="Kavinilavu" w:id="97" w:date="2026-09-24T05:18:57Z">
                <w:rPr>
                  <w:rFonts w:ascii="Cambria" w:cs="Cambria" w:eastAsia="Cambria" w:hAnsi="Cambria"/>
                  <w:b w:val="0"/>
                  <w:bCs w:val="0"/>
                  <w:sz w:val="24"/>
                  <w:szCs w:val="24"/>
                </w:rPr>
              </w:rPrChange>
            </w:rPr>
            <w:pPrChange w:author="Kavinilavu" w:id="0" w:date="2026-09-24T05:18:57Z">
              <w:pPr>
                <w:numPr>
                  <w:ilvl w:val="0"/>
                  <w:numId w:val="31"/>
                </w:numPr>
                <w:spacing w:after="240" w:before="240" w:line="240" w:lineRule="auto"/>
                <w:ind w:left="720" w:hanging="360"/>
              </w:pPr>
            </w:pPrChange>
          </w:pPr>
          <w:sdt>
            <w:sdtPr>
              <w:id w:val="335545122"/>
              <w:tag w:val="goog_rdk_1363"/>
            </w:sdtPr>
            <w:sdtContent>
              <w:del w:author="Kanihaa" w:id="9" w:date="2026-09-25T08:48:49Z"/>
              <w:sdt>
                <w:sdtPr>
                  <w:id w:val="-266408233"/>
                  <w:tag w:val="goog_rdk_136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You will get trending models here you can select the model here or you can set the model by </w:delText>
                    </w:r>
                  </w:del>
                </w:sdtContent>
              </w:sdt>
              <w:del w:author="Kanihaa" w:id="9" w:date="2026-09-25T08:48:49Z"/>
            </w:sdtContent>
          </w:sdt>
          <w:sdt>
            <w:sdtPr>
              <w:id w:val="-140424417"/>
              <w:tag w:val="goog_rdk_1365"/>
            </w:sdtPr>
            <w:sdtContent>
              <w:ins w:author="SPILEO" w:id="159" w:date="2026-09-23T13:58:47Z">
                <w:sdt>
                  <w:sdtPr>
                    <w:id w:val="427443841"/>
                    <w:tag w:val="goog_rdk_1366"/>
                  </w:sdtPr>
                  <w:sdtContent>
                    <w:del w:author="Kanihaa" w:id="9" w:date="2026-09-25T08:48:49Z"/>
                  </w:sdtContent>
                </w:sdt>
              </w:ins>
              <w:sdt>
                <w:sdtPr>
                  <w:id w:val="-1918557507"/>
                  <w:tag w:val="goog_rdk_1367"/>
                </w:sdtPr>
                <w:sdtContent>
                  <w:ins w:author="SPILEO" w:id="159" w:date="2026-09-23T13:58:4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going </w:delText>
                      </w:r>
                    </w:del>
                  </w:ins>
                </w:sdtContent>
              </w:sdt>
              <w:ins w:author="SPILEO" w:id="159" w:date="2026-09-23T13:58:47Z">
                <w:del w:author="Kanihaa" w:id="9" w:date="2026-09-25T08:48:49Z">
                  <w:sdt>
                    <w:sdtPr>
                      <w:id w:val="217203158"/>
                      <w:tag w:val="goog_rdk_136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to</w:delText>
                      </w:r>
                    </w:sdtContent>
                  </w:sdt>
                </w:del>
              </w:ins>
            </w:sdtContent>
          </w:sdt>
          <w:sdt>
            <w:sdtPr>
              <w:id w:val="504116485"/>
              <w:tag w:val="goog_rdk_1369"/>
            </w:sdtPr>
            <w:sdtContent>
              <w:del w:author="Kanihaa" w:id="9" w:date="2026-09-25T08:48:49Z"/>
              <w:sdt>
                <w:sdtPr>
                  <w:id w:val="892096707"/>
                  <w:tag w:val="goog_rdk_137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go</w:delText>
                    </w:r>
                  </w:del>
                </w:sdtContent>
              </w:sdt>
              <w:del w:author="Kanihaa" w:id="9" w:date="2026-09-25T08:48:49Z">
                <w:sdt>
                  <w:sdtPr>
                    <w:id w:val="-753810515"/>
                    <w:tag w:val="goog_rdk_137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to</w:delText>
                    </w:r>
                  </w:sdtContent>
                </w:sdt>
                <w:sdt>
                  <w:sdtPr>
                    <w:id w:val="-332869528"/>
                    <w:tag w:val="goog_rdk_137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the API Documentation.</w:delText>
                    </w:r>
                  </w:sdtContent>
                </w:sdt>
                <w:sdt>
                  <w:sdtPr>
                    <w:id w:val="1152420654"/>
                    <w:tag w:val="goog_rdk_1373"/>
                  </w:sdtPr>
                  <w:sdtContent>
                    <w:r w:rsidDel="00000000" w:rsidR="00000000" w:rsidRPr="00000000">
                      <w:rPr>
                        <w:rtl w:val="0"/>
                      </w:rPr>
                    </w:r>
                  </w:sdtContent>
                </w:sdt>
              </w:del>
            </w:sdtContent>
          </w:sdt>
        </w:p>
      </w:sdtContent>
    </w:sdt>
    <w:sdt>
      <w:sdtPr>
        <w:id w:val="-1666457840"/>
        <w:tag w:val="goog_rdk_1382"/>
      </w:sdtPr>
      <w:sdtContent>
        <w:p w:rsidR="00000000" w:rsidDel="00000000" w:rsidP="00000000" w:rsidRDefault="00000000" w:rsidRPr="00000000" w14:paraId="000000B0">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ind w:left="720" w:firstLine="0"/>
              </w:pPr>
            </w:pPrChange>
          </w:pPr>
          <w:sdt>
            <w:sdtPr>
              <w:id w:val="-557355722"/>
              <w:tag w:val="goog_rdk_1377"/>
            </w:sdtPr>
            <w:sdtContent>
              <w:ins w:author="Mrs Sowmiya" w:id="160" w:date="2026-09-22T05:48:12Z">
                <w:sdt>
                  <w:sdtPr>
                    <w:id w:val="1149998420"/>
                    <w:tag w:val="goog_rdk_1378"/>
                  </w:sdtPr>
                  <w:sdtContent>
                    <w:del w:author="Kanihaa" w:id="9" w:date="2026-09-25T08:48:49Z"/>
                  </w:sdtContent>
                </w:sdt>
              </w:ins>
              <w:sdt>
                <w:sdtPr>
                  <w:id w:val="125731840"/>
                  <w:tag w:val="goog_rdk_1379"/>
                </w:sdtPr>
                <w:sdtContent>
                  <w:ins w:author="Mrs Sowmiya" w:id="160" w:date="2026-09-22T05:48:1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4"/>
                              <w:szCs w:val="24"/>
                            </w:rPr>
                          </w:rPrChange>
                        </w:rPr>
                        <w:delText xml:space="preserve">     </w:delText>
                      </w:r>
                    </w:del>
                  </w:ins>
                </w:sdtContent>
              </w:sdt>
              <w:ins w:author="Mrs Sowmiya" w:id="160" w:date="2026-09-22T05:48:12Z">
                <w:del w:author="Kanihaa" w:id="9" w:date="2026-09-25T08:48:49Z"/>
              </w:ins>
            </w:sdtContent>
          </w:sdt>
          <w:sdt>
            <w:sdtPr>
              <w:id w:val="1682501276"/>
              <w:tag w:val="goog_rdk_1380"/>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31200" cy="4483100"/>
                      <wp:effectExtent b="0" l="0" r="0" t="0"/>
                      <wp:docPr id="267" name="image47.png"/>
                      <a:graphic>
                        <a:graphicData uri="http://schemas.openxmlformats.org/drawingml/2006/picture">
                          <pic:pic>
                            <pic:nvPicPr>
                              <pic:cNvPr id="0" name="image47.png"/>
                              <pic:cNvPicPr preferRelativeResize="0"/>
                            </pic:nvPicPr>
                            <pic:blipFill>
                              <a:blip r:embed="rId15"/>
                              <a:srcRect b="0" l="0" r="0" t="0"/>
                              <a:stretch>
                                <a:fillRect/>
                              </a:stretch>
                            </pic:blipFill>
                            <pic:spPr>
                              <a:xfrm>
                                <a:off x="0" y="0"/>
                                <a:ext cx="5731200" cy="4483100"/>
                              </a:xfrm>
                              <a:prstGeom prst="rect"/>
                              <a:ln/>
                            </pic:spPr>
                          </pic:pic>
                        </a:graphicData>
                      </a:graphic>
                    </wp:inline>
                  </w:drawing>
                </w:r>
              </w:del>
              <w:sdt>
                <w:sdtPr>
                  <w:id w:val="-938449076"/>
                  <w:tag w:val="goog_rdk_138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sdtContent>
              </w:sdt>
              <w:del w:author="Kanihaa" w:id="9" w:date="2026-09-25T08:48:49Z"/>
            </w:sdtContent>
          </w:sdt>
        </w:p>
      </w:sdtContent>
    </w:sdt>
    <w:sdt>
      <w:sdtPr>
        <w:id w:val="1843213763"/>
        <w:tag w:val="goog_rdk_1385"/>
      </w:sdtPr>
      <w:sdtContent>
        <w:p w:rsidR="00000000" w:rsidDel="00000000" w:rsidP="00000000" w:rsidRDefault="00000000" w:rsidRPr="00000000" w14:paraId="000000B1">
          <w:pPr>
            <w:pStyle w:val="Heading1"/>
            <w:spacing w:after="280" w:before="28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sz w:val="22"/>
                  <w:szCs w:val="22"/>
                </w:rPr>
              </w:rPrChange>
            </w:rPr>
            <w:pPrChange w:author="Gayathri" w:id="0" w:date="2026-09-24T05:13:41Z">
              <w:pPr>
                <w:pStyle w:val="Heading3"/>
                <w:spacing w:after="280" w:before="280" w:lineRule="auto"/>
                <w:ind w:left="0" w:firstLine="0"/>
              </w:pPr>
            </w:pPrChange>
          </w:pPr>
          <w:sdt>
            <w:sdtPr>
              <w:id w:val="2074252551"/>
              <w:tag w:val="goog_rdk_1383"/>
            </w:sdtPr>
            <w:sdtContent>
              <w:del w:author="Kanihaa" w:id="9" w:date="2026-09-25T08:48:49Z"/>
              <w:sdt>
                <w:sdtPr>
                  <w:id w:val="2091465694"/>
                  <w:tag w:val="goog_rdk_1384"/>
                </w:sdtPr>
                <w:sdtContent>
                  <w:del w:author="Kanihaa" w:id="9" w:date="2026-09-25T08:48:49Z">
                    <w:r w:rsidDel="00000000" w:rsidR="00000000" w:rsidRPr="00000000">
                      <w:rPr>
                        <w:rtl w:val="0"/>
                      </w:rPr>
                    </w:r>
                  </w:del>
                </w:sdtContent>
              </w:sdt>
              <w:del w:author="Kanihaa" w:id="9" w:date="2026-09-25T08:48:49Z">
                <w:bookmarkStart w:colFirst="0" w:colLast="0" w:name="_heading=h.beax3lvk7q6n" w:id="32"/>
                <w:bookmarkEnd w:id="32"/>
              </w:del>
            </w:sdtContent>
          </w:sdt>
        </w:p>
      </w:sdtContent>
    </w:sdt>
    <w:sdt>
      <w:sdtPr>
        <w:id w:val="-1038462239"/>
        <w:tag w:val="goog_rdk_1388"/>
      </w:sdtPr>
      <w:sdtContent>
        <w:p w:rsidR="00000000" w:rsidDel="00000000" w:rsidP="00000000" w:rsidRDefault="00000000" w:rsidRPr="00000000" w14:paraId="000000B2">
          <w:pPr>
            <w:pStyle w:val="Heading1"/>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pPrChange>
          </w:pPr>
          <w:sdt>
            <w:sdtPr>
              <w:id w:val="-1332103693"/>
              <w:tag w:val="goog_rdk_1386"/>
            </w:sdtPr>
            <w:sdtContent>
              <w:del w:author="Kanihaa" w:id="9" w:date="2026-09-25T08:48:49Z"/>
              <w:sdt>
                <w:sdtPr>
                  <w:id w:val="11436487"/>
                  <w:tag w:val="goog_rdk_1387"/>
                </w:sdtPr>
                <w:sdtContent>
                  <w:del w:author="Kanihaa" w:id="9" w:date="2026-09-25T08:48:49Z">
                    <w:r w:rsidDel="00000000" w:rsidR="00000000" w:rsidRPr="00000000">
                      <w:rPr>
                        <w:rtl w:val="0"/>
                      </w:rPr>
                    </w:r>
                  </w:del>
                </w:sdtContent>
              </w:sdt>
              <w:del w:author="Kanihaa" w:id="9" w:date="2026-09-25T08:48:49Z"/>
            </w:sdtContent>
          </w:sdt>
        </w:p>
      </w:sdtContent>
    </w:sdt>
    <w:sdt>
      <w:sdtPr>
        <w:id w:val="-2031543025"/>
        <w:tag w:val="goog_rdk_1391"/>
      </w:sdtPr>
      <w:sdtContent>
        <w:p w:rsidR="00000000" w:rsidDel="00000000" w:rsidP="00000000" w:rsidRDefault="00000000" w:rsidRPr="00000000" w14:paraId="000000B3">
          <w:pPr>
            <w:pStyle w:val="Heading1"/>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pPrChange>
          </w:pPr>
          <w:sdt>
            <w:sdtPr>
              <w:id w:val="-2134967949"/>
              <w:tag w:val="goog_rdk_1389"/>
            </w:sdtPr>
            <w:sdtContent>
              <w:del w:author="Kanihaa" w:id="9" w:date="2026-09-25T08:48:49Z"/>
              <w:sdt>
                <w:sdtPr>
                  <w:id w:val="-622642606"/>
                  <w:tag w:val="goog_rdk_1390"/>
                </w:sdtPr>
                <w:sdtContent>
                  <w:del w:author="Kanihaa" w:id="9" w:date="2026-09-25T08:48:49Z">
                    <w:r w:rsidDel="00000000" w:rsidR="00000000" w:rsidRPr="00000000">
                      <w:rPr>
                        <w:rtl w:val="0"/>
                      </w:rPr>
                    </w:r>
                  </w:del>
                </w:sdtContent>
              </w:sdt>
              <w:del w:author="Kanihaa" w:id="9" w:date="2026-09-25T08:48:49Z"/>
            </w:sdtContent>
          </w:sdt>
        </w:p>
      </w:sdtContent>
    </w:sdt>
    <w:sdt>
      <w:sdtPr>
        <w:id w:val="-1954014037"/>
        <w:tag w:val="goog_rdk_1394"/>
      </w:sdtPr>
      <w:sdtContent>
        <w:p w:rsidR="00000000" w:rsidDel="00000000" w:rsidP="00000000" w:rsidRDefault="00000000" w:rsidRPr="00000000" w14:paraId="000000B4">
          <w:pPr>
            <w:pStyle w:val="Heading1"/>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pPrChange>
          </w:pPr>
          <w:sdt>
            <w:sdtPr>
              <w:id w:val="1409695349"/>
              <w:tag w:val="goog_rdk_1392"/>
            </w:sdtPr>
            <w:sdtContent>
              <w:del w:author="Kanihaa" w:id="9" w:date="2026-09-25T08:48:49Z"/>
              <w:sdt>
                <w:sdtPr>
                  <w:id w:val="878717984"/>
                  <w:tag w:val="goog_rdk_1393"/>
                </w:sdtPr>
                <w:sdtContent>
                  <w:del w:author="Kanihaa" w:id="9" w:date="2026-09-25T08:48:49Z">
                    <w:r w:rsidDel="00000000" w:rsidR="00000000" w:rsidRPr="00000000">
                      <w:rPr>
                        <w:rtl w:val="0"/>
                      </w:rPr>
                    </w:r>
                  </w:del>
                </w:sdtContent>
              </w:sdt>
              <w:del w:author="Kanihaa" w:id="9" w:date="2026-09-25T08:48:49Z"/>
            </w:sdtContent>
          </w:sdt>
        </w:p>
      </w:sdtContent>
    </w:sdt>
    <w:sdt>
      <w:sdtPr>
        <w:id w:val="-687420377"/>
        <w:tag w:val="goog_rdk_1397"/>
      </w:sdtPr>
      <w:sdtContent>
        <w:p w:rsidR="00000000" w:rsidDel="00000000" w:rsidP="00000000" w:rsidRDefault="00000000" w:rsidRPr="00000000" w14:paraId="000000B5">
          <w:pPr>
            <w:pStyle w:val="Heading1"/>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pPrChange>
          </w:pPr>
          <w:sdt>
            <w:sdtPr>
              <w:id w:val="14622992"/>
              <w:tag w:val="goog_rdk_1395"/>
            </w:sdtPr>
            <w:sdtContent>
              <w:del w:author="Kanihaa" w:id="9" w:date="2026-09-25T08:48:49Z"/>
              <w:sdt>
                <w:sdtPr>
                  <w:id w:val="1810107625"/>
                  <w:tag w:val="goog_rdk_1396"/>
                </w:sdtPr>
                <w:sdtContent>
                  <w:del w:author="Kanihaa" w:id="9" w:date="2026-09-25T08:48:49Z">
                    <w:r w:rsidDel="00000000" w:rsidR="00000000" w:rsidRPr="00000000">
                      <w:rPr>
                        <w:rtl w:val="0"/>
                      </w:rPr>
                    </w:r>
                  </w:del>
                </w:sdtContent>
              </w:sdt>
              <w:del w:author="Kanihaa" w:id="9" w:date="2026-09-25T08:48:49Z"/>
            </w:sdtContent>
          </w:sdt>
        </w:p>
      </w:sdtContent>
    </w:sdt>
    <w:sdt>
      <w:sdtPr>
        <w:id w:val="1227209460"/>
        <w:tag w:val="goog_rdk_1400"/>
      </w:sdtPr>
      <w:sdtContent>
        <w:p w:rsidR="00000000" w:rsidDel="00000000" w:rsidP="00000000" w:rsidRDefault="00000000" w:rsidRPr="00000000" w14:paraId="000000B6">
          <w:pPr>
            <w:pStyle w:val="Heading1"/>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pPrChange>
          </w:pPr>
          <w:sdt>
            <w:sdtPr>
              <w:id w:val="-9973238"/>
              <w:tag w:val="goog_rdk_1398"/>
            </w:sdtPr>
            <w:sdtContent>
              <w:del w:author="Kanihaa" w:id="9" w:date="2026-09-25T08:48:49Z"/>
              <w:sdt>
                <w:sdtPr>
                  <w:id w:val="-2112979916"/>
                  <w:tag w:val="goog_rdk_1399"/>
                </w:sdtPr>
                <w:sdtContent>
                  <w:del w:author="Kanihaa" w:id="9" w:date="2026-09-25T08:48:49Z">
                    <w:r w:rsidDel="00000000" w:rsidR="00000000" w:rsidRPr="00000000">
                      <w:rPr>
                        <w:rtl w:val="0"/>
                      </w:rPr>
                    </w:r>
                  </w:del>
                </w:sdtContent>
              </w:sdt>
              <w:del w:author="Kanihaa" w:id="9" w:date="2026-09-25T08:48:49Z"/>
            </w:sdtContent>
          </w:sdt>
        </w:p>
      </w:sdtContent>
    </w:sdt>
    <w:sdt>
      <w:sdtPr>
        <w:id w:val="153649308"/>
        <w:tag w:val="goog_rdk_1403"/>
      </w:sdtPr>
      <w:sdtContent>
        <w:p w:rsidR="00000000" w:rsidDel="00000000" w:rsidP="00000000" w:rsidRDefault="00000000" w:rsidRPr="00000000" w14:paraId="000000B7">
          <w:pPr>
            <w:pStyle w:val="Heading1"/>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pPrChange>
          </w:pPr>
          <w:sdt>
            <w:sdtPr>
              <w:id w:val="380910568"/>
              <w:tag w:val="goog_rdk_1401"/>
            </w:sdtPr>
            <w:sdtContent>
              <w:del w:author="Kanihaa" w:id="9" w:date="2026-09-25T08:48:49Z"/>
              <w:sdt>
                <w:sdtPr>
                  <w:id w:val="1661980239"/>
                  <w:tag w:val="goog_rdk_1402"/>
                </w:sdtPr>
                <w:sdtContent>
                  <w:del w:author="Kanihaa" w:id="9" w:date="2026-09-25T08:48:49Z">
                    <w:r w:rsidDel="00000000" w:rsidR="00000000" w:rsidRPr="00000000">
                      <w:rPr>
                        <w:rtl w:val="0"/>
                      </w:rPr>
                    </w:r>
                  </w:del>
                </w:sdtContent>
              </w:sdt>
              <w:del w:author="Kanihaa" w:id="9" w:date="2026-09-25T08:48:49Z"/>
            </w:sdtContent>
          </w:sdt>
        </w:p>
      </w:sdtContent>
    </w:sdt>
    <w:sdt>
      <w:sdtPr>
        <w:id w:val="-1056735514"/>
        <w:tag w:val="goog_rdk_1406"/>
      </w:sdtPr>
      <w:sdtContent>
        <w:p w:rsidR="00000000" w:rsidDel="00000000" w:rsidP="00000000" w:rsidRDefault="00000000" w:rsidRPr="00000000" w14:paraId="000000B8">
          <w:pPr>
            <w:pStyle w:val="Heading1"/>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pPrChange>
          </w:pPr>
          <w:sdt>
            <w:sdtPr>
              <w:id w:val="-194807430"/>
              <w:tag w:val="goog_rdk_1404"/>
            </w:sdtPr>
            <w:sdtContent>
              <w:del w:author="Kanihaa" w:id="9" w:date="2026-09-25T08:48:49Z"/>
              <w:sdt>
                <w:sdtPr>
                  <w:id w:val="1503110806"/>
                  <w:tag w:val="goog_rdk_1405"/>
                </w:sdtPr>
                <w:sdtContent>
                  <w:del w:author="Kanihaa" w:id="9" w:date="2026-09-25T08:48:49Z">
                    <w:r w:rsidDel="00000000" w:rsidR="00000000" w:rsidRPr="00000000">
                      <w:rPr>
                        <w:rtl w:val="0"/>
                      </w:rPr>
                    </w:r>
                  </w:del>
                </w:sdtContent>
              </w:sdt>
              <w:del w:author="Kanihaa" w:id="9" w:date="2026-09-25T08:48:49Z"/>
            </w:sdtContent>
          </w:sdt>
        </w:p>
      </w:sdtContent>
    </w:sdt>
    <w:sdt>
      <w:sdtPr>
        <w:id w:val="1183806449"/>
        <w:tag w:val="goog_rdk_1409"/>
      </w:sdtPr>
      <w:sdtContent>
        <w:p w:rsidR="00000000" w:rsidDel="00000000" w:rsidP="00000000" w:rsidRDefault="00000000" w:rsidRPr="00000000" w14:paraId="000000B9">
          <w:pPr>
            <w:pStyle w:val="Heading1"/>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pPrChange>
          </w:pPr>
          <w:sdt>
            <w:sdtPr>
              <w:id w:val="738041227"/>
              <w:tag w:val="goog_rdk_1407"/>
            </w:sdtPr>
            <w:sdtContent>
              <w:del w:author="Kanihaa" w:id="9" w:date="2026-09-25T08:48:49Z"/>
              <w:sdt>
                <w:sdtPr>
                  <w:id w:val="-435396156"/>
                  <w:tag w:val="goog_rdk_1408"/>
                </w:sdtPr>
                <w:sdtContent>
                  <w:del w:author="Kanihaa" w:id="9" w:date="2026-09-25T08:48:49Z">
                    <w:r w:rsidDel="00000000" w:rsidR="00000000" w:rsidRPr="00000000">
                      <w:rPr>
                        <w:rtl w:val="0"/>
                      </w:rPr>
                    </w:r>
                  </w:del>
                </w:sdtContent>
              </w:sdt>
              <w:del w:author="Kanihaa" w:id="9" w:date="2026-09-25T08:48:49Z"/>
            </w:sdtContent>
          </w:sdt>
        </w:p>
      </w:sdtContent>
    </w:sdt>
    <w:sdt>
      <w:sdtPr>
        <w:id w:val="531422580"/>
        <w:tag w:val="goog_rdk_1412"/>
      </w:sdtPr>
      <w:sdtContent>
        <w:p w:rsidR="00000000" w:rsidDel="00000000" w:rsidP="00000000" w:rsidRDefault="00000000" w:rsidRPr="00000000" w14:paraId="000000BA">
          <w:pPr>
            <w:pStyle w:val="Heading1"/>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pPrChange>
          </w:pPr>
          <w:sdt>
            <w:sdtPr>
              <w:id w:val="-1865168696"/>
              <w:tag w:val="goog_rdk_1410"/>
            </w:sdtPr>
            <w:sdtContent>
              <w:del w:author="Kanihaa" w:id="9" w:date="2026-09-25T08:48:49Z"/>
              <w:sdt>
                <w:sdtPr>
                  <w:id w:val="-866824105"/>
                  <w:tag w:val="goog_rdk_1411"/>
                </w:sdtPr>
                <w:sdtContent>
                  <w:del w:author="Kanihaa" w:id="9" w:date="2026-09-25T08:48:49Z">
                    <w:r w:rsidDel="00000000" w:rsidR="00000000" w:rsidRPr="00000000">
                      <w:rPr>
                        <w:rtl w:val="0"/>
                      </w:rPr>
                    </w:r>
                  </w:del>
                </w:sdtContent>
              </w:sdt>
              <w:del w:author="Kanihaa" w:id="9" w:date="2026-09-25T08:48:49Z"/>
            </w:sdtContent>
          </w:sdt>
        </w:p>
      </w:sdtContent>
    </w:sdt>
    <w:sdt>
      <w:sdtPr>
        <w:id w:val="1098983984"/>
        <w:tag w:val="goog_rdk_1415"/>
      </w:sdtPr>
      <w:sdtContent>
        <w:p w:rsidR="00000000" w:rsidDel="00000000" w:rsidP="00000000" w:rsidRDefault="00000000" w:rsidRPr="00000000" w14:paraId="000000BB">
          <w:pPr>
            <w:pStyle w:val="Heading1"/>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pPrChange>
          </w:pPr>
          <w:sdt>
            <w:sdtPr>
              <w:id w:val="-1168338845"/>
              <w:tag w:val="goog_rdk_1413"/>
            </w:sdtPr>
            <w:sdtContent>
              <w:del w:author="Kanihaa" w:id="9" w:date="2026-09-25T08:48:49Z"/>
              <w:sdt>
                <w:sdtPr>
                  <w:id w:val="1774305546"/>
                  <w:tag w:val="goog_rdk_1414"/>
                </w:sdtPr>
                <w:sdtContent>
                  <w:del w:author="Kanihaa" w:id="9" w:date="2026-09-25T08:48:49Z">
                    <w:r w:rsidDel="00000000" w:rsidR="00000000" w:rsidRPr="00000000">
                      <w:rPr>
                        <w:rtl w:val="0"/>
                      </w:rPr>
                    </w:r>
                  </w:del>
                </w:sdtContent>
              </w:sdt>
              <w:del w:author="Kanihaa" w:id="9" w:date="2026-09-25T08:48:49Z"/>
            </w:sdtContent>
          </w:sdt>
        </w:p>
      </w:sdtContent>
    </w:sdt>
    <w:sdt>
      <w:sdtPr>
        <w:id w:val="-2043167251"/>
        <w:tag w:val="goog_rdk_1418"/>
      </w:sdtPr>
      <w:sdtContent>
        <w:p w:rsidR="00000000" w:rsidDel="00000000" w:rsidP="00000000" w:rsidRDefault="00000000" w:rsidRPr="00000000" w14:paraId="000000BC">
          <w:pPr>
            <w:pStyle w:val="Heading1"/>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pPrChange>
          </w:pPr>
          <w:sdt>
            <w:sdtPr>
              <w:id w:val="-934890742"/>
              <w:tag w:val="goog_rdk_1416"/>
            </w:sdtPr>
            <w:sdtContent>
              <w:del w:author="Kanihaa" w:id="9" w:date="2026-09-25T08:48:49Z"/>
              <w:sdt>
                <w:sdtPr>
                  <w:id w:val="1272372412"/>
                  <w:tag w:val="goog_rdk_1417"/>
                </w:sdtPr>
                <w:sdtContent>
                  <w:del w:author="Kanihaa" w:id="9" w:date="2026-09-25T08:48:49Z">
                    <w:r w:rsidDel="00000000" w:rsidR="00000000" w:rsidRPr="00000000">
                      <w:rPr>
                        <w:rtl w:val="0"/>
                      </w:rPr>
                    </w:r>
                  </w:del>
                </w:sdtContent>
              </w:sdt>
              <w:del w:author="Kanihaa" w:id="9" w:date="2026-09-25T08:48:49Z"/>
            </w:sdtContent>
          </w:sdt>
        </w:p>
      </w:sdtContent>
    </w:sdt>
    <w:sdt>
      <w:sdtPr>
        <w:id w:val="-1745829218"/>
        <w:tag w:val="goog_rdk_1421"/>
      </w:sdtPr>
      <w:sdtContent>
        <w:p w:rsidR="00000000" w:rsidDel="00000000" w:rsidP="00000000" w:rsidRDefault="00000000" w:rsidRPr="00000000" w14:paraId="000000BD">
          <w:pPr>
            <w:pStyle w:val="Heading1"/>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pPrChange>
          </w:pPr>
          <w:sdt>
            <w:sdtPr>
              <w:id w:val="683418367"/>
              <w:tag w:val="goog_rdk_1419"/>
            </w:sdtPr>
            <w:sdtContent>
              <w:del w:author="Kanihaa" w:id="9" w:date="2026-09-25T08:48:49Z"/>
              <w:sdt>
                <w:sdtPr>
                  <w:id w:val="-1878110727"/>
                  <w:tag w:val="goog_rdk_1420"/>
                </w:sdtPr>
                <w:sdtContent>
                  <w:del w:author="Kanihaa" w:id="9" w:date="2026-09-25T08:48:49Z">
                    <w:r w:rsidDel="00000000" w:rsidR="00000000" w:rsidRPr="00000000">
                      <w:rPr>
                        <w:rtl w:val="0"/>
                      </w:rPr>
                    </w:r>
                  </w:del>
                </w:sdtContent>
              </w:sdt>
              <w:del w:author="Kanihaa" w:id="9" w:date="2026-09-25T08:48:49Z"/>
            </w:sdtContent>
          </w:sdt>
        </w:p>
      </w:sdtContent>
    </w:sdt>
    <w:sdt>
      <w:sdtPr>
        <w:id w:val="2059914187"/>
        <w:tag w:val="goog_rdk_1424"/>
      </w:sdtPr>
      <w:sdtContent>
        <w:p w:rsidR="00000000" w:rsidDel="00000000" w:rsidP="00000000" w:rsidRDefault="00000000" w:rsidRPr="00000000" w14:paraId="000000BE">
          <w:pPr>
            <w:pStyle w:val="Heading1"/>
            <w:spacing w:after="240" w:before="24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spacing w:after="240" w:before="240" w:line="240" w:lineRule="auto"/>
              </w:pPr>
            </w:pPrChange>
          </w:pPr>
          <w:sdt>
            <w:sdtPr>
              <w:id w:val="948918159"/>
              <w:tag w:val="goog_rdk_1422"/>
            </w:sdtPr>
            <w:sdtContent>
              <w:del w:author="Kanihaa" w:id="9" w:date="2026-09-25T08:48:49Z"/>
              <w:sdt>
                <w:sdtPr>
                  <w:id w:val="-875577746"/>
                  <w:tag w:val="goog_rdk_142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Activity 1.2: Configure access and permissions</w:delText>
                    </w:r>
                  </w:del>
                </w:sdtContent>
              </w:sdt>
              <w:del w:author="Kanihaa" w:id="9" w:date="2026-09-25T08:48:49Z"/>
            </w:sdtContent>
          </w:sdt>
        </w:p>
      </w:sdtContent>
    </w:sdt>
    <w:sdt>
      <w:sdtPr>
        <w:id w:val="-966012035"/>
        <w:tag w:val="goog_rdk_1428"/>
      </w:sdtPr>
      <w:sdtContent>
        <w:p w:rsidR="00000000" w:rsidDel="00000000" w:rsidP="00000000" w:rsidRDefault="00000000" w:rsidRPr="00000000" w14:paraId="000000BF">
          <w:pPr>
            <w:pStyle w:val="Heading3"/>
            <w:numPr>
              <w:ilvl w:val="0"/>
              <w:numId w:val="18"/>
            </w:numPr>
            <w:spacing w:after="280" w:before="28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pStyle w:val="Heading3"/>
                <w:numPr>
                  <w:ilvl w:val="0"/>
                  <w:numId w:val="18"/>
                </w:numPr>
                <w:spacing w:after="280" w:before="280" w:lineRule="auto"/>
                <w:ind w:left="720" w:hanging="360"/>
              </w:pPr>
            </w:pPrChange>
          </w:pPr>
          <w:sdt>
            <w:sdtPr>
              <w:id w:val="307034412"/>
              <w:tag w:val="goog_rdk_1425"/>
            </w:sdtPr>
            <w:sdtContent>
              <w:del w:author="Kanihaa" w:id="9" w:date="2026-09-25T08:48:49Z"/>
              <w:sdt>
                <w:sdtPr>
                  <w:id w:val="456073200"/>
                  <w:tag w:val="goog_rdk_142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2"/>
                            <w:szCs w:val="22"/>
                          </w:rPr>
                        </w:rPrChange>
                      </w:rPr>
                      <w:delText xml:space="preserve">You will get interface like this and now click on Create API key</w:delText>
                    </w:r>
                  </w:del>
                </w:sdtContent>
              </w:sdt>
              <w:del w:author="Kanihaa" w:id="9" w:date="2026-09-25T08:48:49Z">
                <w:bookmarkStart w:colFirst="0" w:colLast="0" w:name="_heading=h.umui35nzem1m" w:id="33"/>
                <w:bookmarkEnd w:id="33"/>
                <w:sdt>
                  <w:sdtPr>
                    <w:id w:val="-40714686"/>
                    <w:tag w:val="goog_rdk_1427"/>
                  </w:sdtPr>
                  <w:sdtContent>
                    <w:r w:rsidDel="00000000" w:rsidR="00000000" w:rsidRPr="00000000">
                      <w:rPr>
                        <w:rtl w:val="0"/>
                      </w:rPr>
                    </w:r>
                  </w:sdtContent>
                </w:sdt>
              </w:del>
            </w:sdtContent>
          </w:sdt>
        </w:p>
      </w:sdtContent>
    </w:sdt>
    <w:sdt>
      <w:sdtPr>
        <w:id w:val="-2078991051"/>
        <w:tag w:val="goog_rdk_1431"/>
      </w:sdtPr>
      <w:sdtContent>
        <w:p w:rsidR="00000000" w:rsidDel="00000000" w:rsidP="00000000" w:rsidRDefault="00000000" w:rsidRPr="00000000" w14:paraId="000000C0">
          <w:pPr>
            <w:pStyle w:val="Heading1"/>
            <w:spacing w:after="280" w:before="280" w:line="240" w:lineRule="auto"/>
            <w:jc w:val="center"/>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jc w:val="center"/>
              </w:pPr>
            </w:pPrChange>
          </w:pPr>
          <w:sdt>
            <w:sdtPr>
              <w:id w:val="2084161369"/>
              <w:tag w:val="goog_rdk_1429"/>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31200" cy="2717800"/>
                      <wp:effectExtent b="0" l="0" r="0" t="0"/>
                      <wp:docPr id="26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731200" cy="2717800"/>
                              </a:xfrm>
                              <a:prstGeom prst="rect"/>
                              <a:ln/>
                            </pic:spPr>
                          </pic:pic>
                        </a:graphicData>
                      </a:graphic>
                    </wp:inline>
                  </w:drawing>
                </w:r>
              </w:del>
              <w:sdt>
                <w:sdtPr>
                  <w:id w:val="-1482486459"/>
                  <w:tag w:val="goog_rdk_1430"/>
                </w:sdtPr>
                <w:sdtContent>
                  <w:del w:author="Kanihaa" w:id="9" w:date="2026-09-25T08:48:49Z">
                    <w:r w:rsidDel="00000000" w:rsidR="00000000" w:rsidRPr="00000000">
                      <w:rPr>
                        <w:rtl w:val="0"/>
                      </w:rPr>
                    </w:r>
                  </w:del>
                </w:sdtContent>
              </w:sdt>
              <w:del w:author="Kanihaa" w:id="9" w:date="2026-09-25T08:48:49Z"/>
            </w:sdtContent>
          </w:sdt>
        </w:p>
      </w:sdtContent>
    </w:sdt>
    <w:sdt>
      <w:sdtPr>
        <w:id w:val="-281079837"/>
        <w:tag w:val="goog_rdk_1434"/>
      </w:sdtPr>
      <w:sdtContent>
        <w:p w:rsidR="00000000" w:rsidDel="00000000" w:rsidP="00000000" w:rsidRDefault="00000000" w:rsidRPr="00000000" w14:paraId="000000C1">
          <w:pPr>
            <w:pStyle w:val="Heading1"/>
            <w:spacing w:after="240" w:before="24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spacing w:after="240" w:before="240" w:line="240" w:lineRule="auto"/>
              </w:pPr>
            </w:pPrChange>
          </w:pPr>
          <w:sdt>
            <w:sdtPr>
              <w:id w:val="-874752157"/>
              <w:tag w:val="goog_rdk_1432"/>
            </w:sdtPr>
            <w:sdtContent>
              <w:del w:author="Kanihaa" w:id="9" w:date="2026-09-25T08:48:49Z"/>
              <w:sdt>
                <w:sdtPr>
                  <w:id w:val="-1165442569"/>
                  <w:tag w:val="goog_rdk_1433"/>
                </w:sdtPr>
                <w:sdtContent>
                  <w:del w:author="Kanihaa" w:id="9" w:date="2026-09-25T08:48:49Z">
                    <w:r w:rsidDel="00000000" w:rsidR="00000000" w:rsidRPr="00000000">
                      <w:rPr>
                        <w:rtl w:val="0"/>
                      </w:rPr>
                    </w:r>
                  </w:del>
                </w:sdtContent>
              </w:sdt>
              <w:del w:author="Kanihaa" w:id="9" w:date="2026-09-25T08:48:49Z"/>
            </w:sdtContent>
          </w:sdt>
        </w:p>
      </w:sdtContent>
    </w:sdt>
    <w:sdt>
      <w:sdtPr>
        <w:id w:val="-32256767"/>
        <w:tag w:val="goog_rdk_1437"/>
      </w:sdtPr>
      <w:sdtContent>
        <w:p w:rsidR="00000000" w:rsidDel="00000000" w:rsidP="00000000" w:rsidRDefault="00000000" w:rsidRPr="00000000" w14:paraId="000000C2">
          <w:pPr>
            <w:pStyle w:val="Heading1"/>
            <w:spacing w:after="240" w:before="24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spacing w:after="240" w:before="240" w:line="240" w:lineRule="auto"/>
              </w:pPr>
            </w:pPrChange>
          </w:pPr>
          <w:sdt>
            <w:sdtPr>
              <w:id w:val="-1867810421"/>
              <w:tag w:val="goog_rdk_1435"/>
            </w:sdtPr>
            <w:sdtContent>
              <w:del w:author="Kanihaa" w:id="9" w:date="2026-09-25T08:48:49Z"/>
              <w:sdt>
                <w:sdtPr>
                  <w:id w:val="-576724109"/>
                  <w:tag w:val="goog_rdk_1436"/>
                </w:sdtPr>
                <w:sdtContent>
                  <w:del w:author="Kanihaa" w:id="9" w:date="2026-09-25T08:48:49Z">
                    <w:r w:rsidDel="00000000" w:rsidR="00000000" w:rsidRPr="00000000">
                      <w:rPr>
                        <w:rtl w:val="0"/>
                      </w:rPr>
                    </w:r>
                  </w:del>
                </w:sdtContent>
              </w:sdt>
              <w:del w:author="Kanihaa" w:id="9" w:date="2026-09-25T08:48:49Z"/>
            </w:sdtContent>
          </w:sdt>
        </w:p>
      </w:sdtContent>
    </w:sdt>
    <w:sdt>
      <w:sdtPr>
        <w:id w:val="1021220099"/>
        <w:tag w:val="goog_rdk_1440"/>
      </w:sdtPr>
      <w:sdtContent>
        <w:p w:rsidR="00000000" w:rsidDel="00000000" w:rsidP="00000000" w:rsidRDefault="00000000" w:rsidRPr="00000000" w14:paraId="000000C3">
          <w:pPr>
            <w:numPr>
              <w:ilvl w:val="0"/>
              <w:numId w:val="31"/>
            </w:numPr>
            <w:spacing w:after="240" w:before="240" w:line="240" w:lineRule="auto"/>
            <w:ind w:left="720" w:hanging="360"/>
            <w:rPr>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0"/>
                  <w:numId w:val="31"/>
                </w:numPr>
                <w:spacing w:after="240" w:before="240" w:line="240" w:lineRule="auto"/>
                <w:ind w:left="720" w:hanging="360"/>
              </w:pPr>
            </w:pPrChange>
          </w:pPr>
          <w:sdt>
            <w:sdtPr>
              <w:id w:val="1058630351"/>
              <w:tag w:val="goog_rdk_1438"/>
            </w:sdtPr>
            <w:sdtContent>
              <w:del w:author="Kanihaa" w:id="9" w:date="2026-09-25T08:48:49Z"/>
              <w:sdt>
                <w:sdtPr>
                  <w:id w:val="1801327392"/>
                  <w:tag w:val="goog_rdk_143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Once click on API key you will the api key and make sure to copy the API key</w:delText>
                    </w:r>
                  </w:del>
                </w:sdtContent>
              </w:sdt>
              <w:del w:author="Kanihaa" w:id="9" w:date="2026-09-25T08:48:49Z"/>
            </w:sdtContent>
          </w:sdt>
        </w:p>
      </w:sdtContent>
    </w:sdt>
    <w:sdt>
      <w:sdtPr>
        <w:id w:val="1157188895"/>
        <w:tag w:val="goog_rdk_1443"/>
      </w:sdtPr>
      <w:sdtContent>
        <w:p w:rsidR="00000000" w:rsidDel="00000000" w:rsidP="00000000" w:rsidRDefault="00000000" w:rsidRPr="00000000" w14:paraId="000000C4">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ind w:left="720" w:firstLine="0"/>
              </w:pPr>
            </w:pPrChange>
          </w:pPr>
          <w:sdt>
            <w:sdtPr>
              <w:id w:val="-907913983"/>
              <w:tag w:val="goog_rdk_1441"/>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31200" cy="2705100"/>
                      <wp:effectExtent b="0" l="0" r="0" t="0"/>
                      <wp:docPr id="270" name="image50.png"/>
                      <a:graphic>
                        <a:graphicData uri="http://schemas.openxmlformats.org/drawingml/2006/picture">
                          <pic:pic>
                            <pic:nvPicPr>
                              <pic:cNvPr id="0" name="image50.png"/>
                              <pic:cNvPicPr preferRelativeResize="0"/>
                            </pic:nvPicPr>
                            <pic:blipFill>
                              <a:blip r:embed="rId17"/>
                              <a:srcRect b="0" l="0" r="0" t="0"/>
                              <a:stretch>
                                <a:fillRect/>
                              </a:stretch>
                            </pic:blipFill>
                            <pic:spPr>
                              <a:xfrm>
                                <a:off x="0" y="0"/>
                                <a:ext cx="5731200" cy="2705100"/>
                              </a:xfrm>
                              <a:prstGeom prst="rect"/>
                              <a:ln/>
                            </pic:spPr>
                          </pic:pic>
                        </a:graphicData>
                      </a:graphic>
                    </wp:inline>
                  </w:drawing>
                </w:r>
              </w:del>
              <w:sdt>
                <w:sdtPr>
                  <w:id w:val="-649287109"/>
                  <w:tag w:val="goog_rdk_1442"/>
                </w:sdtPr>
                <w:sdtContent>
                  <w:del w:author="Kanihaa" w:id="9" w:date="2026-09-25T08:48:49Z">
                    <w:r w:rsidDel="00000000" w:rsidR="00000000" w:rsidRPr="00000000">
                      <w:rPr>
                        <w:rtl w:val="0"/>
                      </w:rPr>
                    </w:r>
                  </w:del>
                </w:sdtContent>
              </w:sdt>
              <w:del w:author="Kanihaa" w:id="9" w:date="2026-09-25T08:48:49Z"/>
            </w:sdtContent>
          </w:sdt>
        </w:p>
      </w:sdtContent>
    </w:sdt>
    <w:sdt>
      <w:sdtPr>
        <w:id w:val="-2005641448"/>
        <w:tag w:val="goog_rdk_1446"/>
      </w:sdtPr>
      <w:sdtContent>
        <w:p w:rsidR="00000000" w:rsidDel="00000000" w:rsidP="00000000" w:rsidRDefault="00000000" w:rsidRPr="00000000" w14:paraId="000000C5">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ind w:left="720" w:firstLine="0"/>
              </w:pPr>
            </w:pPrChange>
          </w:pPr>
          <w:sdt>
            <w:sdtPr>
              <w:id w:val="549026083"/>
              <w:tag w:val="goog_rdk_1444"/>
            </w:sdtPr>
            <w:sdtContent>
              <w:del w:author="Kanihaa" w:id="9" w:date="2026-09-25T08:48:49Z"/>
              <w:sdt>
                <w:sdtPr>
                  <w:id w:val="1622681628"/>
                  <w:tag w:val="goog_rdk_1445"/>
                </w:sdtPr>
                <w:sdtContent>
                  <w:del w:author="Kanihaa" w:id="9" w:date="2026-09-25T08:48:49Z">
                    <w:r w:rsidDel="00000000" w:rsidR="00000000" w:rsidRPr="00000000">
                      <w:rPr>
                        <w:rtl w:val="0"/>
                      </w:rPr>
                    </w:r>
                  </w:del>
                </w:sdtContent>
              </w:sdt>
              <w:del w:author="Kanihaa" w:id="9" w:date="2026-09-25T08:48:49Z"/>
            </w:sdtContent>
          </w:sdt>
        </w:p>
      </w:sdtContent>
    </w:sdt>
    <w:sdt>
      <w:sdtPr>
        <w:id w:val="1366472314"/>
        <w:tag w:val="goog_rdk_1449"/>
      </w:sdtPr>
      <w:sdtContent>
        <w:p w:rsidR="00000000" w:rsidDel="00000000" w:rsidP="00000000" w:rsidRDefault="00000000" w:rsidRPr="00000000" w14:paraId="000000C6">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ind w:left="720" w:firstLine="0"/>
              </w:pPr>
            </w:pPrChange>
          </w:pPr>
          <w:sdt>
            <w:sdtPr>
              <w:id w:val="-1233049132"/>
              <w:tag w:val="goog_rdk_1447"/>
            </w:sdtPr>
            <w:sdtContent>
              <w:del w:author="Kanihaa" w:id="9" w:date="2026-09-25T08:48:49Z"/>
              <w:sdt>
                <w:sdtPr>
                  <w:id w:val="728691153"/>
                  <w:tag w:val="goog_rdk_1448"/>
                </w:sdtPr>
                <w:sdtContent>
                  <w:del w:author="Kanihaa" w:id="9" w:date="2026-09-25T08:48:49Z">
                    <w:r w:rsidDel="00000000" w:rsidR="00000000" w:rsidRPr="00000000">
                      <w:rPr>
                        <w:rtl w:val="0"/>
                      </w:rPr>
                    </w:r>
                  </w:del>
                </w:sdtContent>
              </w:sdt>
              <w:del w:author="Kanihaa" w:id="9" w:date="2026-09-25T08:48:49Z"/>
            </w:sdtContent>
          </w:sdt>
        </w:p>
      </w:sdtContent>
    </w:sdt>
    <w:sdt>
      <w:sdtPr>
        <w:id w:val="-109803561"/>
        <w:tag w:val="goog_rdk_1452"/>
      </w:sdtPr>
      <w:sdtContent>
        <w:p w:rsidR="00000000" w:rsidDel="00000000" w:rsidP="00000000" w:rsidRDefault="00000000" w:rsidRPr="00000000" w14:paraId="000000C7">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ind w:left="720" w:firstLine="0"/>
              </w:pPr>
            </w:pPrChange>
          </w:pPr>
          <w:sdt>
            <w:sdtPr>
              <w:id w:val="1201116929"/>
              <w:tag w:val="goog_rdk_1450"/>
            </w:sdtPr>
            <w:sdtContent>
              <w:del w:author="Kanihaa" w:id="9" w:date="2026-09-25T08:48:49Z"/>
              <w:sdt>
                <w:sdtPr>
                  <w:id w:val="-1725341725"/>
                  <w:tag w:val="goog_rdk_1451"/>
                </w:sdtPr>
                <w:sdtContent>
                  <w:del w:author="Kanihaa" w:id="9" w:date="2026-09-25T08:48:49Z">
                    <w:r w:rsidDel="00000000" w:rsidR="00000000" w:rsidRPr="00000000">
                      <w:rPr>
                        <w:rtl w:val="0"/>
                      </w:rPr>
                    </w:r>
                  </w:del>
                </w:sdtContent>
              </w:sdt>
              <w:del w:author="Kanihaa" w:id="9" w:date="2026-09-25T08:48:49Z"/>
            </w:sdtContent>
          </w:sdt>
        </w:p>
      </w:sdtContent>
    </w:sdt>
    <w:sdt>
      <w:sdtPr>
        <w:id w:val="-368457942"/>
        <w:tag w:val="goog_rdk_1455"/>
      </w:sdtPr>
      <w:sdtContent>
        <w:p w:rsidR="00000000" w:rsidDel="00000000" w:rsidP="00000000" w:rsidRDefault="00000000" w:rsidRPr="00000000" w14:paraId="000000C8">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ind w:left="720" w:firstLine="0"/>
              </w:pPr>
            </w:pPrChange>
          </w:pPr>
          <w:sdt>
            <w:sdtPr>
              <w:id w:val="-536713460"/>
              <w:tag w:val="goog_rdk_1453"/>
            </w:sdtPr>
            <w:sdtContent>
              <w:del w:author="Kanihaa" w:id="9" w:date="2026-09-25T08:48:49Z"/>
              <w:sdt>
                <w:sdtPr>
                  <w:id w:val="1802837100"/>
                  <w:tag w:val="goog_rdk_145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sdtContent>
              </w:sdt>
              <w:del w:author="Kanihaa" w:id="9" w:date="2026-09-25T08:48:49Z"/>
            </w:sdtContent>
          </w:sdt>
        </w:p>
      </w:sdtContent>
    </w:sdt>
    <w:sdt>
      <w:sdtPr>
        <w:id w:val="1490971347"/>
        <w:tag w:val="goog_rdk_1459"/>
      </w:sdtPr>
      <w:sdtContent>
        <w:p w:rsidR="00000000" w:rsidDel="00000000" w:rsidP="00000000" w:rsidRDefault="00000000" w:rsidRPr="00000000" w14:paraId="000000C9">
          <w:pPr>
            <w:numPr>
              <w:ilvl w:val="0"/>
              <w:numId w:val="35"/>
            </w:numPr>
            <w:spacing w:after="0" w:before="240" w:line="240" w:lineRule="auto"/>
            <w:ind w:left="720" w:hanging="360"/>
            <w:rPr>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0"/>
                  <w:numId w:val="35"/>
                </w:numPr>
                <w:spacing w:after="0" w:before="240" w:line="240" w:lineRule="auto"/>
                <w:ind w:left="720" w:hanging="360"/>
              </w:pPr>
            </w:pPrChange>
          </w:pPr>
          <w:sdt>
            <w:sdtPr>
              <w:id w:val="-1870454309"/>
              <w:tag w:val="goog_rdk_1456"/>
            </w:sdtPr>
            <w:sdtContent>
              <w:del w:author="Kanihaa" w:id="9" w:date="2026-09-25T08:48:49Z"/>
              <w:sdt>
                <w:sdtPr>
                  <w:id w:val="-952249670"/>
                  <w:tag w:val="goog_rdk_145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Activity 1.3: Validate Gemini API connectivity</w:delText>
                      <w:br w:type="textWrapping"/>
                    </w:r>
                  </w:del>
                </w:sdtContent>
              </w:sdt>
              <w:del w:author="Kanihaa" w:id="9" w:date="2026-09-25T08:48:49Z">
                <w:sdt>
                  <w:sdtPr>
                    <w:id w:val="-1115293666"/>
                    <w:tag w:val="goog_rdk_1458"/>
                  </w:sdtPr>
                  <w:sdtContent>
                    <w:r w:rsidDel="00000000" w:rsidR="00000000" w:rsidRPr="00000000">
                      <w:rPr>
                        <w:rtl w:val="0"/>
                      </w:rPr>
                    </w:r>
                  </w:sdtContent>
                </w:sdt>
              </w:del>
            </w:sdtContent>
          </w:sdt>
        </w:p>
      </w:sdtContent>
    </w:sdt>
    <w:sdt>
      <w:sdtPr>
        <w:id w:val="-1931473680"/>
        <w:tag w:val="goog_rdk_1462"/>
      </w:sdtPr>
      <w:sdtContent>
        <w:p w:rsidR="00000000" w:rsidDel="00000000" w:rsidP="00000000" w:rsidRDefault="00000000" w:rsidRPr="00000000" w14:paraId="000000CA">
          <w:pPr>
            <w:numPr>
              <w:ilvl w:val="1"/>
              <w:numId w:val="35"/>
            </w:numPr>
            <w:spacing w:after="240" w:before="0" w:line="240" w:lineRule="auto"/>
            <w:ind w:left="1440" w:hanging="360"/>
            <w:rPr>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1"/>
                  <w:numId w:val="35"/>
                </w:numPr>
                <w:spacing w:after="240" w:before="0" w:line="240" w:lineRule="auto"/>
                <w:ind w:left="1440" w:hanging="360"/>
              </w:pPr>
            </w:pPrChange>
          </w:pPr>
          <w:sdt>
            <w:sdtPr>
              <w:id w:val="72166516"/>
              <w:tag w:val="goog_rdk_1460"/>
            </w:sdtPr>
            <w:sdtContent>
              <w:del w:author="Kanihaa" w:id="9" w:date="2026-09-25T08:48:49Z"/>
              <w:sdt>
                <w:sdtPr>
                  <w:id w:val="-1748819110"/>
                  <w:tag w:val="goog_rdk_146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Make a sample prompt call using Python to confirm integration.</w:delText>
                    </w:r>
                  </w:del>
                </w:sdtContent>
              </w:sdt>
              <w:del w:author="Kanihaa" w:id="9" w:date="2026-09-25T08:48:49Z"/>
            </w:sdtContent>
          </w:sdt>
        </w:p>
      </w:sdtContent>
    </w:sdt>
    <w:sdt>
      <w:sdtPr>
        <w:id w:val="1509635046"/>
        <w:tag w:val="goog_rdk_1469"/>
      </w:sdtPr>
      <w:sdtContent>
        <w:p w:rsidR="00000000" w:rsidDel="00000000" w:rsidP="00000000" w:rsidRDefault="00000000" w:rsidRPr="00000000" w14:paraId="000000CB">
          <w:pPr>
            <w:pStyle w:val="Heading1"/>
            <w:spacing w:after="240" w:before="240" w:line="240" w:lineRule="auto"/>
            <w:ind w:left="144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ind w:left="1440" w:firstLine="0"/>
              </w:pPr>
            </w:pPrChange>
          </w:pPr>
          <w:sdt>
            <w:sdtPr>
              <w:id w:val="927403753"/>
              <w:tag w:val="goog_rdk_1465"/>
            </w:sdtPr>
            <w:sdtContent>
              <w:ins w:author="Divya Dharshini" w:id="161" w:date="2026-09-23T08:47:09Z">
                <w:sdt>
                  <w:sdtPr>
                    <w:id w:val="1625674546"/>
                    <w:tag w:val="goog_rdk_1466"/>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71550" cy="1727200"/>
                            <wp:effectExtent b="0" l="0" r="0" t="0"/>
                            <wp:docPr id="24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71550" cy="1727200"/>
                                    </a:xfrm>
                                    <a:prstGeom prst="rect"/>
                                    <a:ln/>
                                  </pic:spPr>
                                </pic:pic>
                              </a:graphicData>
                            </a:graphic>
                          </wp:inline>
                        </w:drawing>
                      </w:r>
                    </w:del>
                  </w:sdtContent>
                </w:sdt>
              </w:ins>
            </w:sdtContent>
          </w:sdt>
          <w:sdt>
            <w:sdtPr>
              <w:id w:val="613389800"/>
              <w:tag w:val="goog_rdk_1467"/>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31200" cy="2489200"/>
                      <wp:effectExtent b="0" l="0" r="0" t="0"/>
                      <wp:docPr id="268"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2489200"/>
                              </a:xfrm>
                              <a:prstGeom prst="rect"/>
                              <a:ln/>
                            </pic:spPr>
                          </pic:pic>
                        </a:graphicData>
                      </a:graphic>
                    </wp:inline>
                  </w:drawing>
                </w:r>
              </w:del>
              <w:sdt>
                <w:sdtPr>
                  <w:id w:val="1207031881"/>
                  <w:tag w:val="goog_rdk_146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sdtContent>
              </w:sdt>
              <w:del w:author="Kanihaa" w:id="9" w:date="2026-09-25T08:48:49Z"/>
            </w:sdtContent>
          </w:sdt>
        </w:p>
      </w:sdtContent>
    </w:sdt>
    <w:sdt>
      <w:sdtPr>
        <w:id w:val="1325272749"/>
        <w:tag w:val="goog_rdk_1473"/>
      </w:sdtPr>
      <w:sdtContent>
        <w:p w:rsidR="00000000" w:rsidDel="00000000" w:rsidP="00000000" w:rsidRDefault="00000000" w:rsidRPr="00000000" w14:paraId="000000CC">
          <w:pPr>
            <w:numPr>
              <w:ilvl w:val="1"/>
              <w:numId w:val="35"/>
            </w:numPr>
            <w:spacing w:after="240" w:before="240" w:line="240" w:lineRule="auto"/>
            <w:ind w:left="1440" w:hanging="360"/>
            <w:rPr>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1"/>
                  <w:numId w:val="35"/>
                </w:numPr>
                <w:spacing w:after="240" w:before="240" w:line="240" w:lineRule="auto"/>
                <w:ind w:left="1440" w:hanging="360"/>
              </w:pPr>
            </w:pPrChange>
          </w:pPr>
          <w:sdt>
            <w:sdtPr>
              <w:id w:val="1568294901"/>
              <w:tag w:val="goog_rdk_1470"/>
            </w:sdtPr>
            <w:sdtContent>
              <w:del w:author="Kanihaa" w:id="9" w:date="2026-09-25T08:48:49Z"/>
              <w:sdt>
                <w:sdtPr>
                  <w:id w:val="-1807628757"/>
                  <w:tag w:val="goog_rdk_147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Test both text-only and image + text prompts to ensure multimodal compatibility.</w:delText>
                      <w:br w:type="textWrapping"/>
                    </w:r>
                  </w:del>
                </w:sdtContent>
              </w:sd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357771" cy="2884954"/>
                      <wp:effectExtent b="0" l="0" r="0" t="0"/>
                      <wp:docPr id="273" name="image51.png"/>
                      <a:graphic>
                        <a:graphicData uri="http://schemas.openxmlformats.org/drawingml/2006/picture">
                          <pic:pic>
                            <pic:nvPicPr>
                              <pic:cNvPr id="0" name="image51.png"/>
                              <pic:cNvPicPr preferRelativeResize="0"/>
                            </pic:nvPicPr>
                            <pic:blipFill>
                              <a:blip r:embed="rId19"/>
                              <a:srcRect b="0" l="0" r="0" t="0"/>
                              <a:stretch>
                                <a:fillRect/>
                              </a:stretch>
                            </pic:blipFill>
                            <pic:spPr>
                              <a:xfrm>
                                <a:off x="0" y="0"/>
                                <a:ext cx="5357771" cy="2884954"/>
                              </a:xfrm>
                              <a:prstGeom prst="rect"/>
                              <a:ln/>
                            </pic:spPr>
                          </pic:pic>
                        </a:graphicData>
                      </a:graphic>
                    </wp:inline>
                  </w:drawing>
                </w:r>
                <w:sdt>
                  <w:sdtPr>
                    <w:id w:val="1580288878"/>
                    <w:tag w:val="goog_rdk_1472"/>
                  </w:sdtPr>
                  <w:sdtContent>
                    <w:r w:rsidDel="00000000" w:rsidR="00000000" w:rsidRPr="00000000">
                      <w:rPr>
                        <w:rtl w:val="0"/>
                      </w:rPr>
                    </w:r>
                  </w:sdtContent>
                </w:sdt>
              </w:del>
            </w:sdtContent>
          </w:sdt>
        </w:p>
      </w:sdtContent>
    </w:sdt>
    <w:sdt>
      <w:sdtPr>
        <w:id w:val="1722181908"/>
        <w:tag w:val="goog_rdk_1476"/>
      </w:sdtPr>
      <w:sdtContent>
        <w:p w:rsidR="00000000" w:rsidDel="00000000" w:rsidP="00000000" w:rsidRDefault="00000000" w:rsidRPr="00000000" w14:paraId="000000CD">
          <w:pPr>
            <w:pStyle w:val="Heading1"/>
            <w:spacing w:after="280" w:before="280" w:line="240" w:lineRule="auto"/>
            <w:ind w:left="36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ind w:left="360" w:firstLine="0"/>
              </w:pPr>
            </w:pPrChange>
          </w:pPr>
          <w:sdt>
            <w:sdtPr>
              <w:id w:val="206047436"/>
              <w:tag w:val="goog_rdk_1474"/>
            </w:sdtPr>
            <w:sdtContent>
              <w:del w:author="Kanihaa" w:id="9" w:date="2026-09-25T08:48:49Z"/>
              <w:sdt>
                <w:sdtPr>
                  <w:id w:val="693900909"/>
                  <w:tag w:val="goog_rdk_1475"/>
                </w:sdtPr>
                <w:sdtContent>
                  <w:del w:author="Kanihaa" w:id="9" w:date="2026-09-25T08:48:49Z">
                    <w:r w:rsidDel="00000000" w:rsidR="00000000" w:rsidRPr="00000000">
                      <w:rPr>
                        <w:rtl w:val="0"/>
                      </w:rPr>
                    </w:r>
                  </w:del>
                </w:sdtContent>
              </w:sdt>
              <w:del w:author="Kanihaa" w:id="9" w:date="2026-09-25T08:48:49Z"/>
            </w:sdtContent>
          </w:sdt>
        </w:p>
      </w:sdtContent>
    </w:sdt>
    <w:sdt>
      <w:sdtPr>
        <w:id w:val="-1033657656"/>
        <w:tag w:val="goog_rdk_1482"/>
      </w:sdtPr>
      <w:sdtContent>
        <w:p w:rsidR="00000000" w:rsidDel="00000000" w:rsidP="00000000" w:rsidRDefault="00000000" w:rsidRPr="00000000" w14:paraId="000000CE">
          <w:pPr>
            <w:numPr>
              <w:ilvl w:val="0"/>
              <w:numId w:val="3"/>
            </w:numPr>
            <w:spacing w:after="0" w:afterAutospacing="0" w:before="280" w:line="240" w:lineRule="auto"/>
            <w:ind w:left="720" w:hanging="360"/>
            <w:rPr>
              <w:ins w:author="Pradeep" w:id="162" w:date="2026-09-22T00:10:41Z"/>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0"/>
                  <w:numId w:val="3"/>
                </w:numPr>
                <w:spacing w:after="280" w:before="280" w:line="240" w:lineRule="auto"/>
                <w:ind w:left="720" w:hanging="360"/>
              </w:pPr>
            </w:pPrChange>
          </w:pPr>
          <w:sdt>
            <w:sdtPr>
              <w:id w:val="1576821459"/>
              <w:tag w:val="goog_rdk_1479"/>
            </w:sdtPr>
            <w:sdtContent>
              <w:ins w:author="Pradeep" w:id="162" w:date="2026-09-22T00:10:41Z">
                <w:sdt>
                  <w:sdtPr>
                    <w:id w:val="1213619362"/>
                    <w:tag w:val="goog_rdk_1480"/>
                  </w:sdtPr>
                  <w:sdtContent>
                    <w:del w:author="Kanihaa" w:id="9" w:date="2026-09-25T08:48:49Z"/>
                  </w:sdtContent>
                </w:sdt>
              </w:ins>
              <w:sdt>
                <w:sdtPr>
                  <w:id w:val="-549565079"/>
                  <w:tag w:val="goog_rdk_1481"/>
                </w:sdtPr>
                <w:sdtContent>
                  <w:ins w:author="Pradeep" w:id="162" w:date="2026-09-22T00:10:4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Set Google cloud access</w:delText>
                      </w:r>
                    </w:del>
                  </w:ins>
                </w:sdtContent>
              </w:sdt>
              <w:ins w:author="Pradeep" w:id="162" w:date="2026-09-22T00:10:41Z">
                <w:del w:author="Kanihaa" w:id="9" w:date="2026-09-25T08:48:49Z"/>
              </w:ins>
            </w:sdtContent>
          </w:sdt>
        </w:p>
      </w:sdtContent>
    </w:sdt>
    <w:sdt>
      <w:sdtPr>
        <w:id w:val="-1250654777"/>
        <w:tag w:val="goog_rdk_1486"/>
      </w:sdtPr>
      <w:sdtContent>
        <w:p w:rsidR="00000000" w:rsidDel="00000000" w:rsidP="00000000" w:rsidRDefault="00000000" w:rsidRPr="00000000" w14:paraId="000000CF">
          <w:pPr>
            <w:numPr>
              <w:ilvl w:val="0"/>
              <w:numId w:val="3"/>
            </w:numPr>
            <w:spacing w:after="0" w:afterAutospacing="0" w:before="0" w:beforeAutospacing="0" w:line="240" w:lineRule="auto"/>
            <w:ind w:left="720" w:hanging="360"/>
            <w:rPr>
              <w:ins w:author="Pradeep" w:id="162" w:date="2026-09-22T00:10:41Z"/>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0"/>
                  <w:numId w:val="3"/>
                </w:numPr>
                <w:spacing w:after="280" w:before="280" w:line="240" w:lineRule="auto"/>
                <w:ind w:left="720" w:hanging="360"/>
              </w:pPr>
            </w:pPrChange>
          </w:pPr>
          <w:sdt>
            <w:sdtPr>
              <w:id w:val="-1465929505"/>
              <w:tag w:val="goog_rdk_1483"/>
            </w:sdtPr>
            <w:sdtContent>
              <w:ins w:author="Pradeep" w:id="162" w:date="2026-09-22T00:10:41Z">
                <w:sdt>
                  <w:sdtPr>
                    <w:id w:val="876996466"/>
                    <w:tag w:val="goog_rdk_1484"/>
                  </w:sdtPr>
                  <w:sdtContent>
                    <w:del w:author="Kanihaa" w:id="9" w:date="2026-09-25T08:48:49Z"/>
                  </w:sdtContent>
                </w:sdt>
              </w:ins>
              <w:sdt>
                <w:sdtPr>
                  <w:id w:val="-1754607179"/>
                  <w:tag w:val="goog_rdk_1485"/>
                </w:sdtPr>
                <w:sdtContent>
                  <w:ins w:author="Pradeep" w:id="162" w:date="2026-09-22T00:10:4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Gemini API configure</w:delText>
                      </w:r>
                    </w:del>
                  </w:ins>
                </w:sdtContent>
              </w:sdt>
              <w:ins w:author="Pradeep" w:id="162" w:date="2026-09-22T00:10:41Z">
                <w:del w:author="Kanihaa" w:id="9" w:date="2026-09-25T08:48:49Z"/>
              </w:ins>
            </w:sdtContent>
          </w:sdt>
        </w:p>
      </w:sdtContent>
    </w:sdt>
    <w:sdt>
      <w:sdtPr>
        <w:id w:val="1290062486"/>
        <w:tag w:val="goog_rdk_1490"/>
      </w:sdtPr>
      <w:sdtContent>
        <w:p w:rsidR="00000000" w:rsidDel="00000000" w:rsidP="00000000" w:rsidRDefault="00000000" w:rsidRPr="00000000" w14:paraId="000000D0">
          <w:pPr>
            <w:numPr>
              <w:ilvl w:val="0"/>
              <w:numId w:val="3"/>
            </w:numPr>
            <w:spacing w:after="0" w:afterAutospacing="0" w:before="0" w:beforeAutospacing="0" w:line="240" w:lineRule="auto"/>
            <w:ind w:left="720" w:hanging="360"/>
            <w:rPr>
              <w:ins w:author="Pradeep" w:id="162" w:date="2026-09-22T00:10:41Z"/>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0"/>
                  <w:numId w:val="3"/>
                </w:numPr>
                <w:spacing w:after="280" w:before="280" w:line="240" w:lineRule="auto"/>
                <w:ind w:left="720" w:hanging="360"/>
              </w:pPr>
            </w:pPrChange>
          </w:pPr>
          <w:sdt>
            <w:sdtPr>
              <w:id w:val="1325579392"/>
              <w:tag w:val="goog_rdk_1487"/>
            </w:sdtPr>
            <w:sdtContent>
              <w:ins w:author="Pradeep" w:id="162" w:date="2026-09-22T00:10:41Z">
                <w:sdt>
                  <w:sdtPr>
                    <w:id w:val="-1445274806"/>
                    <w:tag w:val="goog_rdk_1488"/>
                  </w:sdtPr>
                  <w:sdtContent>
                    <w:del w:author="Kanihaa" w:id="9" w:date="2026-09-25T08:48:49Z"/>
                  </w:sdtContent>
                </w:sdt>
              </w:ins>
              <w:sdt>
                <w:sdtPr>
                  <w:id w:val="-580950566"/>
                  <w:tag w:val="goog_rdk_1489"/>
                </w:sdtPr>
                <w:sdtContent>
                  <w:ins w:author="Pradeep" w:id="162" w:date="2026-09-22T00:10:4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Create API key</w:delText>
                      </w:r>
                    </w:del>
                  </w:ins>
                </w:sdtContent>
              </w:sdt>
              <w:ins w:author="Pradeep" w:id="162" w:date="2026-09-22T00:10:41Z">
                <w:del w:author="Kanihaa" w:id="9" w:date="2026-09-25T08:48:49Z"/>
              </w:ins>
            </w:sdtContent>
          </w:sdt>
        </w:p>
      </w:sdtContent>
    </w:sdt>
    <w:sdt>
      <w:sdtPr>
        <w:id w:val="-1360138269"/>
        <w:tag w:val="goog_rdk_1494"/>
      </w:sdtPr>
      <w:sdtContent>
        <w:p w:rsidR="00000000" w:rsidDel="00000000" w:rsidP="00000000" w:rsidRDefault="00000000" w:rsidRPr="00000000" w14:paraId="000000D1">
          <w:pPr>
            <w:numPr>
              <w:ilvl w:val="0"/>
              <w:numId w:val="3"/>
            </w:numPr>
            <w:spacing w:after="0" w:afterAutospacing="0" w:before="0" w:beforeAutospacing="0" w:line="240" w:lineRule="auto"/>
            <w:ind w:left="720" w:hanging="360"/>
            <w:rPr>
              <w:ins w:author="Pradeep" w:id="162" w:date="2026-09-22T00:10:41Z"/>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0"/>
                  <w:numId w:val="3"/>
                </w:numPr>
                <w:spacing w:after="280" w:before="280" w:line="240" w:lineRule="auto"/>
                <w:ind w:left="720" w:hanging="360"/>
              </w:pPr>
            </w:pPrChange>
          </w:pPr>
          <w:sdt>
            <w:sdtPr>
              <w:id w:val="-2114767862"/>
              <w:tag w:val="goog_rdk_1491"/>
            </w:sdtPr>
            <w:sdtContent>
              <w:ins w:author="Pradeep" w:id="162" w:date="2026-09-22T00:10:41Z">
                <w:sdt>
                  <w:sdtPr>
                    <w:id w:val="69642605"/>
                    <w:tag w:val="goog_rdk_1492"/>
                  </w:sdtPr>
                  <w:sdtContent>
                    <w:del w:author="Kanihaa" w:id="9" w:date="2026-09-25T08:48:49Z"/>
                  </w:sdtContent>
                </w:sdt>
              </w:ins>
              <w:sdt>
                <w:sdtPr>
                  <w:id w:val="-1372560511"/>
                  <w:tag w:val="goog_rdk_1493"/>
                </w:sdtPr>
                <w:sdtContent>
                  <w:ins w:author="Pradeep" w:id="162" w:date="2026-09-22T00:10:4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Using API key in python we send sample to gemini</w:delText>
                      </w:r>
                    </w:del>
                  </w:ins>
                </w:sdtContent>
              </w:sdt>
              <w:ins w:author="Pradeep" w:id="162" w:date="2026-09-22T00:10:41Z">
                <w:del w:author="Kanihaa" w:id="9" w:date="2026-09-25T08:48:49Z"/>
              </w:ins>
            </w:sdtContent>
          </w:sdt>
        </w:p>
      </w:sdtContent>
    </w:sdt>
    <w:sdt>
      <w:sdtPr>
        <w:id w:val="-1865895615"/>
        <w:tag w:val="goog_rdk_1498"/>
      </w:sdtPr>
      <w:sdtContent>
        <w:p w:rsidR="00000000" w:rsidDel="00000000" w:rsidP="00000000" w:rsidRDefault="00000000" w:rsidRPr="00000000" w14:paraId="000000D2">
          <w:pPr>
            <w:numPr>
              <w:ilvl w:val="0"/>
              <w:numId w:val="3"/>
            </w:numPr>
            <w:spacing w:after="280" w:before="0" w:beforeAutospacing="0" w:line="240" w:lineRule="auto"/>
            <w:ind w:left="720" w:hanging="360"/>
            <w:rPr>
              <w:ins w:author="Pradeep" w:id="162" w:date="2026-09-22T00:10:41Z"/>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0"/>
                  <w:numId w:val="3"/>
                </w:numPr>
                <w:spacing w:after="280" w:before="280" w:line="240" w:lineRule="auto"/>
                <w:ind w:left="720" w:hanging="360"/>
              </w:pPr>
            </w:pPrChange>
          </w:pPr>
          <w:sdt>
            <w:sdtPr>
              <w:id w:val="962065054"/>
              <w:tag w:val="goog_rdk_1495"/>
            </w:sdtPr>
            <w:sdtContent>
              <w:ins w:author="Pradeep" w:id="162" w:date="2026-09-22T00:10:41Z">
                <w:sdt>
                  <w:sdtPr>
                    <w:id w:val="646192573"/>
                    <w:tag w:val="goog_rdk_1496"/>
                  </w:sdtPr>
                  <w:sdtContent>
                    <w:del w:author="Kanihaa" w:id="9" w:date="2026-09-25T08:48:49Z"/>
                  </w:sdtContent>
                </w:sdt>
              </w:ins>
              <w:sdt>
                <w:sdtPr>
                  <w:id w:val="748337010"/>
                  <w:tag w:val="goog_rdk_1497"/>
                </w:sdtPr>
                <w:sdtContent>
                  <w:ins w:author="Pradeep" w:id="162" w:date="2026-09-22T00:10:4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Test text,images </w:delText>
                      </w:r>
                    </w:del>
                  </w:ins>
                </w:sdtContent>
              </w:sdt>
              <w:ins w:author="Pradeep" w:id="162" w:date="2026-09-22T00:10:41Z">
                <w:del w:author="Kanihaa" w:id="9" w:date="2026-09-25T08:48:49Z"/>
              </w:ins>
            </w:sdtContent>
          </w:sdt>
        </w:p>
      </w:sdtContent>
    </w:sdt>
    <w:sdt>
      <w:sdtPr>
        <w:id w:val="-1316910432"/>
        <w:tag w:val="goog_rdk_1504"/>
      </w:sdtPr>
      <w:sdtContent>
        <w:p w:rsidR="00000000" w:rsidDel="00000000" w:rsidP="00000000" w:rsidRDefault="00000000" w:rsidRPr="00000000" w14:paraId="000000D3">
          <w:pPr>
            <w:spacing w:after="280" w:before="280" w:line="240" w:lineRule="auto"/>
            <w:rPr>
              <w:del w:author="Kanihaa" w:id="9" w:date="2026-09-25T08:48:49Z"/>
              <w:rFonts w:ascii="Arial" w:cs="Arial" w:eastAsia="Arial" w:hAnsi="Arial"/>
              <w:b w:val="0"/>
              <w:bCs w:val="0"/>
              <w:i w:val="0"/>
              <w:iCs w:val="0"/>
              <w:smallCaps w:val="0"/>
              <w:strike w:val="0"/>
              <w:color w:val="000000"/>
              <w:sz w:val="22"/>
              <w:szCs w:val="22"/>
              <w:u w:val="none"/>
              <w:shd w:fill="auto" w:val="clear"/>
              <w:vertAlign w:val="baseline"/>
              <w:rPrChange w:author="Pradeep" w:id="163" w:date="2026-09-22T00:10:36Z">
                <w:rPr>
                  <w:rFonts w:ascii="Cambria" w:cs="Cambria" w:eastAsia="Cambria" w:hAnsi="Cambria"/>
                  <w:sz w:val="24"/>
                  <w:szCs w:val="24"/>
                </w:rPr>
              </w:rPrChange>
            </w:rPr>
            <w:pPrChange w:author="Pradeep" w:id="0" w:date="2026-09-22T00:10:36Z">
              <w:pPr>
                <w:spacing w:after="280" w:before="280" w:line="240" w:lineRule="auto"/>
              </w:pPr>
            </w:pPrChange>
          </w:pPr>
          <w:sdt>
            <w:sdtPr>
              <w:id w:val="-1256357715"/>
              <w:tag w:val="goog_rdk_1499"/>
            </w:sdtPr>
            <w:sdtContent>
              <w:ins w:author="Pradeep" w:id="162" w:date="2026-09-22T00:10:41Z">
                <w:sdt>
                  <w:sdtPr>
                    <w:id w:val="-1255969421"/>
                    <w:tag w:val="goog_rdk_1500"/>
                  </w:sdtPr>
                  <w:sdtContent>
                    <w:del w:author="Kanihaa" w:id="9" w:date="2026-09-25T08:48:49Z"/>
                  </w:sdtContent>
                </w:sdt>
              </w:ins>
              <w:sdt>
                <w:sdtPr>
                  <w:id w:val="695326635"/>
                  <w:tag w:val="goog_rdk_1501"/>
                </w:sdtPr>
                <w:sdtContent>
                  <w:ins w:author="Pradeep" w:id="162" w:date="2026-09-22T00:10:4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Api key-Authendication needed for gemini ai to access the application. do not make it public in github..env file-has configuration and sensitive value.</w:delText>
                      </w:r>
                    </w:del>
                  </w:ins>
                </w:sdtContent>
              </w:sdt>
              <w:ins w:author="Pradeep" w:id="162" w:date="2026-09-22T00:10:41Z">
                <w:del w:author="Kanihaa" w:id="9" w:date="2026-09-25T08:48:49Z"/>
              </w:ins>
            </w:sdtContent>
          </w:sdt>
          <w:sdt>
            <w:sdtPr>
              <w:id w:val="617696575"/>
              <w:tag w:val="goog_rdk_1502"/>
            </w:sdtPr>
            <w:sdtContent>
              <w:del w:author="Kanihaa" w:id="9" w:date="2026-09-25T08:48:49Z"/>
              <w:sdt>
                <w:sdtPr>
                  <w:id w:val="-418467587"/>
                  <w:tag w:val="goog_rdk_1503"/>
                </w:sdtPr>
                <w:sdtContent>
                  <w:del w:author="Kanihaa" w:id="9" w:date="2026-09-25T08:48:49Z">
                    <w:r w:rsidDel="00000000" w:rsidR="00000000" w:rsidRPr="00000000">
                      <w:rPr>
                        <w:rtl w:val="0"/>
                      </w:rPr>
                    </w:r>
                  </w:del>
                </w:sdtContent>
              </w:sdt>
              <w:del w:author="Kanihaa" w:id="9" w:date="2026-09-25T08:48:49Z"/>
            </w:sdtContent>
          </w:sdt>
        </w:p>
      </w:sdtContent>
    </w:sdt>
    <w:sdt>
      <w:sdtPr>
        <w:id w:val="660380469"/>
        <w:tag w:val="goog_rdk_1507"/>
      </w:sdtPr>
      <w:sdtContent>
        <w:p w:rsidR="00000000" w:rsidDel="00000000" w:rsidP="00000000" w:rsidRDefault="00000000" w:rsidRPr="00000000" w14:paraId="000000D4">
          <w:pPr>
            <w:pStyle w:val="Heading1"/>
            <w:spacing w:after="280" w:before="280" w:line="240" w:lineRule="auto"/>
            <w:jc w:val="center"/>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jc w:val="center"/>
              </w:pPr>
            </w:pPrChange>
          </w:pPr>
          <w:sdt>
            <w:sdtPr>
              <w:id w:val="-1927456278"/>
              <w:tag w:val="goog_rdk_1505"/>
            </w:sdtPr>
            <w:sdtContent>
              <w:del w:author="Kanihaa" w:id="9" w:date="2026-09-25T08:48:49Z"/>
              <w:sdt>
                <w:sdtPr>
                  <w:id w:val="-1184971576"/>
                  <w:tag w:val="goog_rdk_1506"/>
                </w:sdtPr>
                <w:sdtContent>
                  <w:del w:author="Kanihaa" w:id="9" w:date="2026-09-25T08:48:49Z">
                    <w:r w:rsidDel="00000000" w:rsidR="00000000" w:rsidRPr="00000000">
                      <w:rPr>
                        <w:rtl w:val="0"/>
                      </w:rPr>
                    </w:r>
                  </w:del>
                </w:sdtContent>
              </w:sdt>
              <w:del w:author="Kanihaa" w:id="9" w:date="2026-09-25T08:48:49Z"/>
            </w:sdtContent>
          </w:sdt>
        </w:p>
      </w:sdtContent>
    </w:sdt>
    <w:sdt>
      <w:sdtPr>
        <w:id w:val="883281622"/>
        <w:tag w:val="goog_rdk_1510"/>
      </w:sdtPr>
      <w:sdtContent>
        <w:p w:rsidR="00000000" w:rsidDel="00000000" w:rsidP="00000000" w:rsidRDefault="00000000" w:rsidRPr="00000000" w14:paraId="000000D5">
          <w:pPr>
            <w:pStyle w:val="Heading1"/>
            <w:spacing w:after="280" w:before="280" w:line="240" w:lineRule="auto"/>
            <w:jc w:val="center"/>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jc w:val="center"/>
              </w:pPr>
            </w:pPrChange>
          </w:pPr>
          <w:sdt>
            <w:sdtPr>
              <w:id w:val="910993008"/>
              <w:tag w:val="goog_rdk_1508"/>
            </w:sdtPr>
            <w:sdtContent>
              <w:del w:author="Kanihaa" w:id="9" w:date="2026-09-25T08:48:49Z"/>
              <w:sdt>
                <w:sdtPr>
                  <w:id w:val="-1110488855"/>
                  <w:tag w:val="goog_rdk_1509"/>
                </w:sdtPr>
                <w:sdtContent>
                  <w:del w:author="Kanihaa" w:id="9" w:date="2026-09-25T08:48:49Z">
                    <w:r w:rsidDel="00000000" w:rsidR="00000000" w:rsidRPr="00000000">
                      <w:rPr>
                        <w:rtl w:val="0"/>
                      </w:rPr>
                    </w:r>
                  </w:del>
                </w:sdtContent>
              </w:sdt>
              <w:del w:author="Kanihaa" w:id="9" w:date="2026-09-25T08:48:49Z"/>
            </w:sdtContent>
          </w:sdt>
        </w:p>
      </w:sdtContent>
    </w:sdt>
    <w:sdt>
      <w:sdtPr>
        <w:id w:val="-1262611386"/>
        <w:tag w:val="goog_rdk_1513"/>
      </w:sdtPr>
      <w:sdtContent>
        <w:p w:rsidR="00000000" w:rsidDel="00000000" w:rsidP="00000000" w:rsidRDefault="00000000" w:rsidRPr="00000000" w14:paraId="000000D6">
          <w:pPr>
            <w:pStyle w:val="Heading1"/>
            <w:spacing w:after="280" w:before="280" w:line="240" w:lineRule="auto"/>
            <w:jc w:val="center"/>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jc w:val="center"/>
              </w:pPr>
            </w:pPrChange>
          </w:pPr>
          <w:sdt>
            <w:sdtPr>
              <w:id w:val="85309404"/>
              <w:tag w:val="goog_rdk_1511"/>
            </w:sdtPr>
            <w:sdtContent>
              <w:del w:author="Kanihaa" w:id="9" w:date="2026-09-25T08:48:49Z"/>
              <w:sdt>
                <w:sdtPr>
                  <w:id w:val="-771093916"/>
                  <w:tag w:val="goog_rdk_1512"/>
                </w:sdtPr>
                <w:sdtContent>
                  <w:del w:author="Kanihaa" w:id="9" w:date="2026-09-25T08:48:49Z">
                    <w:r w:rsidDel="00000000" w:rsidR="00000000" w:rsidRPr="00000000">
                      <w:rPr>
                        <w:rtl w:val="0"/>
                      </w:rPr>
                    </w:r>
                  </w:del>
                </w:sdtContent>
              </w:sdt>
              <w:del w:author="Kanihaa" w:id="9" w:date="2026-09-25T08:48:49Z"/>
            </w:sdtContent>
          </w:sdt>
        </w:p>
      </w:sdtContent>
    </w:sdt>
    <w:sdt>
      <w:sdtPr>
        <w:id w:val="2134715790"/>
        <w:tag w:val="goog_rdk_1516"/>
      </w:sdtPr>
      <w:sdtContent>
        <w:p w:rsidR="00000000" w:rsidDel="00000000" w:rsidP="00000000" w:rsidRDefault="00000000" w:rsidRPr="00000000" w14:paraId="000000D7">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jc w:val="left"/>
              </w:pPr>
            </w:pPrChange>
          </w:pPr>
          <w:sdt>
            <w:sdtPr>
              <w:id w:val="-1639487723"/>
              <w:tag w:val="goog_rdk_1514"/>
            </w:sdtPr>
            <w:sdtContent>
              <w:del w:author="Kanihaa" w:id="9" w:date="2026-09-25T08:48:49Z"/>
              <w:sdt>
                <w:sdtPr>
                  <w:id w:val="679222109"/>
                  <w:tag w:val="goog_rdk_1515"/>
                </w:sdtPr>
                <w:sdtContent>
                  <w:del w:author="Kanihaa" w:id="9" w:date="2026-09-25T08:48:49Z">
                    <w:r w:rsidDel="00000000" w:rsidR="00000000" w:rsidRPr="00000000">
                      <w:rPr>
                        <w:rtl w:val="0"/>
                      </w:rPr>
                    </w:r>
                  </w:del>
                </w:sdtContent>
              </w:sdt>
              <w:del w:author="Kanihaa" w:id="9" w:date="2026-09-25T08:48:49Z"/>
            </w:sdtContent>
          </w:sdt>
        </w:p>
      </w:sdtContent>
    </w:sdt>
    <w:sdt>
      <w:sdtPr>
        <w:id w:val="-1746589101"/>
        <w:tag w:val="goog_rdk_1519"/>
      </w:sdtPr>
      <w:sdtContent>
        <w:p w:rsidR="00000000" w:rsidDel="00000000" w:rsidP="00000000" w:rsidRDefault="00000000" w:rsidRPr="00000000" w14:paraId="000000D8">
          <w:pPr>
            <w:pStyle w:val="Heading1"/>
            <w:spacing w:after="8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color w:val="000000"/>
                  <w:sz w:val="22"/>
                  <w:szCs w:val="22"/>
                </w:rPr>
              </w:rPrChange>
            </w:rPr>
            <w:pPrChange w:author="Gayathri" w:id="0" w:date="2026-09-24T05:13:41Z">
              <w:pPr>
                <w:pStyle w:val="Heading2"/>
                <w:keepNext w:val="0"/>
                <w:keepLines w:val="0"/>
                <w:spacing w:after="80" w:before="360" w:lineRule="auto"/>
                <w:jc w:val="both"/>
              </w:pPr>
            </w:pPrChange>
          </w:pPr>
          <w:sdt>
            <w:sdtPr>
              <w:id w:val="418369481"/>
              <w:tag w:val="goog_rdk_1517"/>
            </w:sdtPr>
            <w:sdtContent>
              <w:del w:author="Kanihaa" w:id="9" w:date="2026-09-25T08:48:49Z"/>
              <w:sdt>
                <w:sdtPr>
                  <w:id w:val="1335796864"/>
                  <w:tag w:val="goog_rdk_151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2"/>
                            <w:szCs w:val="22"/>
                          </w:rPr>
                        </w:rPrChange>
                      </w:rPr>
                      <w:delText xml:space="preserve">MILESTONE 2: Core Functionalities Development</w:delText>
                    </w:r>
                  </w:del>
                </w:sdtContent>
              </w:sdt>
              <w:del w:author="Kanihaa" w:id="9" w:date="2026-09-25T08:48:49Z">
                <w:bookmarkStart w:colFirst="0" w:colLast="0" w:name="_heading=h.iw1utyh657z2" w:id="34"/>
                <w:bookmarkEnd w:id="34"/>
              </w:del>
            </w:sdtContent>
          </w:sdt>
        </w:p>
      </w:sdtContent>
    </w:sdt>
    <w:sdt>
      <w:sdtPr>
        <w:id w:val="-987275482"/>
        <w:tag w:val="goog_rdk_1531"/>
      </w:sdtPr>
      <w:sdtContent>
        <w:p w:rsidR="00000000" w:rsidDel="00000000" w:rsidP="00000000" w:rsidRDefault="00000000" w:rsidRPr="00000000" w14:paraId="000000D9">
          <w:pPr>
            <w:spacing w:after="240" w:before="240" w:lineRule="auto"/>
            <w:ind w:left="-566.9291338582675" w:firstLine="0"/>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Anonymous" w:id="0" w:date="2026-09-25T05:12:34Z">
              <w:pPr>
                <w:spacing w:after="240" w:before="240" w:lineRule="auto"/>
                <w:jc w:val="both"/>
              </w:pPr>
            </w:pPrChange>
          </w:pPr>
          <w:sdt>
            <w:sdtPr>
              <w:id w:val="469929635"/>
              <w:tag w:val="goog_rdk_1520"/>
            </w:sdtPr>
            <w:sdtContent>
              <w:del w:author="Kanihaa" w:id="9" w:date="2026-09-25T08:48:49Z"/>
              <w:sdt>
                <w:sdtPr>
                  <w:id w:val="1234667397"/>
                  <w:tag w:val="goog_rdk_152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This milestone focuses on building the </w:delText>
                    </w:r>
                  </w:del>
                </w:sdtContent>
              </w:sdt>
              <w:del w:author="Kanihaa" w:id="9" w:date="2026-09-25T08:48:49Z">
                <w:sdt>
                  <w:sdtPr>
                    <w:id w:val="1541311486"/>
                    <w:tag w:val="goog_rdk_152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core backend intelligence</w:delText>
                    </w:r>
                  </w:sdtContent>
                </w:sdt>
                <w:sdt>
                  <w:sdtPr>
                    <w:id w:val="-895831288"/>
                    <w:tag w:val="goog_rdk_152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of </w:delText>
                    </w:r>
                  </w:sdtContent>
                </w:sdt>
                <w:sdt>
                  <w:sdtPr>
                    <w:id w:val="2048413677"/>
                    <w:tag w:val="goog_rdk_152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PocketSmart AI</w:delText>
                    </w:r>
                  </w:sdtContent>
                </w:sdt>
                <w:sdt>
                  <w:sdtPr>
                    <w:id w:val="1499189869"/>
                    <w:tag w:val="goog_rdk_152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using the Flask framework and Google’s </w:delText>
                    </w:r>
                  </w:sdtContent>
                </w:sdt>
                <w:sdt>
                  <w:sdtPr>
                    <w:id w:val="1879110890"/>
                    <w:tag w:val="goog_rdk_152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Gemini 1.5 Flash Pro</w:delText>
                    </w:r>
                  </w:sdtContent>
                </w:sdt>
                <w:sdt>
                  <w:sdtPr>
                    <w:id w:val="1093411594"/>
                    <w:tag w:val="goog_rdk_152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foundation model. The primary goal is to develop a robust and modular system capable of accepting user budgets (and optional image inputs), intelligently interpreting the context, and returning domain-specific, platform-aware recommendations.The backend handles prompt generation, API communication with Gemini, modular planning logic (for Home, Party, and Jewelry), and optional fallback strategies when product matches are limited. All core logic is abstracted into a utility service file (</w:delText>
                    </w:r>
                  </w:sdtContent>
                </w:sdt>
                <w:sdt>
                  <w:sdtPr>
                    <w:id w:val="1461824912"/>
                    <w:tag w:val="goog_rdk_152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color w:val="188038"/>
                          </w:rPr>
                        </w:rPrChange>
                      </w:rPr>
                      <w:delText xml:space="preserve">gemini_utils.py</w:delText>
                    </w:r>
                  </w:sdtContent>
                </w:sdt>
                <w:sdt>
                  <w:sdtPr>
                    <w:id w:val="-440532940"/>
                    <w:tag w:val="goog_rdk_152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that handles prompt orchestration, budget formatting, domain segmentation, and image analysis for multimodal tasks.</w:delText>
                    </w:r>
                  </w:sdtContent>
                </w:sdt>
                <w:sdt>
                  <w:sdtPr>
                    <w:id w:val="623674484"/>
                    <w:tag w:val="goog_rdk_1530"/>
                  </w:sdtPr>
                  <w:sdtContent>
                    <w:r w:rsidDel="00000000" w:rsidR="00000000" w:rsidRPr="00000000">
                      <w:rPr>
                        <w:rtl w:val="0"/>
                      </w:rPr>
                    </w:r>
                  </w:sdtContent>
                </w:sdt>
              </w:del>
            </w:sdtContent>
          </w:sdt>
        </w:p>
      </w:sdtContent>
    </w:sdt>
    <w:sdt>
      <w:sdtPr>
        <w:id w:val="-1905150402"/>
        <w:tag w:val="goog_rdk_1534"/>
      </w:sdtPr>
      <w:sdtContent>
        <w:p w:rsidR="00000000" w:rsidDel="00000000" w:rsidP="00000000" w:rsidRDefault="00000000" w:rsidRPr="00000000" w14:paraId="000000DA">
          <w:pPr>
            <w:pStyle w:val="Heading1"/>
            <w:spacing w:after="280" w:before="28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spacing w:after="280" w:before="280" w:lineRule="auto"/>
              </w:pPr>
            </w:pPrChange>
          </w:pPr>
          <w:sdt>
            <w:sdtPr>
              <w:id w:val="-1240330850"/>
              <w:tag w:val="goog_rdk_1532"/>
            </w:sdtPr>
            <w:sdtContent>
              <w:del w:author="Kanihaa" w:id="9" w:date="2026-09-25T08:48:49Z"/>
              <w:sdt>
                <w:sdtPr>
                  <w:id w:val="-156494321"/>
                  <w:tag w:val="goog_rdk_153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File Explorer Structure</w:delText>
                    </w:r>
                  </w:del>
                </w:sdtContent>
              </w:sdt>
              <w:del w:author="Kanihaa" w:id="9" w:date="2026-09-25T08:48:49Z"/>
            </w:sdtContent>
          </w:sdt>
        </w:p>
      </w:sdtContent>
    </w:sdt>
    <w:sdt>
      <w:sdtPr>
        <w:id w:val="-1800311291"/>
        <w:tag w:val="goog_rdk_1537"/>
      </w:sdtPr>
      <w:sdtContent>
        <w:p w:rsidR="00000000" w:rsidDel="00000000" w:rsidP="00000000" w:rsidRDefault="00000000" w:rsidRPr="00000000" w14:paraId="000000DB">
          <w:pPr>
            <w:pStyle w:val="Heading1"/>
            <w:spacing w:after="280" w:before="280" w:line="240" w:lineRule="auto"/>
            <w:jc w:val="center"/>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jc w:val="center"/>
              </w:pPr>
            </w:pPrChange>
          </w:pPr>
          <w:sdt>
            <w:sdtPr>
              <w:id w:val="-682534300"/>
              <w:tag w:val="goog_rdk_1535"/>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1826263" cy="6235382"/>
                      <wp:effectExtent b="0" l="0" r="0" t="0"/>
                      <wp:docPr id="27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826263" cy="6235382"/>
                              </a:xfrm>
                              <a:prstGeom prst="rect"/>
                              <a:ln/>
                            </pic:spPr>
                          </pic:pic>
                        </a:graphicData>
                      </a:graphic>
                    </wp:inline>
                  </w:drawing>
                </w:r>
              </w:del>
              <w:sdt>
                <w:sdtPr>
                  <w:id w:val="704658930"/>
                  <w:tag w:val="goog_rdk_1536"/>
                </w:sdtPr>
                <w:sdtContent>
                  <w:del w:author="Kanihaa" w:id="9" w:date="2026-09-25T08:48:49Z">
                    <w:r w:rsidDel="00000000" w:rsidR="00000000" w:rsidRPr="00000000">
                      <w:rPr>
                        <w:rtl w:val="0"/>
                      </w:rPr>
                    </w:r>
                  </w:del>
                </w:sdtContent>
              </w:sdt>
              <w:del w:author="Kanihaa" w:id="9" w:date="2026-09-25T08:48:49Z"/>
            </w:sdtContent>
          </w:sdt>
        </w:p>
      </w:sdtContent>
    </w:sdt>
    <w:sdt>
      <w:sdtPr>
        <w:id w:val="-972830000"/>
        <w:tag w:val="goog_rdk_1540"/>
      </w:sdtPr>
      <w:sdtContent>
        <w:p w:rsidR="00000000" w:rsidDel="00000000" w:rsidP="00000000" w:rsidRDefault="00000000" w:rsidRPr="00000000" w14:paraId="000000DC">
          <w:pPr>
            <w:pStyle w:val="Heading1"/>
            <w:spacing w:after="280" w:before="280" w:line="240" w:lineRule="auto"/>
            <w:jc w:val="center"/>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1410835529"/>
              <w:tag w:val="goog_rdk_1538"/>
            </w:sdtPr>
            <w:sdtContent>
              <w:del w:author="Kanihaa" w:id="9" w:date="2026-09-25T08:48:49Z"/>
              <w:sdt>
                <w:sdtPr>
                  <w:id w:val="1127644777"/>
                  <w:tag w:val="goog_rdk_1539"/>
                </w:sdtPr>
                <w:sdtContent>
                  <w:del w:author="Kanihaa" w:id="9" w:date="2026-09-25T08:48:49Z">
                    <w:r w:rsidDel="00000000" w:rsidR="00000000" w:rsidRPr="00000000">
                      <w:rPr>
                        <w:rtl w:val="0"/>
                      </w:rPr>
                    </w:r>
                  </w:del>
                </w:sdtContent>
              </w:sdt>
              <w:del w:author="Kanihaa" w:id="9" w:date="2026-09-25T08:48:49Z"/>
            </w:sdtContent>
          </w:sdt>
        </w:p>
      </w:sdtContent>
    </w:sdt>
    <w:sdt>
      <w:sdtPr>
        <w:id w:val="703334071"/>
        <w:tag w:val="goog_rdk_1543"/>
      </w:sdtPr>
      <w:sdtContent>
        <w:p w:rsidR="00000000" w:rsidDel="00000000" w:rsidP="00000000" w:rsidRDefault="00000000" w:rsidRPr="00000000" w14:paraId="000000DD">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pPr>
            </w:pPrChange>
          </w:pPr>
          <w:sdt>
            <w:sdtPr>
              <w:id w:val="60301060"/>
              <w:tag w:val="goog_rdk_1541"/>
            </w:sdtPr>
            <w:sdtContent>
              <w:del w:author="Kanihaa" w:id="9" w:date="2026-09-25T08:48:49Z"/>
              <w:sdt>
                <w:sdtPr>
                  <w:id w:val="-1887383590"/>
                  <w:tag w:val="goog_rdk_1542"/>
                </w:sdtPr>
                <w:sdtContent>
                  <w:del w:author="Kanihaa" w:id="9" w:date="2026-09-25T08:48:49Z">
                    <w:r w:rsidDel="00000000" w:rsidR="00000000" w:rsidRPr="00000000">
                      <w:rPr>
                        <w:rtl w:val="0"/>
                      </w:rPr>
                    </w:r>
                  </w:del>
                </w:sdtContent>
              </w:sdt>
              <w:del w:author="Kanihaa" w:id="9" w:date="2026-09-25T08:48:49Z"/>
            </w:sdtContent>
          </w:sdt>
        </w:p>
      </w:sdtContent>
    </w:sdt>
    <w:sdt>
      <w:sdtPr>
        <w:id w:val="573494653"/>
        <w:tag w:val="goog_rdk_1549"/>
      </w:sdtPr>
      <w:sdtContent>
        <w:p w:rsidR="00000000" w:rsidDel="00000000" w:rsidP="00000000" w:rsidRDefault="00000000" w:rsidRPr="00000000" w14:paraId="000000DE">
          <w:pPr>
            <w:spacing w:after="280" w:before="280" w:line="240" w:lineRule="auto"/>
            <w:rPr>
              <w:del w:author="Kanihaa" w:id="9" w:date="2026-09-25T08:48:49Z"/>
              <w:strike w:val="1"/>
              <w:rPrChange w:author="Anonymous" w:id="165" w:date="2026-09-24T13:20:51Z">
                <w:rPr>
                  <w:rFonts w:ascii="Cambria" w:cs="Cambria" w:eastAsia="Cambria" w:hAnsi="Cambria"/>
                  <w:b w:val="1"/>
                  <w:bCs w:val="1"/>
                </w:rPr>
              </w:rPrChange>
            </w:rPr>
            <w:pPrChange w:author="Anonymous" w:id="0" w:date="2026-09-24T13:20:51Z">
              <w:pPr>
                <w:spacing w:after="280" w:before="280" w:line="240" w:lineRule="auto"/>
              </w:pPr>
            </w:pPrChange>
          </w:pPr>
          <w:sdt>
            <w:sdtPr>
              <w:id w:val="-1676305094"/>
              <w:tag w:val="goog_rdk_1544"/>
            </w:sdtPr>
            <w:sdtContent>
              <w:del w:author="Kanihaa" w:id="9" w:date="2026-09-25T08:48:49Z"/>
              <w:sdt>
                <w:sdtPr>
                  <w:id w:val="264730216"/>
                  <w:tag w:val="goog_rdk_154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2.1: Fast API </w:delText>
                    </w:r>
                  </w:del>
                </w:sdtContent>
              </w:sdt>
              <w:del w:author="Kanihaa" w:id="9" w:date="2026-09-25T08:48:49Z">
                <w:sdt>
                  <w:sdtPr>
                    <w:id w:val="-1498267536"/>
                    <w:tag w:val="goog_rdk_154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Instilization</w:delText>
                    </w:r>
                  </w:sdtContent>
                </w:sdt>
                <w:sdt>
                  <w:sdtPr>
                    <w:id w:val="-241430378"/>
                    <w:tag w:val="goog_rdk_154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 and import libraries</w:delText>
                    </w:r>
                  </w:sdtContent>
                </w:sdt>
                <w:sdt>
                  <w:sdtPr>
                    <w:id w:val="374397632"/>
                    <w:tag w:val="goog_rdk_1548"/>
                  </w:sdtPr>
                  <w:sdtContent>
                    <w:r w:rsidDel="00000000" w:rsidR="00000000" w:rsidRPr="00000000">
                      <w:rPr>
                        <w:rtl w:val="0"/>
                      </w:rPr>
                    </w:r>
                  </w:sdtContent>
                </w:sdt>
              </w:del>
            </w:sdtContent>
          </w:sdt>
        </w:p>
      </w:sdtContent>
    </w:sdt>
    <w:sdt>
      <w:sdtPr>
        <w:id w:val="1139328521"/>
        <w:tag w:val="goog_rdk_1555"/>
      </w:sdtPr>
      <w:sdtContent>
        <w:p w:rsidR="00000000" w:rsidDel="00000000" w:rsidP="00000000" w:rsidRDefault="00000000" w:rsidRPr="00000000" w14:paraId="000000DF">
          <w:pPr>
            <w:numPr>
              <w:ilvl w:val="0"/>
              <w:numId w:val="21"/>
            </w:numPr>
            <w:spacing w:after="280" w:before="280" w:line="240" w:lineRule="auto"/>
            <w:ind w:left="720" w:hanging="360"/>
            <w:rPr>
              <w:ins w:author="Veeraragavan" w:id="166" w:date="2026-09-23T05:36:32Z"/>
              <w:del w:author="Kanihaa" w:id="9" w:date="2026-09-25T08:48:49Z"/>
              <w:rFonts w:ascii="Cambria" w:cs="Cambria" w:eastAsia="Cambria" w:hAnsi="Cambria"/>
              <w:b w:val="1"/>
              <w:bCs w:val="1"/>
              <w:i w:val="1"/>
              <w:iCs w:val="1"/>
              <w:rPrChange w:author="Kavinilavu" w:id="97" w:date="2026-09-24T05:18:57Z">
                <w:rPr>
                  <w:rFonts w:ascii="Cambria" w:cs="Cambria" w:eastAsia="Cambria" w:hAnsi="Cambria"/>
                  <w:b w:val="1"/>
                  <w:bCs w:val="1"/>
                  <w:u w:val="none"/>
                </w:rPr>
              </w:rPrChange>
            </w:rPr>
            <w:pPrChange w:author="Kavinilavu" w:id="0" w:date="2026-09-24T05:18:57Z">
              <w:pPr>
                <w:numPr>
                  <w:ilvl w:val="0"/>
                  <w:numId w:val="21"/>
                </w:numPr>
                <w:spacing w:after="280" w:before="280" w:line="240" w:lineRule="auto"/>
                <w:ind w:left="720" w:hanging="360"/>
              </w:pPr>
            </w:pPrChange>
          </w:pPr>
          <w:sdt>
            <w:sdtPr>
              <w:id w:val="-936993890"/>
              <w:tag w:val="goog_rdk_1550"/>
            </w:sdtPr>
            <w:sdtContent>
              <w:del w:author="Kanihaa" w:id="9" w:date="2026-09-25T08:48:49Z"/>
              <w:sdt>
                <w:sdtPr>
                  <w:id w:val="1066261906"/>
                  <w:tag w:val="goog_rdk_155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Import all required libraries for the project</w:delText>
                    </w:r>
                  </w:del>
                </w:sdtContent>
              </w:sdt>
              <w:del w:author="Kanihaa" w:id="9" w:date="2026-09-25T08:48:49Z"/>
            </w:sdtContent>
          </w:sdt>
          <w:sdt>
            <w:sdtPr>
              <w:id w:val="-1362262995"/>
              <w:tag w:val="goog_rdk_1552"/>
            </w:sdtPr>
            <w:sdtContent>
              <w:ins w:author="Veeraragavan" w:id="166" w:date="2026-09-23T05:36:32Z">
                <w:sdt>
                  <w:sdtPr>
                    <w:id w:val="548659811"/>
                    <w:tag w:val="goog_rdk_1553"/>
                  </w:sdtPr>
                  <w:sdtContent>
                    <w:del w:author="Kanihaa" w:id="9" w:date="2026-09-25T08:48:49Z"/>
                  </w:sdtContent>
                </w:sdt>
              </w:ins>
              <w:sdt>
                <w:sdtPr>
                  <w:id w:val="-663454484"/>
                  <w:tag w:val="goog_rdk_1554"/>
                </w:sdtPr>
                <w:sdtContent>
                  <w:ins w:author="Veeraragavan" w:id="166" w:date="2026-09-23T05:36:32Z">
                    <w:del w:author="Kanihaa" w:id="9" w:date="2026-09-25T08:48:49Z">
                      <w:r w:rsidDel="00000000" w:rsidR="00000000" w:rsidRPr="00000000">
                        <w:rPr>
                          <w:rtl w:val="0"/>
                        </w:rPr>
                      </w:r>
                    </w:del>
                  </w:ins>
                </w:sdtContent>
              </w:sdt>
              <w:ins w:author="Veeraragavan" w:id="166" w:date="2026-09-23T05:36:32Z">
                <w:del w:author="Kanihaa" w:id="9" w:date="2026-09-25T08:48:49Z"/>
              </w:ins>
            </w:sdtContent>
          </w:sdt>
        </w:p>
      </w:sdtContent>
    </w:sdt>
    <w:sdt>
      <w:sdtPr>
        <w:id w:val="-1353472452"/>
        <w:tag w:val="goog_rdk_1559"/>
      </w:sdtPr>
      <w:sdtContent>
        <w:p w:rsidR="00000000" w:rsidDel="00000000" w:rsidP="00000000" w:rsidRDefault="00000000" w:rsidRPr="00000000" w14:paraId="000000E0">
          <w:pPr>
            <w:numPr>
              <w:ilvl w:val="0"/>
              <w:numId w:val="21"/>
            </w:numPr>
            <w:spacing w:after="280" w:before="280" w:line="240" w:lineRule="auto"/>
            <w:ind w:left="720" w:hanging="360"/>
            <w:rPr>
              <w:del w:author="Kanihaa" w:id="9" w:date="2026-09-25T08:48:49Z"/>
              <w:rFonts w:ascii="Cambria" w:cs="Cambria" w:eastAsia="Cambria" w:hAnsi="Cambria"/>
              <w:b w:val="1"/>
              <w:bCs w:val="1"/>
              <w:i w:val="1"/>
              <w:iCs w:val="1"/>
              <w:rPrChange w:author="Kavinilavu" w:id="97" w:date="2026-09-24T05:18:57Z">
                <w:rPr>
                  <w:rFonts w:ascii="Cambria" w:cs="Cambria" w:eastAsia="Cambria" w:hAnsi="Cambria"/>
                  <w:b w:val="1"/>
                  <w:bCs w:val="1"/>
                  <w:u w:val="none"/>
                </w:rPr>
              </w:rPrChange>
            </w:rPr>
            <w:pPrChange w:author="Kavinilavu" w:id="0" w:date="2026-09-24T05:18:57Z">
              <w:pPr>
                <w:numPr>
                  <w:ilvl w:val="0"/>
                  <w:numId w:val="21"/>
                </w:numPr>
                <w:spacing w:after="280" w:before="280" w:line="240" w:lineRule="auto"/>
                <w:ind w:left="720" w:hanging="360"/>
              </w:pPr>
            </w:pPrChange>
          </w:pPr>
          <w:sdt>
            <w:sdtPr>
              <w:id w:val="-1448893424"/>
              <w:tag w:val="goog_rdk_1557"/>
            </w:sdtPr>
            <w:sdtContent>
              <w:del w:author="Kanihaa" w:id="9" w:date="2026-09-25T08:48:49Z"/>
              <w:sdt>
                <w:sdtPr>
                  <w:id w:val="1816672872"/>
                  <w:tag w:val="goog_rdk_1558"/>
                </w:sdtPr>
                <w:sdtContent>
                  <w:del w:author="Kanihaa" w:id="9" w:date="2026-09-25T08:48:49Z">
                    <w:r w:rsidDel="00000000" w:rsidR="00000000" w:rsidRPr="00000000">
                      <w:rPr>
                        <w:rtl w:val="0"/>
                      </w:rPr>
                    </w:r>
                  </w:del>
                </w:sdtContent>
              </w:sdt>
              <w:del w:author="Kanihaa" w:id="9" w:date="2026-09-25T08:48:49Z"/>
            </w:sdtContent>
          </w:sdt>
        </w:p>
      </w:sdtContent>
    </w:sdt>
    <w:sdt>
      <w:sdtPr>
        <w:id w:val="-460168081"/>
        <w:tag w:val="goog_rdk_1569"/>
      </w:sdtPr>
      <w:sdtContent>
        <w:p w:rsidR="00000000" w:rsidDel="00000000" w:rsidP="00000000" w:rsidRDefault="00000000" w:rsidRPr="00000000" w14:paraId="000000E1">
          <w:pPr>
            <w:pStyle w:val="Heading1"/>
            <w:spacing w:after="280" w:before="280" w:line="240" w:lineRule="auto"/>
            <w:ind w:left="-1417.3228346456694"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pPrChange w:author="Gayathri" w:id="0" w:date="2026-09-24T05:13:41Z">
              <w:pPr>
                <w:spacing w:after="280" w:before="280" w:line="240" w:lineRule="auto"/>
                <w:ind w:left="720" w:firstLine="0"/>
              </w:pPr>
            </w:pPrChange>
          </w:pPr>
          <w:sdt>
            <w:sdtPr>
              <w:id w:val="-1190504595"/>
              <w:tag w:val="goog_rdk_1560"/>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drawing>
                    <wp:inline distB="114300" distT="114300" distL="114300" distR="114300">
                      <wp:extent cx="5731200" cy="3441700"/>
                      <wp:effectExtent b="0" l="0" r="0" t="0"/>
                      <wp:docPr id="276"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731200" cy="3441700"/>
                              </a:xfrm>
                              <a:prstGeom prst="rect"/>
                              <a:ln/>
                            </pic:spPr>
                          </pic:pic>
                        </a:graphicData>
                      </a:graphic>
                    </wp:inline>
                  </w:drawing>
                </w:r>
              </w:del>
              <w:sdt>
                <w:sdtPr>
                  <w:id w:val="1747773803"/>
                  <w:tag w:val="goog_rdk_156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 </w:delText>
                      <w:br w:type="textWrapping"/>
                    </w:r>
                  </w:del>
                </w:sdtContent>
              </w:sdt>
              <w:del w:author="Kanihaa" w:id="9" w:date="2026-09-25T08:48:49Z"/>
            </w:sdtContent>
          </w:sdt>
          <w:sdt>
            <w:sdtPr>
              <w:id w:val="-560811849"/>
              <w:tag w:val="goog_rdk_1562"/>
            </w:sdtPr>
            <w:sdtContent>
              <w:ins w:author="Swetha K" w:id="167" w:date="2026-09-23T14:36:18Z">
                <w:sdt>
                  <w:sdtPr>
                    <w:id w:val="1744565630"/>
                    <w:tag w:val="goog_rdk_156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drawing>
                          <wp:inline distB="114300" distT="114300" distL="114300" distR="114300">
                            <wp:extent cx="5771550" cy="3149600"/>
                            <wp:effectExtent b="0" l="0" r="0" t="0"/>
                            <wp:docPr id="197" name="image27.png"/>
                            <a:graphic>
                              <a:graphicData uri="http://schemas.openxmlformats.org/drawingml/2006/picture">
                                <pic:pic>
                                  <pic:nvPicPr>
                                    <pic:cNvPr id="0" name="image27.png"/>
                                    <pic:cNvPicPr preferRelativeResize="0"/>
                                  </pic:nvPicPr>
                                  <pic:blipFill>
                                    <a:blip r:embed="rId20"/>
                                    <a:srcRect b="-3836" l="2800" r="5200" t="2625"/>
                                    <a:stretch>
                                      <a:fillRect/>
                                    </a:stretch>
                                  </pic:blipFill>
                                  <pic:spPr>
                                    <a:xfrm>
                                      <a:off x="0" y="0"/>
                                      <a:ext cx="5771550" cy="3149600"/>
                                    </a:xfrm>
                                    <a:prstGeom prst="rect"/>
                                    <a:ln/>
                                  </pic:spPr>
                                </pic:pic>
                              </a:graphicData>
                            </a:graphic>
                          </wp:inline>
                        </w:drawing>
                      </w:r>
                    </w:del>
                  </w:sdtContent>
                </w:sdt>
              </w:ins>
            </w:sdtContent>
          </w:sdt>
          <w:sdt>
            <w:sdtPr>
              <w:id w:val="1973240619"/>
              <w:tag w:val="goog_rdk_1564"/>
            </w:sdtPr>
            <w:sdtContent>
              <w:del w:author="Kanihaa" w:id="9" w:date="2026-09-25T08:48:49Z"/>
            </w:sdtContent>
          </w:sdt>
          <w:sdt>
            <w:sdtPr>
              <w:id w:val="354814287"/>
              <w:tag w:val="goog_rdk_1565"/>
            </w:sdtPr>
            <w:sdtContent>
              <w:ins w:author="Dark Devil" w:id="168" w:date="2026-09-23T06:59:00Z">
                <w:sdt>
                  <w:sdtPr>
                    <w:id w:val="1365936679"/>
                    <w:tag w:val="goog_rdk_1566"/>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drawing>
                          <wp:inline distB="114300" distT="114300" distL="114300" distR="114300">
                            <wp:extent cx="6575925" cy="3581475"/>
                            <wp:effectExtent b="0" l="0" r="0" t="0"/>
                            <wp:docPr id="261" name="image27.png"/>
                            <a:graphic>
                              <a:graphicData uri="http://schemas.openxmlformats.org/drawingml/2006/picture">
                                <pic:pic>
                                  <pic:nvPicPr>
                                    <pic:cNvPr id="0" name="image27.png"/>
                                    <pic:cNvPicPr preferRelativeResize="0"/>
                                  </pic:nvPicPr>
                                  <pic:blipFill>
                                    <a:blip r:embed="rId20"/>
                                    <a:srcRect b="-606" l="0" r="8000" t="-606"/>
                                    <a:stretch>
                                      <a:fillRect/>
                                    </a:stretch>
                                  </pic:blipFill>
                                  <pic:spPr>
                                    <a:xfrm>
                                      <a:off x="0" y="0"/>
                                      <a:ext cx="6575925" cy="3581475"/>
                                    </a:xfrm>
                                    <a:prstGeom prst="rect"/>
                                    <a:ln/>
                                  </pic:spPr>
                                </pic:pic>
                              </a:graphicData>
                            </a:graphic>
                          </wp:inline>
                        </w:drawing>
                      </w:r>
                    </w:del>
                  </w:sdtContent>
                </w:sdt>
              </w:ins>
            </w:sdtContent>
          </w:sdt>
          <w:sdt>
            <w:sdtPr>
              <w:id w:val="-1510501073"/>
              <w:tag w:val="goog_rdk_1567"/>
            </w:sdtPr>
            <w:sdtContent>
              <w:del w:author="Kanihaa" w:id="9" w:date="2026-09-25T08:48:49Z"/>
              <w:sdt>
                <w:sdtPr>
                  <w:id w:val="392564980"/>
                  <w:tag w:val="goog_rdk_1568"/>
                </w:sdtPr>
                <w:sdtContent>
                  <w:del w:author="Kanihaa" w:id="9" w:date="2026-09-25T08:48:49Z">
                    <w:r w:rsidDel="00000000" w:rsidR="00000000" w:rsidRPr="00000000">
                      <w:rPr>
                        <w:rtl w:val="0"/>
                      </w:rPr>
                    </w:r>
                  </w:del>
                </w:sdtContent>
              </w:sdt>
              <w:del w:author="Kanihaa" w:id="9" w:date="2026-09-25T08:48:49Z"/>
            </w:sdtContent>
          </w:sdt>
        </w:p>
      </w:sdtContent>
    </w:sdt>
    <w:sdt>
      <w:sdtPr>
        <w:id w:val="-5684647"/>
        <w:tag w:val="goog_rdk_1572"/>
      </w:sdtPr>
      <w:sdtContent>
        <w:p w:rsidR="00000000" w:rsidDel="00000000" w:rsidP="00000000" w:rsidRDefault="00000000" w:rsidRPr="00000000" w14:paraId="000000E2">
          <w:pPr>
            <w:numPr>
              <w:ilvl w:val="0"/>
              <w:numId w:val="21"/>
            </w:numPr>
            <w:spacing w:after="280" w:before="28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1"/>
                </w:numPr>
                <w:spacing w:after="280" w:before="280" w:line="240" w:lineRule="auto"/>
                <w:ind w:left="720" w:hanging="360"/>
              </w:pPr>
            </w:pPrChange>
          </w:pPr>
          <w:sdt>
            <w:sdtPr>
              <w:id w:val="-40993169"/>
              <w:tag w:val="goog_rdk_1570"/>
            </w:sdtPr>
            <w:sdtContent>
              <w:del w:author="Kanihaa" w:id="9" w:date="2026-09-25T08:48:49Z"/>
              <w:sdt>
                <w:sdtPr>
                  <w:id w:val="-1002559457"/>
                  <w:tag w:val="goog_rdk_157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Fast API  Initialization </w:delText>
                    </w:r>
                  </w:del>
                </w:sdtContent>
              </w:sdt>
              <w:del w:author="Kanihaa" w:id="9" w:date="2026-09-25T08:48:49Z"/>
            </w:sdtContent>
          </w:sdt>
        </w:p>
      </w:sdtContent>
    </w:sdt>
    <w:sdt>
      <w:sdtPr>
        <w:id w:val="-1205339630"/>
        <w:tag w:val="goog_rdk_1580"/>
      </w:sdtPr>
      <w:sdtContent>
        <w:p w:rsidR="00000000" w:rsidDel="00000000" w:rsidP="00000000" w:rsidRDefault="00000000" w:rsidRPr="00000000" w14:paraId="000000E3">
          <w:pPr>
            <w:pStyle w:val="Heading1"/>
            <w:spacing w:after="280" w:before="28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ind w:left="720" w:firstLine="0"/>
              </w:pPr>
            </w:pPrChange>
          </w:pPr>
          <w:sdt>
            <w:sdtPr>
              <w:id w:val="-416123893"/>
              <w:tag w:val="goog_rdk_1575"/>
            </w:sdtPr>
            <w:sdtContent>
              <w:ins w:author="Sharan 26" w:id="169" w:date="2026-09-22T19:26:33Z">
                <w:sdt>
                  <w:sdtPr>
                    <w:id w:val="1902372754"/>
                    <w:tag w:val="goog_rdk_1576"/>
                  </w:sdtPr>
                  <w:sdtContent>
                    <w:del w:author="Kanihaa" w:id="9" w:date="2026-09-25T08:48:49Z"/>
                  </w:sdtContent>
                </w:sdt>
              </w:ins>
              <w:sdt>
                <w:sdtPr>
                  <w:id w:val="-1362219990"/>
                  <w:tag w:val="goog_rdk_1577"/>
                </w:sdtPr>
                <w:sdtContent>
                  <w:ins w:author="Sharan 26" w:id="169" w:date="2026-09-22T19:26:3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w:delText>
                      </w:r>
                    </w:del>
                  </w:ins>
                </w:sdtContent>
              </w:sdt>
              <w:ins w:author="Sharan 26" w:id="169" w:date="2026-09-22T19:26:33Z">
                <w:del w:author="Kanihaa" w:id="9" w:date="2026-09-25T08:48:49Z"/>
              </w:ins>
            </w:sdtContent>
          </w:sdt>
          <w:sdt>
            <w:sdtPr>
              <w:id w:val="-297522264"/>
              <w:tag w:val="goog_rdk_157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181600" cy="1419225"/>
                      <wp:effectExtent b="0" l="0" r="0" t="0"/>
                      <wp:docPr id="274"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5181600" cy="1419225"/>
                              </a:xfrm>
                              <a:prstGeom prst="rect"/>
                              <a:ln/>
                            </pic:spPr>
                          </pic:pic>
                        </a:graphicData>
                      </a:graphic>
                    </wp:inline>
                  </w:drawing>
                </w:r>
              </w:del>
              <w:sdt>
                <w:sdtPr>
                  <w:id w:val="-1070733806"/>
                  <w:tag w:val="goog_rdk_1579"/>
                </w:sdtPr>
                <w:sdtContent>
                  <w:del w:author="Kanihaa" w:id="9" w:date="2026-09-25T08:48:49Z">
                    <w:r w:rsidDel="00000000" w:rsidR="00000000" w:rsidRPr="00000000">
                      <w:rPr>
                        <w:rtl w:val="0"/>
                      </w:rPr>
                    </w:r>
                  </w:del>
                </w:sdtContent>
              </w:sdt>
              <w:del w:author="Kanihaa" w:id="9" w:date="2026-09-25T08:48:49Z"/>
            </w:sdtContent>
          </w:sdt>
        </w:p>
      </w:sdtContent>
    </w:sdt>
    <w:sdt>
      <w:sdtPr>
        <w:id w:val="110899296"/>
        <w:tag w:val="goog_rdk_1583"/>
      </w:sdtPr>
      <w:sdtContent>
        <w:p w:rsidR="00000000" w:rsidDel="00000000" w:rsidP="00000000" w:rsidRDefault="00000000" w:rsidRPr="00000000" w14:paraId="000000E4">
          <w:pPr>
            <w:pStyle w:val="Heading1"/>
            <w:spacing w:after="280" w:before="28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ind w:left="720" w:firstLine="0"/>
              </w:pPr>
            </w:pPrChange>
          </w:pPr>
          <w:sdt>
            <w:sdtPr>
              <w:id w:val="-2078185504"/>
              <w:tag w:val="goog_rdk_1581"/>
            </w:sdtPr>
            <w:sdtContent>
              <w:del w:author="Kanihaa" w:id="9" w:date="2026-09-25T08:48:49Z"/>
              <w:sdt>
                <w:sdtPr>
                  <w:id w:val="-676423755"/>
                  <w:tag w:val="goog_rdk_1582"/>
                </w:sdtPr>
                <w:sdtContent>
                  <w:del w:author="Kanihaa" w:id="9" w:date="2026-09-25T08:48:49Z">
                    <w:r w:rsidDel="00000000" w:rsidR="00000000" w:rsidRPr="00000000">
                      <w:rPr>
                        <w:rtl w:val="0"/>
                      </w:rPr>
                    </w:r>
                  </w:del>
                </w:sdtContent>
              </w:sdt>
              <w:del w:author="Kanihaa" w:id="9" w:date="2026-09-25T08:48:49Z"/>
            </w:sdtContent>
          </w:sdt>
        </w:p>
      </w:sdtContent>
    </w:sdt>
    <w:sdt>
      <w:sdtPr>
        <w:id w:val="-446757292"/>
        <w:tag w:val="goog_rdk_1586"/>
      </w:sdtPr>
      <w:sdtContent>
        <w:p w:rsidR="00000000" w:rsidDel="00000000" w:rsidP="00000000" w:rsidRDefault="00000000" w:rsidRPr="00000000" w14:paraId="000000E5">
          <w:pPr>
            <w:pStyle w:val="Heading1"/>
            <w:spacing w:after="280" w:before="28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ind w:left="720" w:firstLine="0"/>
              </w:pPr>
            </w:pPrChange>
          </w:pPr>
          <w:sdt>
            <w:sdtPr>
              <w:id w:val="282649131"/>
              <w:tag w:val="goog_rdk_1584"/>
            </w:sdtPr>
            <w:sdtContent>
              <w:del w:author="Kanihaa" w:id="9" w:date="2026-09-25T08:48:49Z"/>
              <w:sdt>
                <w:sdtPr>
                  <w:id w:val="-62687705"/>
                  <w:tag w:val="goog_rdk_1585"/>
                </w:sdtPr>
                <w:sdtContent>
                  <w:del w:author="Kanihaa" w:id="9" w:date="2026-09-25T08:48:49Z">
                    <w:r w:rsidDel="00000000" w:rsidR="00000000" w:rsidRPr="00000000">
                      <w:rPr>
                        <w:rtl w:val="0"/>
                      </w:rPr>
                    </w:r>
                  </w:del>
                </w:sdtContent>
              </w:sdt>
              <w:del w:author="Kanihaa" w:id="9" w:date="2026-09-25T08:48:49Z"/>
            </w:sdtContent>
          </w:sdt>
        </w:p>
      </w:sdtContent>
    </w:sdt>
    <w:sdt>
      <w:sdtPr>
        <w:id w:val="975996221"/>
        <w:tag w:val="goog_rdk_1589"/>
      </w:sdtPr>
      <w:sdtContent>
        <w:p w:rsidR="00000000" w:rsidDel="00000000" w:rsidP="00000000" w:rsidRDefault="00000000" w:rsidRPr="00000000" w14:paraId="000000E6">
          <w:pPr>
            <w:pStyle w:val="Heading1"/>
            <w:spacing w:after="280" w:before="28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ind w:left="720" w:firstLine="0"/>
              </w:pPr>
            </w:pPrChange>
          </w:pPr>
          <w:sdt>
            <w:sdtPr>
              <w:id w:val="-1323728572"/>
              <w:tag w:val="goog_rdk_1587"/>
            </w:sdtPr>
            <w:sdtContent>
              <w:del w:author="Kanihaa" w:id="9" w:date="2026-09-25T08:48:49Z"/>
              <w:sdt>
                <w:sdtPr>
                  <w:id w:val="-1272312183"/>
                  <w:tag w:val="goog_rdk_1588"/>
                </w:sdtPr>
                <w:sdtContent>
                  <w:del w:author="Kanihaa" w:id="9" w:date="2026-09-25T08:48:49Z">
                    <w:r w:rsidDel="00000000" w:rsidR="00000000" w:rsidRPr="00000000">
                      <w:rPr>
                        <w:rtl w:val="0"/>
                      </w:rPr>
                    </w:r>
                  </w:del>
                </w:sdtContent>
              </w:sdt>
              <w:del w:author="Kanihaa" w:id="9" w:date="2026-09-25T08:48:49Z"/>
            </w:sdtContent>
          </w:sdt>
        </w:p>
      </w:sdtContent>
    </w:sdt>
    <w:sdt>
      <w:sdtPr>
        <w:id w:val="-1807040968"/>
        <w:tag w:val="goog_rdk_1596"/>
      </w:sdtPr>
      <w:sdtContent>
        <w:p w:rsidR="00000000" w:rsidDel="00000000" w:rsidP="00000000" w:rsidRDefault="00000000" w:rsidRPr="00000000" w14:paraId="000000E7">
          <w:pPr>
            <w:pStyle w:val="Heading1"/>
            <w:spacing w:after="280" w:before="28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ind w:left="720" w:firstLine="0"/>
              </w:pPr>
            </w:pPrChange>
          </w:pPr>
          <w:sdt>
            <w:sdtPr>
              <w:id w:val="1973189182"/>
              <w:tag w:val="goog_rdk_1592"/>
            </w:sdtPr>
            <w:sdtContent>
              <w:ins w:author="R. Harish Ragavendran" w:id="170" w:date="2026-09-23T15:51:02Z">
                <w:sdt>
                  <w:sdtPr>
                    <w:id w:val="1741792571"/>
                    <w:tag w:val="goog_rdk_159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181600" cy="1419225"/>
                            <wp:effectExtent b="0" l="0" r="0" t="0"/>
                            <wp:docPr id="214"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5181600" cy="1419225"/>
                                    </a:xfrm>
                                    <a:prstGeom prst="rect"/>
                                    <a:ln/>
                                  </pic:spPr>
                                </pic:pic>
                              </a:graphicData>
                            </a:graphic>
                          </wp:inline>
                        </w:drawing>
                      </w:r>
                    </w:del>
                  </w:sdtContent>
                </w:sdt>
              </w:ins>
            </w:sdtContent>
          </w:sdt>
          <w:sdt>
            <w:sdtPr>
              <w:id w:val="156762498"/>
              <w:tag w:val="goog_rdk_1594"/>
            </w:sdtPr>
            <w:sdtContent>
              <w:del w:author="Kanihaa" w:id="9" w:date="2026-09-25T08:48:49Z"/>
              <w:sdt>
                <w:sdtPr>
                  <w:id w:val="175463109"/>
                  <w:tag w:val="goog_rdk_1595"/>
                </w:sdtPr>
                <w:sdtContent>
                  <w:del w:author="Kanihaa" w:id="9" w:date="2026-09-25T08:48:49Z">
                    <w:r w:rsidDel="00000000" w:rsidR="00000000" w:rsidRPr="00000000">
                      <w:rPr>
                        <w:rtl w:val="0"/>
                      </w:rPr>
                    </w:r>
                  </w:del>
                </w:sdtContent>
              </w:sdt>
              <w:del w:author="Kanihaa" w:id="9" w:date="2026-09-25T08:48:49Z"/>
            </w:sdtContent>
          </w:sdt>
        </w:p>
      </w:sdtContent>
    </w:sdt>
    <w:sdt>
      <w:sdtPr>
        <w:id w:val="298927249"/>
        <w:tag w:val="goog_rdk_1599"/>
      </w:sdtPr>
      <w:sdtContent>
        <w:p w:rsidR="00000000" w:rsidDel="00000000" w:rsidP="00000000" w:rsidRDefault="00000000" w:rsidRPr="00000000" w14:paraId="000000E8">
          <w:pPr>
            <w:pStyle w:val="Heading1"/>
            <w:spacing w:after="280" w:before="28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ind w:left="720" w:firstLine="0"/>
              </w:pPr>
            </w:pPrChange>
          </w:pPr>
          <w:sdt>
            <w:sdtPr>
              <w:id w:val="851656387"/>
              <w:tag w:val="goog_rdk_1597"/>
            </w:sdtPr>
            <w:sdtContent>
              <w:del w:author="Kanihaa" w:id="9" w:date="2026-09-25T08:48:49Z"/>
              <w:sdt>
                <w:sdtPr>
                  <w:id w:val="-1865956087"/>
                  <w:tag w:val="goog_rdk_1598"/>
                </w:sdtPr>
                <w:sdtContent>
                  <w:del w:author="Kanihaa" w:id="9" w:date="2026-09-25T08:48:49Z">
                    <w:r w:rsidDel="00000000" w:rsidR="00000000" w:rsidRPr="00000000">
                      <w:rPr>
                        <w:rtl w:val="0"/>
                      </w:rPr>
                    </w:r>
                  </w:del>
                </w:sdtContent>
              </w:sdt>
              <w:del w:author="Kanihaa" w:id="9" w:date="2026-09-25T08:48:49Z"/>
            </w:sdtContent>
          </w:sdt>
        </w:p>
      </w:sdtContent>
    </w:sdt>
    <w:sdt>
      <w:sdtPr>
        <w:id w:val="2071124214"/>
        <w:tag w:val="goog_rdk_1602"/>
      </w:sdtPr>
      <w:sdtContent>
        <w:p w:rsidR="00000000" w:rsidDel="00000000" w:rsidP="00000000" w:rsidRDefault="00000000" w:rsidRPr="00000000" w14:paraId="000000E9">
          <w:pPr>
            <w:pStyle w:val="Heading1"/>
            <w:spacing w:after="280" w:before="28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ind w:left="720" w:firstLine="0"/>
              </w:pPr>
            </w:pPrChange>
          </w:pPr>
          <w:sdt>
            <w:sdtPr>
              <w:id w:val="-982331681"/>
              <w:tag w:val="goog_rdk_1600"/>
            </w:sdtPr>
            <w:sdtContent>
              <w:del w:author="Kanihaa" w:id="9" w:date="2026-09-25T08:48:49Z"/>
              <w:sdt>
                <w:sdtPr>
                  <w:id w:val="1021924209"/>
                  <w:tag w:val="goog_rdk_1601"/>
                </w:sdtPr>
                <w:sdtContent>
                  <w:del w:author="Kanihaa" w:id="9" w:date="2026-09-25T08:48:49Z">
                    <w:r w:rsidDel="00000000" w:rsidR="00000000" w:rsidRPr="00000000">
                      <w:rPr>
                        <w:rtl w:val="0"/>
                      </w:rPr>
                    </w:r>
                  </w:del>
                </w:sdtContent>
              </w:sdt>
              <w:del w:author="Kanihaa" w:id="9" w:date="2026-09-25T08:48:49Z"/>
            </w:sdtContent>
          </w:sdt>
        </w:p>
      </w:sdtContent>
    </w:sdt>
    <w:sdt>
      <w:sdtPr>
        <w:id w:val="-821320539"/>
        <w:tag w:val="goog_rdk_1605"/>
      </w:sdtPr>
      <w:sdtContent>
        <w:p w:rsidR="00000000" w:rsidDel="00000000" w:rsidP="00000000" w:rsidRDefault="00000000" w:rsidRPr="00000000" w14:paraId="000000EA">
          <w:pPr>
            <w:pStyle w:val="Heading1"/>
            <w:spacing w:after="280" w:before="28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ind w:left="720" w:firstLine="0"/>
              </w:pPr>
            </w:pPrChange>
          </w:pPr>
          <w:sdt>
            <w:sdtPr>
              <w:id w:val="-1042643488"/>
              <w:tag w:val="goog_rdk_1603"/>
            </w:sdtPr>
            <w:sdtContent>
              <w:del w:author="Kanihaa" w:id="9" w:date="2026-09-25T08:48:49Z"/>
              <w:sdt>
                <w:sdtPr>
                  <w:id w:val="-1817958969"/>
                  <w:tag w:val="goog_rdk_1604"/>
                </w:sdtPr>
                <w:sdtContent>
                  <w:del w:author="Kanihaa" w:id="9" w:date="2026-09-25T08:48:49Z">
                    <w:r w:rsidDel="00000000" w:rsidR="00000000" w:rsidRPr="00000000">
                      <w:rPr>
                        <w:rtl w:val="0"/>
                      </w:rPr>
                    </w:r>
                  </w:del>
                </w:sdtContent>
              </w:sdt>
              <w:del w:author="Kanihaa" w:id="9" w:date="2026-09-25T08:48:49Z"/>
            </w:sdtContent>
          </w:sdt>
        </w:p>
      </w:sdtContent>
    </w:sdt>
    <w:sdt>
      <w:sdtPr>
        <w:id w:val="1200775196"/>
        <w:tag w:val="goog_rdk_1609"/>
      </w:sdtPr>
      <w:sdtContent>
        <w:p w:rsidR="00000000" w:rsidDel="00000000" w:rsidP="00000000" w:rsidRDefault="00000000" w:rsidRPr="00000000" w14:paraId="000000EB">
          <w:pPr>
            <w:numPr>
              <w:ilvl w:val="0"/>
              <w:numId w:val="21"/>
            </w:numPr>
            <w:spacing w:after="280" w:before="28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u w:val="none"/>
                </w:rPr>
              </w:rPrChange>
            </w:rPr>
            <w:pPrChange w:author="Kavinilavu" w:id="0" w:date="2026-09-24T05:18:57Z">
              <w:pPr>
                <w:numPr>
                  <w:ilvl w:val="0"/>
                  <w:numId w:val="21"/>
                </w:numPr>
                <w:spacing w:after="280" w:before="280" w:line="240" w:lineRule="auto"/>
                <w:ind w:left="720" w:hanging="360"/>
              </w:pPr>
            </w:pPrChange>
          </w:pPr>
          <w:sdt>
            <w:sdtPr>
              <w:id w:val="-1744199013"/>
              <w:tag w:val="goog_rdk_1606"/>
            </w:sdtPr>
            <w:sdtContent>
              <w:del w:author="Kanihaa" w:id="9" w:date="2026-09-25T08:48:49Z"/>
              <w:sdt>
                <w:sdtPr>
                  <w:id w:val="1445393573"/>
                  <w:tag w:val="goog_rdk_160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Load .env environment </w:delText>
                    </w:r>
                  </w:del>
                </w:sdtContent>
              </w:sdt>
              <w:del w:author="Kanihaa" w:id="9" w:date="2026-09-25T08:48:49Z">
                <w:sdt>
                  <w:sdtPr>
                    <w:id w:val="420347503"/>
                    <w:tag w:val="goog_rdk_1608"/>
                  </w:sdtPr>
                  <w:sdtContent>
                    <w:r w:rsidDel="00000000" w:rsidR="00000000" w:rsidRPr="00000000">
                      <w:rPr>
                        <w:rtl w:val="0"/>
                      </w:rPr>
                    </w:r>
                  </w:sdtContent>
                </w:sdt>
              </w:del>
            </w:sdtContent>
          </w:sdt>
        </w:p>
      </w:sdtContent>
    </w:sdt>
    <w:sdt>
      <w:sdtPr>
        <w:id w:val="1546566172"/>
        <w:tag w:val="goog_rdk_1616"/>
      </w:sdtPr>
      <w:sdtContent>
        <w:p w:rsidR="00000000" w:rsidDel="00000000" w:rsidP="00000000" w:rsidRDefault="00000000" w:rsidRPr="00000000" w14:paraId="000000EC">
          <w:pPr>
            <w:pStyle w:val="Heading1"/>
            <w:spacing w:after="280" w:before="280" w:line="240" w:lineRule="auto"/>
            <w:ind w:left="720" w:right="-1099.7244094488178"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ind w:left="720" w:firstLine="0"/>
              </w:pPr>
            </w:pPrChange>
          </w:pPr>
          <w:sdt>
            <w:sdtPr>
              <w:id w:val="-2059295304"/>
              <w:tag w:val="goog_rdk_1612"/>
            </w:sdtPr>
            <w:sdtContent>
              <w:ins w:author="Kiruba K" w:id="171" w:date="2026-09-22T08:18:03Z">
                <w:sdt>
                  <w:sdtPr>
                    <w:id w:val="-52340357"/>
                    <w:tag w:val="goog_rdk_161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u w:val="none"/>
                            </w:rPr>
                          </w:rPrChange>
                        </w:rPr>
                        <w:drawing>
                          <wp:inline distB="114300" distT="114300" distL="114300" distR="114300">
                            <wp:extent cx="5731200" cy="4330700"/>
                            <wp:effectExtent b="0" l="0" r="0" t="0"/>
                            <wp:docPr id="285"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731200" cy="4330700"/>
                                    </a:xfrm>
                                    <a:prstGeom prst="rect"/>
                                    <a:ln/>
                                  </pic:spPr>
                                </pic:pic>
                              </a:graphicData>
                            </a:graphic>
                          </wp:inline>
                        </w:drawing>
                      </w:r>
                    </w:del>
                  </w:sdtContent>
                </w:sdt>
              </w:ins>
            </w:sdtContent>
          </w:sdt>
          <w:sdt>
            <w:sdtPr>
              <w:id w:val="-1939132274"/>
              <w:tag w:val="goog_rdk_1614"/>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4330700"/>
                      <wp:effectExtent b="0" l="0" r="0" t="0"/>
                      <wp:docPr id="275"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731200" cy="4330700"/>
                              </a:xfrm>
                              <a:prstGeom prst="rect"/>
                              <a:ln/>
                            </pic:spPr>
                          </pic:pic>
                        </a:graphicData>
                      </a:graphic>
                    </wp:inline>
                  </w:drawing>
                </w:r>
              </w:del>
              <w:sdt>
                <w:sdtPr>
                  <w:id w:val="1671060623"/>
                  <w:tag w:val="goog_rdk_1615"/>
                </w:sdtPr>
                <w:sdtContent>
                  <w:del w:author="Kanihaa" w:id="9" w:date="2026-09-25T08:48:49Z">
                    <w:r w:rsidDel="00000000" w:rsidR="00000000" w:rsidRPr="00000000">
                      <w:rPr>
                        <w:rtl w:val="0"/>
                      </w:rPr>
                    </w:r>
                  </w:del>
                </w:sdtContent>
              </w:sdt>
              <w:del w:author="Kanihaa" w:id="9" w:date="2026-09-25T08:48:49Z"/>
            </w:sdtContent>
          </w:sdt>
        </w:p>
      </w:sdtContent>
    </w:sdt>
    <w:sdt>
      <w:sdtPr>
        <w:id w:val="-2122924557"/>
        <w:tag w:val="goog_rdk_1620"/>
      </w:sdtPr>
      <w:sdtContent>
        <w:p w:rsidR="00000000" w:rsidDel="00000000" w:rsidP="00000000" w:rsidRDefault="00000000" w:rsidRPr="00000000" w14:paraId="000000ED">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pPr>
            </w:pPrChange>
          </w:pPr>
          <w:sdt>
            <w:sdtPr>
              <w:id w:val="-906142686"/>
              <w:tag w:val="goog_rdk_1617"/>
            </w:sdtPr>
            <w:sdtContent>
              <w:del w:author="Kanihaa" w:id="9" w:date="2026-09-25T08:48:49Z"/>
              <w:sdt>
                <w:sdtPr>
                  <w:id w:val="384442082"/>
                  <w:tag w:val="goog_rdk_161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2.2: Main Functionality code routings</w:delText>
                      <w:br w:type="textWrapping"/>
                    </w:r>
                  </w:del>
                </w:sdtContent>
              </w:sdt>
              <w:del w:author="Kanihaa" w:id="9" w:date="2026-09-25T08:48:49Z">
                <w:sdt>
                  <w:sdtPr>
                    <w:id w:val="-799925723"/>
                    <w:tag w:val="goog_rdk_1619"/>
                  </w:sdtPr>
                  <w:sdtContent>
                    <w:r w:rsidDel="00000000" w:rsidR="00000000" w:rsidRPr="00000000">
                      <w:rPr>
                        <w:rtl w:val="0"/>
                      </w:rPr>
                    </w:r>
                  </w:sdtContent>
                </w:sdt>
              </w:del>
            </w:sdtContent>
          </w:sdt>
        </w:p>
      </w:sdtContent>
    </w:sdt>
    <w:sdt>
      <w:sdtPr>
        <w:id w:val="-394334021"/>
        <w:tag w:val="goog_rdk_1628"/>
      </w:sdtPr>
      <w:sdtContent>
        <w:p w:rsidR="00000000" w:rsidDel="00000000" w:rsidP="00000000" w:rsidRDefault="00000000" w:rsidRPr="00000000" w14:paraId="000000EE">
          <w:pPr>
            <w:numPr>
              <w:ilvl w:val="0"/>
              <w:numId w:val="21"/>
            </w:numPr>
            <w:spacing w:after="240" w:before="24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1"/>
                </w:numPr>
                <w:spacing w:after="240" w:before="240" w:line="240" w:lineRule="auto"/>
                <w:ind w:left="720" w:hanging="360"/>
              </w:pPr>
            </w:pPrChange>
          </w:pPr>
          <w:sdt>
            <w:sdtPr>
              <w:id w:val="-1892875708"/>
              <w:tag w:val="goog_rdk_1621"/>
            </w:sdtPr>
            <w:sdtContent>
              <w:del w:author="Kanihaa" w:id="9" w:date="2026-09-25T08:48:49Z"/>
              <w:sdt>
                <w:sdtPr>
                  <w:id w:val="-494039725"/>
                  <w:tag w:val="goog_rdk_162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/generate-home</w:delText>
                    </w:r>
                  </w:del>
                </w:sdtContent>
              </w:sdt>
              <w:del w:author="Kanihaa" w:id="9" w:date="2026-09-25T08:48:49Z">
                <w:sdt>
                  <w:sdtPr>
                    <w:id w:val="537598705"/>
                    <w:tag w:val="goog_rdk_162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Generates home interior recommendations (furniture, decor, </w:delText>
                    </w:r>
                  </w:sdtContent>
                </w:sdt>
              </w:del>
            </w:sdtContent>
          </w:sdt>
          <w:sdt>
            <w:sdtPr>
              <w:id w:val="1697026895"/>
              <w:tag w:val="goog_rdk_1624"/>
            </w:sdtPr>
            <w:sdtContent>
              <w:ins w:author="Abdhulkalam Azadh" w:id="172" w:date="2026-09-21T12:53:36Z">
                <w:sdt>
                  <w:sdtPr>
                    <w:id w:val="833191440"/>
                    <w:tag w:val="goog_rdk_1625"/>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4330700"/>
                            <wp:effectExtent b="0" l="0" r="0" t="0"/>
                            <wp:docPr id="277"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731200" cy="4330700"/>
                                    </a:xfrm>
                                    <a:prstGeom prst="rect"/>
                                    <a:ln/>
                                  </pic:spPr>
                                </pic:pic>
                              </a:graphicData>
                            </a:graphic>
                          </wp:inline>
                        </w:drawing>
                      </w:r>
                    </w:del>
                  </w:sdtContent>
                </w:sdt>
              </w:ins>
            </w:sdtContent>
          </w:sdt>
          <w:sdt>
            <w:sdtPr>
              <w:id w:val="379098433"/>
              <w:tag w:val="goog_rdk_1626"/>
            </w:sdtPr>
            <w:sdtContent>
              <w:del w:author="Kanihaa" w:id="9" w:date="2026-09-25T08:48:49Z"/>
              <w:sdt>
                <w:sdtPr>
                  <w:id w:val="670069359"/>
                  <w:tag w:val="goog_rdk_162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lighting)</w:delText>
                    </w:r>
                  </w:del>
                </w:sdtContent>
              </w:sdt>
              <w:del w:author="Kanihaa" w:id="9" w:date="2026-09-25T08:48:49Z"/>
            </w:sdtContent>
          </w:sdt>
        </w:p>
      </w:sdtContent>
    </w:sdt>
    <w:sdt>
      <w:sdtPr>
        <w:id w:val="451328942"/>
        <w:tag w:val="goog_rdk_1631"/>
      </w:sdtPr>
      <w:sdtContent>
        <w:p w:rsidR="00000000" w:rsidDel="00000000" w:rsidP="00000000" w:rsidRDefault="00000000" w:rsidRPr="00000000" w14:paraId="000000EF">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1614919866"/>
              <w:tag w:val="goog_rdk_1629"/>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660400"/>
                      <wp:effectExtent b="0" l="0" r="0" t="0"/>
                      <wp:docPr id="278" name="image54.png"/>
                      <a:graphic>
                        <a:graphicData uri="http://schemas.openxmlformats.org/drawingml/2006/picture">
                          <pic:pic>
                            <pic:nvPicPr>
                              <pic:cNvPr id="0" name="image54.png"/>
                              <pic:cNvPicPr preferRelativeResize="0"/>
                            </pic:nvPicPr>
                            <pic:blipFill>
                              <a:blip r:embed="rId23"/>
                              <a:srcRect b="0" l="0" r="0" t="0"/>
                              <a:stretch>
                                <a:fillRect/>
                              </a:stretch>
                            </pic:blipFill>
                            <pic:spPr>
                              <a:xfrm>
                                <a:off x="0" y="0"/>
                                <a:ext cx="5731200" cy="660400"/>
                              </a:xfrm>
                              <a:prstGeom prst="rect"/>
                              <a:ln/>
                            </pic:spPr>
                          </pic:pic>
                        </a:graphicData>
                      </a:graphic>
                    </wp:inline>
                  </w:drawing>
                </w:r>
              </w:del>
              <w:sdt>
                <w:sdtPr>
                  <w:id w:val="-910690940"/>
                  <w:tag w:val="goog_rdk_1630"/>
                </w:sdtPr>
                <w:sdtContent>
                  <w:del w:author="Kanihaa" w:id="9" w:date="2026-09-25T08:48:49Z">
                    <w:r w:rsidDel="00000000" w:rsidR="00000000" w:rsidRPr="00000000">
                      <w:rPr>
                        <w:rtl w:val="0"/>
                      </w:rPr>
                    </w:r>
                  </w:del>
                </w:sdtContent>
              </w:sdt>
              <w:del w:author="Kanihaa" w:id="9" w:date="2026-09-25T08:48:49Z"/>
            </w:sdtContent>
          </w:sdt>
        </w:p>
      </w:sdtContent>
    </w:sdt>
    <w:sdt>
      <w:sdtPr>
        <w:id w:val="-65122166"/>
        <w:tag w:val="goog_rdk_1635"/>
      </w:sdtPr>
      <w:sdtContent>
        <w:p w:rsidR="00000000" w:rsidDel="00000000" w:rsidP="00000000" w:rsidRDefault="00000000" w:rsidRPr="00000000" w14:paraId="000000F0">
          <w:pPr>
            <w:numPr>
              <w:ilvl w:val="0"/>
              <w:numId w:val="33"/>
            </w:numPr>
            <w:spacing w:after="240" w:before="240" w:line="240" w:lineRule="auto"/>
            <w:ind w:left="1440" w:hanging="360"/>
            <w:rPr>
              <w:del w:author="Kanihaa" w:id="9" w:date="2026-09-25T08:48:49Z"/>
              <w:rFonts w:ascii="Cambria" w:cs="Cambria" w:eastAsia="Cambria" w:hAnsi="Cambria"/>
              <w:i w:val="1"/>
              <w:iCs w:val="1"/>
              <w:rPrChange w:author="Kavinilavu" w:id="97" w:date="2026-09-24T05:18:57Z">
                <w:rPr>
                  <w:rFonts w:ascii="Cambria" w:cs="Cambria" w:eastAsia="Cambria" w:hAnsi="Cambria"/>
                  <w:u w:val="none"/>
                </w:rPr>
              </w:rPrChange>
            </w:rPr>
            <w:pPrChange w:author="Kavinilavu" w:id="0" w:date="2026-09-24T05:18:57Z">
              <w:pPr>
                <w:numPr>
                  <w:ilvl w:val="0"/>
                  <w:numId w:val="33"/>
                </w:numPr>
                <w:spacing w:after="240" w:before="240" w:line="240" w:lineRule="auto"/>
                <w:ind w:left="1440" w:hanging="360"/>
              </w:pPr>
            </w:pPrChange>
          </w:pPr>
          <w:sdt>
            <w:sdtPr>
              <w:id w:val="-1298121745"/>
              <w:tag w:val="goog_rdk_1632"/>
            </w:sdtPr>
            <w:sdtContent>
              <w:del w:author="Kanihaa" w:id="9" w:date="2026-09-25T08:48:49Z"/>
              <w:sdt>
                <w:sdtPr>
                  <w:id w:val="-709292424"/>
                  <w:tag w:val="goog_rdk_163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get home_recommendations by using the function</w:delText>
                    </w:r>
                  </w:del>
                </w:sdtContent>
              </w:sdt>
              <w:del w:author="Kanihaa" w:id="9" w:date="2026-09-25T08:48:49Z">
                <w:sdt>
                  <w:sdtPr>
                    <w:id w:val="-1745591566"/>
                    <w:tag w:val="goog_rdk_1634"/>
                  </w:sdtPr>
                  <w:sdtContent>
                    <w:r w:rsidDel="00000000" w:rsidR="00000000" w:rsidRPr="00000000">
                      <w:rPr>
                        <w:rtl w:val="0"/>
                      </w:rPr>
                    </w:r>
                  </w:sdtContent>
                </w:sdt>
              </w:del>
            </w:sdtContent>
          </w:sdt>
        </w:p>
      </w:sdtContent>
    </w:sdt>
    <w:sdt>
      <w:sdtPr>
        <w:id w:val="791319401"/>
        <w:tag w:val="goog_rdk_1638"/>
      </w:sdtPr>
      <w:sdtContent>
        <w:p w:rsidR="00000000" w:rsidDel="00000000" w:rsidP="00000000" w:rsidRDefault="00000000" w:rsidRPr="00000000" w14:paraId="000000F1">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906754110"/>
              <w:tag w:val="goog_rdk_1636"/>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3822700"/>
                      <wp:effectExtent b="0" l="0" r="0" t="0"/>
                      <wp:docPr id="279"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31200" cy="3822700"/>
                              </a:xfrm>
                              <a:prstGeom prst="rect"/>
                              <a:ln/>
                            </pic:spPr>
                          </pic:pic>
                        </a:graphicData>
                      </a:graphic>
                    </wp:inline>
                  </w:drawing>
                </w:r>
              </w:del>
              <w:sdt>
                <w:sdtPr>
                  <w:id w:val="1102176732"/>
                  <w:tag w:val="goog_rdk_1637"/>
                </w:sdtPr>
                <w:sdtContent>
                  <w:del w:author="Kanihaa" w:id="9" w:date="2026-09-25T08:48:49Z">
                    <w:r w:rsidDel="00000000" w:rsidR="00000000" w:rsidRPr="00000000">
                      <w:rPr>
                        <w:rtl w:val="0"/>
                      </w:rPr>
                    </w:r>
                  </w:del>
                </w:sdtContent>
              </w:sdt>
              <w:del w:author="Kanihaa" w:id="9" w:date="2026-09-25T08:48:49Z"/>
            </w:sdtContent>
          </w:sdt>
        </w:p>
      </w:sdtContent>
    </w:sdt>
    <w:sdt>
      <w:sdtPr>
        <w:id w:val="-550937669"/>
        <w:tag w:val="goog_rdk_1642"/>
      </w:sdtPr>
      <w:sdtContent>
        <w:p w:rsidR="00000000" w:rsidDel="00000000" w:rsidP="00000000" w:rsidRDefault="00000000" w:rsidRPr="00000000" w14:paraId="000000F2">
          <w:pPr>
            <w:numPr>
              <w:ilvl w:val="0"/>
              <w:numId w:val="37"/>
            </w:numPr>
            <w:spacing w:after="240" w:before="240" w:line="240" w:lineRule="auto"/>
            <w:ind w:left="1440" w:hanging="360"/>
            <w:rPr>
              <w:del w:author="Kanihaa" w:id="9" w:date="2026-09-25T08:48:49Z"/>
              <w:rFonts w:ascii="Cambria" w:cs="Cambria" w:eastAsia="Cambria" w:hAnsi="Cambria"/>
              <w:i w:val="1"/>
              <w:iCs w:val="1"/>
              <w:rPrChange w:author="Kavinilavu" w:id="97" w:date="2026-09-24T05:18:57Z">
                <w:rPr>
                  <w:rFonts w:ascii="Cambria" w:cs="Cambria" w:eastAsia="Cambria" w:hAnsi="Cambria"/>
                  <w:u w:val="none"/>
                </w:rPr>
              </w:rPrChange>
            </w:rPr>
            <w:pPrChange w:author="Kavinilavu" w:id="0" w:date="2026-09-24T05:18:57Z">
              <w:pPr>
                <w:numPr>
                  <w:ilvl w:val="0"/>
                  <w:numId w:val="37"/>
                </w:numPr>
                <w:spacing w:after="240" w:before="240" w:line="240" w:lineRule="auto"/>
                <w:ind w:left="1440" w:hanging="360"/>
              </w:pPr>
            </w:pPrChange>
          </w:pPr>
          <w:sdt>
            <w:sdtPr>
              <w:id w:val="-565731173"/>
              <w:tag w:val="goog_rdk_1639"/>
            </w:sdtPr>
            <w:sdtContent>
              <w:del w:author="Kanihaa" w:id="9" w:date="2026-09-25T08:48:49Z"/>
              <w:sdt>
                <w:sdtPr>
                  <w:id w:val="1773736526"/>
                  <w:tag w:val="goog_rdk_164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linking the websites like amazon,flipkar,ikea ect…. to get the products</w:delText>
                    </w:r>
                  </w:del>
                </w:sdtContent>
              </w:sdt>
              <w:del w:author="Kanihaa" w:id="9" w:date="2026-09-25T08:48:49Z">
                <w:sdt>
                  <w:sdtPr>
                    <w:id w:val="99490630"/>
                    <w:tag w:val="goog_rdk_1641"/>
                  </w:sdtPr>
                  <w:sdtContent>
                    <w:r w:rsidDel="00000000" w:rsidR="00000000" w:rsidRPr="00000000">
                      <w:rPr>
                        <w:rtl w:val="0"/>
                      </w:rPr>
                    </w:r>
                  </w:sdtContent>
                </w:sdt>
              </w:del>
            </w:sdtContent>
          </w:sdt>
        </w:p>
      </w:sdtContent>
    </w:sdt>
    <w:sdt>
      <w:sdtPr>
        <w:id w:val="1670407551"/>
        <w:tag w:val="goog_rdk_1645"/>
      </w:sdtPr>
      <w:sdtContent>
        <w:p w:rsidR="00000000" w:rsidDel="00000000" w:rsidP="00000000" w:rsidRDefault="00000000" w:rsidRPr="00000000" w14:paraId="000000F3">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1410090390"/>
              <w:tag w:val="goog_rdk_164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3530600"/>
                      <wp:effectExtent b="0" l="0" r="0" t="0"/>
                      <wp:docPr id="280" name="image57.png"/>
                      <a:graphic>
                        <a:graphicData uri="http://schemas.openxmlformats.org/drawingml/2006/picture">
                          <pic:pic>
                            <pic:nvPicPr>
                              <pic:cNvPr id="0" name="image57.png"/>
                              <pic:cNvPicPr preferRelativeResize="0"/>
                            </pic:nvPicPr>
                            <pic:blipFill>
                              <a:blip r:embed="rId25"/>
                              <a:srcRect b="0" l="0" r="0" t="0"/>
                              <a:stretch>
                                <a:fillRect/>
                              </a:stretch>
                            </pic:blipFill>
                            <pic:spPr>
                              <a:xfrm>
                                <a:off x="0" y="0"/>
                                <a:ext cx="5731200" cy="3530600"/>
                              </a:xfrm>
                              <a:prstGeom prst="rect"/>
                              <a:ln/>
                            </pic:spPr>
                          </pic:pic>
                        </a:graphicData>
                      </a:graphic>
                    </wp:inline>
                  </w:drawing>
                </w:r>
              </w:del>
              <w:sdt>
                <w:sdtPr>
                  <w:id w:val="-984517199"/>
                  <w:tag w:val="goog_rdk_1644"/>
                </w:sdtPr>
                <w:sdtContent>
                  <w:del w:author="Kanihaa" w:id="9" w:date="2026-09-25T08:48:49Z">
                    <w:r w:rsidDel="00000000" w:rsidR="00000000" w:rsidRPr="00000000">
                      <w:rPr>
                        <w:rtl w:val="0"/>
                      </w:rPr>
                    </w:r>
                  </w:del>
                </w:sdtContent>
              </w:sdt>
              <w:del w:author="Kanihaa" w:id="9" w:date="2026-09-25T08:48:49Z"/>
            </w:sdtContent>
          </w:sdt>
        </w:p>
      </w:sdtContent>
    </w:sdt>
    <w:sdt>
      <w:sdtPr>
        <w:id w:val="-545835713"/>
        <w:tag w:val="goog_rdk_1648"/>
      </w:sdtPr>
      <w:sdtContent>
        <w:p w:rsidR="00000000" w:rsidDel="00000000" w:rsidP="00000000" w:rsidRDefault="00000000" w:rsidRPr="00000000" w14:paraId="000000F4">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1388700614"/>
              <w:tag w:val="goog_rdk_1646"/>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1409700"/>
                      <wp:effectExtent b="0" l="0" r="0" t="0"/>
                      <wp:docPr id="281"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731200" cy="1409700"/>
                              </a:xfrm>
                              <a:prstGeom prst="rect"/>
                              <a:ln/>
                            </pic:spPr>
                          </pic:pic>
                        </a:graphicData>
                      </a:graphic>
                    </wp:inline>
                  </w:drawing>
                </w:r>
              </w:del>
              <w:sdt>
                <w:sdtPr>
                  <w:id w:val="1942732111"/>
                  <w:tag w:val="goog_rdk_164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br w:type="textWrapping"/>
                    </w:r>
                  </w:del>
                </w:sdtContent>
              </w:sdt>
              <w:del w:author="Kanihaa" w:id="9" w:date="2026-09-25T08:48:49Z"/>
            </w:sdtContent>
          </w:sdt>
        </w:p>
      </w:sdtContent>
    </w:sdt>
    <w:sdt>
      <w:sdtPr>
        <w:id w:val="-1556113431"/>
        <w:tag w:val="goog_rdk_1652"/>
      </w:sdtPr>
      <w:sdtContent>
        <w:p w:rsidR="00000000" w:rsidDel="00000000" w:rsidP="00000000" w:rsidRDefault="00000000" w:rsidRPr="00000000" w14:paraId="000000F5">
          <w:pPr>
            <w:numPr>
              <w:ilvl w:val="0"/>
              <w:numId w:val="21"/>
            </w:numPr>
            <w:spacing w:after="240" w:before="24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1"/>
                </w:numPr>
                <w:spacing w:after="240" w:before="240" w:line="240" w:lineRule="auto"/>
                <w:ind w:left="720" w:hanging="360"/>
              </w:pPr>
            </w:pPrChange>
          </w:pPr>
          <w:sdt>
            <w:sdtPr>
              <w:id w:val="1216984430"/>
              <w:tag w:val="goog_rdk_1649"/>
            </w:sdtPr>
            <w:sdtContent>
              <w:del w:author="Kanihaa" w:id="9" w:date="2026-09-25T08:48:49Z"/>
              <w:sdt>
                <w:sdtPr>
                  <w:id w:val="-1674374515"/>
                  <w:tag w:val="goog_rdk_165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/generate-party</w:delText>
                    </w:r>
                  </w:del>
                </w:sdtContent>
              </w:sdt>
              <w:del w:author="Kanihaa" w:id="9" w:date="2026-09-25T08:48:49Z">
                <w:sdt>
                  <w:sdtPr>
                    <w:id w:val="-162384870"/>
                    <w:tag w:val="goog_rdk_165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Suggests catering, venue, and decoration options for events</w:delText>
                    </w:r>
                  </w:sdtContent>
                </w:sdt>
              </w:del>
            </w:sdtContent>
          </w:sdt>
        </w:p>
      </w:sdtContent>
    </w:sdt>
    <w:sdt>
      <w:sdtPr>
        <w:id w:val="514632923"/>
        <w:tag w:val="goog_rdk_1655"/>
      </w:sdtPr>
      <w:sdtContent>
        <w:p w:rsidR="00000000" w:rsidDel="00000000" w:rsidP="00000000" w:rsidRDefault="00000000" w:rsidRPr="00000000" w14:paraId="000000F6">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514200062"/>
              <w:tag w:val="goog_rdk_165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673100"/>
                      <wp:effectExtent b="0" l="0" r="0" t="0"/>
                      <wp:docPr id="282" name="image48.png"/>
                      <a:graphic>
                        <a:graphicData uri="http://schemas.openxmlformats.org/drawingml/2006/picture">
                          <pic:pic>
                            <pic:nvPicPr>
                              <pic:cNvPr id="0" name="image48.png"/>
                              <pic:cNvPicPr preferRelativeResize="0"/>
                            </pic:nvPicPr>
                            <pic:blipFill>
                              <a:blip r:embed="rId27"/>
                              <a:srcRect b="0" l="0" r="0" t="0"/>
                              <a:stretch>
                                <a:fillRect/>
                              </a:stretch>
                            </pic:blipFill>
                            <pic:spPr>
                              <a:xfrm>
                                <a:off x="0" y="0"/>
                                <a:ext cx="5731200" cy="673100"/>
                              </a:xfrm>
                              <a:prstGeom prst="rect"/>
                              <a:ln/>
                            </pic:spPr>
                          </pic:pic>
                        </a:graphicData>
                      </a:graphic>
                    </wp:inline>
                  </w:drawing>
                </w:r>
              </w:del>
              <w:sdt>
                <w:sdtPr>
                  <w:id w:val="2138120840"/>
                  <w:tag w:val="goog_rdk_1654"/>
                </w:sdtPr>
                <w:sdtContent>
                  <w:del w:author="Kanihaa" w:id="9" w:date="2026-09-25T08:48:49Z">
                    <w:r w:rsidDel="00000000" w:rsidR="00000000" w:rsidRPr="00000000">
                      <w:rPr>
                        <w:rtl w:val="0"/>
                      </w:rPr>
                    </w:r>
                  </w:del>
                </w:sdtContent>
              </w:sdt>
              <w:del w:author="Kanihaa" w:id="9" w:date="2026-09-25T08:48:49Z"/>
            </w:sdtContent>
          </w:sdt>
        </w:p>
      </w:sdtContent>
    </w:sdt>
    <w:sdt>
      <w:sdtPr>
        <w:id w:val="1349898207"/>
        <w:tag w:val="goog_rdk_1663"/>
      </w:sdtPr>
      <w:sdtContent>
        <w:p w:rsidR="00000000" w:rsidDel="00000000" w:rsidP="00000000" w:rsidRDefault="00000000" w:rsidRPr="00000000" w14:paraId="000000F7">
          <w:pPr>
            <w:numPr>
              <w:ilvl w:val="0"/>
              <w:numId w:val="33"/>
            </w:numPr>
            <w:spacing w:after="240" w:before="240" w:line="240" w:lineRule="auto"/>
            <w:ind w:left="144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3"/>
                </w:numPr>
                <w:spacing w:after="240" w:before="240" w:line="240" w:lineRule="auto"/>
                <w:ind w:left="1440" w:hanging="360"/>
              </w:pPr>
            </w:pPrChange>
          </w:pPr>
          <w:sdt>
            <w:sdtPr>
              <w:id w:val="-408195420"/>
              <w:tag w:val="goog_rdk_1656"/>
            </w:sdtPr>
            <w:sdtContent>
              <w:del w:author="Kanihaa" w:id="9" w:date="2026-09-25T08:48:49Z"/>
              <w:sdt>
                <w:sdtPr>
                  <w:id w:val="-396902669"/>
                  <w:tag w:val="goog_rdk_165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get home_recommendations by </w:delText>
                    </w:r>
                  </w:del>
                </w:sdtContent>
              </w:sdt>
              <w:del w:author="Kanihaa" w:id="9" w:date="2026-09-25T08:48:49Z"/>
            </w:sdtContent>
          </w:sdt>
          <w:sdt>
            <w:sdtPr>
              <w:id w:val="619306155"/>
              <w:tag w:val="goog_rdk_1658"/>
            </w:sdtPr>
            <w:sdtContent>
              <w:ins w:author="Preethi Shanmugam" w:id="173" w:date="2026-09-24T06:11:14Z">
                <w:sdt>
                  <w:sdtPr>
                    <w:id w:val="1717671290"/>
                    <w:tag w:val="goog_rdk_1659"/>
                  </w:sdtPr>
                  <w:sdtContent>
                    <w:del w:author="Kanihaa" w:id="9" w:date="2026-09-25T08:48:49Z"/>
                  </w:sdtContent>
                </w:sdt>
              </w:ins>
              <w:sdt>
                <w:sdtPr>
                  <w:id w:val="12213644"/>
                  <w:tag w:val="goog_rdk_1660"/>
                </w:sdtPr>
                <w:sdtContent>
                  <w:ins w:author="Preethi Shanmugam" w:id="173" w:date="2026-09-24T06:11:1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w:delText>
                      </w:r>
                    </w:del>
                  </w:ins>
                </w:sdtContent>
              </w:sdt>
              <w:ins w:author="Preethi Shanmugam" w:id="173" w:date="2026-09-24T06:11:14Z">
                <w:del w:author="Kanihaa" w:id="9" w:date="2026-09-25T08:48:49Z"/>
              </w:ins>
            </w:sdtContent>
          </w:sdt>
          <w:sdt>
            <w:sdtPr>
              <w:id w:val="1362602120"/>
              <w:tag w:val="goog_rdk_1661"/>
            </w:sdtPr>
            <w:sdtContent>
              <w:del w:author="Kanihaa" w:id="9" w:date="2026-09-25T08:48:49Z"/>
              <w:sdt>
                <w:sdtPr>
                  <w:id w:val="1042072317"/>
                  <w:tag w:val="goog_rdk_166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using the function</w:delText>
                    </w:r>
                  </w:del>
                </w:sdtContent>
              </w:sdt>
              <w:del w:author="Kanihaa" w:id="9" w:date="2026-09-25T08:48:49Z"/>
            </w:sdtContent>
          </w:sdt>
        </w:p>
      </w:sdtContent>
    </w:sdt>
    <w:sdt>
      <w:sdtPr>
        <w:id w:val="539262128"/>
        <w:tag w:val="goog_rdk_1666"/>
      </w:sdtPr>
      <w:sdtContent>
        <w:p w:rsidR="00000000" w:rsidDel="00000000" w:rsidP="00000000" w:rsidRDefault="00000000" w:rsidRPr="00000000" w14:paraId="000000F8">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1376394966"/>
              <w:tag w:val="goog_rdk_1664"/>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4368800"/>
                      <wp:effectExtent b="0" l="0" r="0" t="0"/>
                      <wp:docPr id="284"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731200" cy="4368800"/>
                              </a:xfrm>
                              <a:prstGeom prst="rect"/>
                              <a:ln/>
                            </pic:spPr>
                          </pic:pic>
                        </a:graphicData>
                      </a:graphic>
                    </wp:inline>
                  </w:drawing>
                </w:r>
              </w:del>
              <w:sdt>
                <w:sdtPr>
                  <w:id w:val="-252356523"/>
                  <w:tag w:val="goog_rdk_1665"/>
                </w:sdtPr>
                <w:sdtContent>
                  <w:del w:author="Kanihaa" w:id="9" w:date="2026-09-25T08:48:49Z">
                    <w:r w:rsidDel="00000000" w:rsidR="00000000" w:rsidRPr="00000000">
                      <w:rPr>
                        <w:rtl w:val="0"/>
                      </w:rPr>
                    </w:r>
                  </w:del>
                </w:sdtContent>
              </w:sdt>
              <w:del w:author="Kanihaa" w:id="9" w:date="2026-09-25T08:48:49Z"/>
            </w:sdtContent>
          </w:sdt>
        </w:p>
      </w:sdtContent>
    </w:sdt>
    <w:sdt>
      <w:sdtPr>
        <w:id w:val="1662840887"/>
        <w:tag w:val="goog_rdk_1670"/>
      </w:sdtPr>
      <w:sdtContent>
        <w:p w:rsidR="00000000" w:rsidDel="00000000" w:rsidP="00000000" w:rsidRDefault="00000000" w:rsidRPr="00000000" w14:paraId="000000F9">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1496665736"/>
              <w:tag w:val="goog_rdk_1667"/>
            </w:sdtPr>
            <w:sdtContent>
              <w:del w:author="Kanihaa" w:id="9" w:date="2026-09-25T08:48:49Z"/>
              <w:sdt>
                <w:sdtPr>
                  <w:id w:val="1488369852"/>
                  <w:tag w:val="goog_rdk_166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br w:type="textWrapping"/>
                    </w:r>
                  </w:del>
                </w:sdtContent>
              </w:sd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5016500"/>
                      <wp:effectExtent b="0" l="0" r="0" t="0"/>
                      <wp:docPr id="286" name="image43.png"/>
                      <a:graphic>
                        <a:graphicData uri="http://schemas.openxmlformats.org/drawingml/2006/picture">
                          <pic:pic>
                            <pic:nvPicPr>
                              <pic:cNvPr id="0" name="image43.png"/>
                              <pic:cNvPicPr preferRelativeResize="0"/>
                            </pic:nvPicPr>
                            <pic:blipFill>
                              <a:blip r:embed="rId29"/>
                              <a:srcRect b="0" l="0" r="0" t="0"/>
                              <a:stretch>
                                <a:fillRect/>
                              </a:stretch>
                            </pic:blipFill>
                            <pic:spPr>
                              <a:xfrm>
                                <a:off x="0" y="0"/>
                                <a:ext cx="5731200" cy="5016500"/>
                              </a:xfrm>
                              <a:prstGeom prst="rect"/>
                              <a:ln/>
                            </pic:spPr>
                          </pic:pic>
                        </a:graphicData>
                      </a:graphic>
                    </wp:inline>
                  </w:drawing>
                </w:r>
                <w:sdt>
                  <w:sdtPr>
                    <w:id w:val="2032208546"/>
                    <w:tag w:val="goog_rdk_1669"/>
                  </w:sdtPr>
                  <w:sdtContent>
                    <w:r w:rsidDel="00000000" w:rsidR="00000000" w:rsidRPr="00000000">
                      <w:rPr>
                        <w:rtl w:val="0"/>
                      </w:rPr>
                    </w:r>
                  </w:sdtContent>
                </w:sdt>
              </w:del>
            </w:sdtContent>
          </w:sdt>
        </w:p>
      </w:sdtContent>
    </w:sdt>
    <w:sdt>
      <w:sdtPr>
        <w:id w:val="-558352600"/>
        <w:tag w:val="goog_rdk_1673"/>
      </w:sdtPr>
      <w:sdtContent>
        <w:p w:rsidR="00000000" w:rsidDel="00000000" w:rsidP="00000000" w:rsidRDefault="00000000" w:rsidRPr="00000000" w14:paraId="000000FA">
          <w:pPr>
            <w:numPr>
              <w:ilvl w:val="0"/>
              <w:numId w:val="37"/>
            </w:numPr>
            <w:spacing w:after="240" w:before="240" w:line="240" w:lineRule="auto"/>
            <w:ind w:left="144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7"/>
                </w:numPr>
                <w:spacing w:after="240" w:before="240" w:line="240" w:lineRule="auto"/>
                <w:ind w:left="1440" w:hanging="360"/>
              </w:pPr>
            </w:pPrChange>
          </w:pPr>
          <w:sdt>
            <w:sdtPr>
              <w:id w:val="1285241716"/>
              <w:tag w:val="goog_rdk_1671"/>
            </w:sdtPr>
            <w:sdtContent>
              <w:del w:author="Kanihaa" w:id="9" w:date="2026-09-25T08:48:49Z"/>
              <w:sdt>
                <w:sdtPr>
                  <w:id w:val="893919180"/>
                  <w:tag w:val="goog_rdk_167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linking the websites like amazon,flipkar,ikea ect…. to get the products</w:delText>
                    </w:r>
                  </w:del>
                </w:sdtContent>
              </w:sdt>
              <w:del w:author="Kanihaa" w:id="9" w:date="2026-09-25T08:48:49Z"/>
            </w:sdtContent>
          </w:sdt>
        </w:p>
      </w:sdtContent>
    </w:sdt>
    <w:sdt>
      <w:sdtPr>
        <w:id w:val="1015484471"/>
        <w:tag w:val="goog_rdk_1676"/>
      </w:sdtPr>
      <w:sdtContent>
        <w:p w:rsidR="00000000" w:rsidDel="00000000" w:rsidP="00000000" w:rsidRDefault="00000000" w:rsidRPr="00000000" w14:paraId="000000FB">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1822705335"/>
              <w:tag w:val="goog_rdk_1674"/>
            </w:sdtPr>
            <w:sdtContent>
              <w:del w:author="Kanihaa" w:id="9" w:date="2026-09-25T08:48:49Z"/>
              <w:sdt>
                <w:sdtPr>
                  <w:id w:val="91596477"/>
                  <w:tag w:val="goog_rdk_1675"/>
                </w:sdtPr>
                <w:sdtContent>
                  <w:del w:author="Kanihaa" w:id="9" w:date="2026-09-25T08:48:49Z">
                    <w:r w:rsidDel="00000000" w:rsidR="00000000" w:rsidRPr="00000000">
                      <w:rPr>
                        <w:rtl w:val="0"/>
                      </w:rPr>
                    </w:r>
                  </w:del>
                </w:sdtContent>
              </w:sdt>
              <w:del w:author="Kanihaa" w:id="9" w:date="2026-09-25T08:48:49Z"/>
            </w:sdtContent>
          </w:sdt>
        </w:p>
      </w:sdtContent>
    </w:sdt>
    <w:sdt>
      <w:sdtPr>
        <w:id w:val="914403001"/>
        <w:tag w:val="goog_rdk_1679"/>
      </w:sdtPr>
      <w:sdtContent>
        <w:p w:rsidR="00000000" w:rsidDel="00000000" w:rsidP="00000000" w:rsidRDefault="00000000" w:rsidRPr="00000000" w14:paraId="000000FC">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928910732"/>
              <w:tag w:val="goog_rdk_1677"/>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3898900"/>
                      <wp:effectExtent b="0" l="0" r="0" t="0"/>
                      <wp:docPr id="288"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31200" cy="3898900"/>
                              </a:xfrm>
                              <a:prstGeom prst="rect"/>
                              <a:ln/>
                            </pic:spPr>
                          </pic:pic>
                        </a:graphicData>
                      </a:graphic>
                    </wp:inline>
                  </w:drawing>
                </w:r>
              </w:del>
              <w:sdt>
                <w:sdtPr>
                  <w:id w:val="1986724895"/>
                  <w:tag w:val="goog_rdk_1678"/>
                </w:sdtPr>
                <w:sdtContent>
                  <w:del w:author="Kanihaa" w:id="9" w:date="2026-09-25T08:48:49Z">
                    <w:r w:rsidDel="00000000" w:rsidR="00000000" w:rsidRPr="00000000">
                      <w:rPr>
                        <w:rtl w:val="0"/>
                      </w:rPr>
                    </w:r>
                  </w:del>
                </w:sdtContent>
              </w:sdt>
              <w:del w:author="Kanihaa" w:id="9" w:date="2026-09-25T08:48:49Z"/>
            </w:sdtContent>
          </w:sdt>
        </w:p>
      </w:sdtContent>
    </w:sdt>
    <w:sdt>
      <w:sdtPr>
        <w:id w:val="151617027"/>
        <w:tag w:val="goog_rdk_1683"/>
      </w:sdtPr>
      <w:sdtContent>
        <w:p w:rsidR="00000000" w:rsidDel="00000000" w:rsidP="00000000" w:rsidRDefault="00000000" w:rsidRPr="00000000" w14:paraId="000000FD">
          <w:pPr>
            <w:numPr>
              <w:ilvl w:val="0"/>
              <w:numId w:val="17"/>
            </w:numPr>
            <w:spacing w:after="240" w:before="240" w:line="240" w:lineRule="auto"/>
            <w:ind w:left="1440" w:hanging="360"/>
            <w:rPr>
              <w:del w:author="Kanihaa" w:id="9" w:date="2026-09-25T08:48:49Z"/>
              <w:rFonts w:ascii="Cambria" w:cs="Cambria" w:eastAsia="Cambria" w:hAnsi="Cambria"/>
              <w:i w:val="1"/>
              <w:iCs w:val="1"/>
              <w:rPrChange w:author="Kavinilavu" w:id="97" w:date="2026-09-24T05:18:57Z">
                <w:rPr>
                  <w:rFonts w:ascii="Cambria" w:cs="Cambria" w:eastAsia="Cambria" w:hAnsi="Cambria"/>
                  <w:u w:val="none"/>
                </w:rPr>
              </w:rPrChange>
            </w:rPr>
            <w:pPrChange w:author="Kavinilavu" w:id="0" w:date="2026-09-24T05:18:57Z">
              <w:pPr>
                <w:numPr>
                  <w:ilvl w:val="0"/>
                  <w:numId w:val="17"/>
                </w:numPr>
                <w:spacing w:after="240" w:before="240" w:line="240" w:lineRule="auto"/>
                <w:ind w:left="1440" w:hanging="360"/>
              </w:pPr>
            </w:pPrChange>
          </w:pPr>
          <w:sdt>
            <w:sdtPr>
              <w:id w:val="580680105"/>
              <w:tag w:val="goog_rdk_1680"/>
            </w:sdtPr>
            <w:sdtContent>
              <w:del w:author="Kanihaa" w:id="9" w:date="2026-09-25T08:48:49Z"/>
              <w:sdt>
                <w:sdtPr>
                  <w:id w:val="1389710001"/>
                  <w:tag w:val="goog_rdk_168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using the if condition to categorize the situation based products </w:delText>
                    </w:r>
                  </w:del>
                </w:sdtContent>
              </w:sdt>
              <w:del w:author="Kanihaa" w:id="9" w:date="2026-09-25T08:48:49Z">
                <w:sdt>
                  <w:sdtPr>
                    <w:id w:val="-253925448"/>
                    <w:tag w:val="goog_rdk_1682"/>
                  </w:sdtPr>
                  <w:sdtContent>
                    <w:r w:rsidDel="00000000" w:rsidR="00000000" w:rsidRPr="00000000">
                      <w:rPr>
                        <w:rtl w:val="0"/>
                      </w:rPr>
                    </w:r>
                  </w:sdtContent>
                </w:sdt>
              </w:del>
            </w:sdtContent>
          </w:sdt>
        </w:p>
      </w:sdtContent>
    </w:sdt>
    <w:sdt>
      <w:sdtPr>
        <w:id w:val="1752635783"/>
        <w:tag w:val="goog_rdk_1686"/>
      </w:sdtPr>
      <w:sdtContent>
        <w:p w:rsidR="00000000" w:rsidDel="00000000" w:rsidP="00000000" w:rsidRDefault="00000000" w:rsidRPr="00000000" w14:paraId="000000FE">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1740537754"/>
              <w:tag w:val="goog_rdk_1684"/>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3556000"/>
                      <wp:effectExtent b="0" l="0" r="0" t="0"/>
                      <wp:docPr id="248" name="image52.png"/>
                      <a:graphic>
                        <a:graphicData uri="http://schemas.openxmlformats.org/drawingml/2006/picture">
                          <pic:pic>
                            <pic:nvPicPr>
                              <pic:cNvPr id="0" name="image52.png"/>
                              <pic:cNvPicPr preferRelativeResize="0"/>
                            </pic:nvPicPr>
                            <pic:blipFill>
                              <a:blip r:embed="rId31"/>
                              <a:srcRect b="0" l="0" r="0" t="0"/>
                              <a:stretch>
                                <a:fillRect/>
                              </a:stretch>
                            </pic:blipFill>
                            <pic:spPr>
                              <a:xfrm>
                                <a:off x="0" y="0"/>
                                <a:ext cx="5731200" cy="3556000"/>
                              </a:xfrm>
                              <a:prstGeom prst="rect"/>
                              <a:ln/>
                            </pic:spPr>
                          </pic:pic>
                        </a:graphicData>
                      </a:graphic>
                    </wp:inline>
                  </w:drawing>
                </w:r>
              </w:del>
              <w:sdt>
                <w:sdtPr>
                  <w:id w:val="1423823040"/>
                  <w:tag w:val="goog_rdk_1685"/>
                </w:sdtPr>
                <w:sdtContent>
                  <w:del w:author="Kanihaa" w:id="9" w:date="2026-09-25T08:48:49Z">
                    <w:r w:rsidDel="00000000" w:rsidR="00000000" w:rsidRPr="00000000">
                      <w:rPr>
                        <w:rtl w:val="0"/>
                      </w:rPr>
                    </w:r>
                  </w:del>
                </w:sdtContent>
              </w:sdt>
              <w:del w:author="Kanihaa" w:id="9" w:date="2026-09-25T08:48:49Z"/>
            </w:sdtContent>
          </w:sdt>
        </w:p>
      </w:sdtContent>
    </w:sdt>
    <w:sdt>
      <w:sdtPr>
        <w:id w:val="-1080638969"/>
        <w:tag w:val="goog_rdk_1689"/>
      </w:sdtPr>
      <w:sdtContent>
        <w:p w:rsidR="00000000" w:rsidDel="00000000" w:rsidP="00000000" w:rsidRDefault="00000000" w:rsidRPr="00000000" w14:paraId="000000FF">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495897925"/>
              <w:tag w:val="goog_rdk_1687"/>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2247900"/>
                      <wp:effectExtent b="0" l="0" r="0" t="0"/>
                      <wp:docPr id="249" name="image53.png"/>
                      <a:graphic>
                        <a:graphicData uri="http://schemas.openxmlformats.org/drawingml/2006/picture">
                          <pic:pic>
                            <pic:nvPicPr>
                              <pic:cNvPr id="0" name="image53.png"/>
                              <pic:cNvPicPr preferRelativeResize="0"/>
                            </pic:nvPicPr>
                            <pic:blipFill>
                              <a:blip r:embed="rId32"/>
                              <a:srcRect b="0" l="0" r="0" t="0"/>
                              <a:stretch>
                                <a:fillRect/>
                              </a:stretch>
                            </pic:blipFill>
                            <pic:spPr>
                              <a:xfrm>
                                <a:off x="0" y="0"/>
                                <a:ext cx="5731200" cy="2247900"/>
                              </a:xfrm>
                              <a:prstGeom prst="rect"/>
                              <a:ln/>
                            </pic:spPr>
                          </pic:pic>
                        </a:graphicData>
                      </a:graphic>
                    </wp:inline>
                  </w:drawing>
                </w:r>
              </w:del>
              <w:sdt>
                <w:sdtPr>
                  <w:id w:val="-453231006"/>
                  <w:tag w:val="goog_rdk_1688"/>
                </w:sdtPr>
                <w:sdtContent>
                  <w:del w:author="Kanihaa" w:id="9" w:date="2026-09-25T08:48:49Z">
                    <w:r w:rsidDel="00000000" w:rsidR="00000000" w:rsidRPr="00000000">
                      <w:rPr>
                        <w:rtl w:val="0"/>
                      </w:rPr>
                    </w:r>
                  </w:del>
                </w:sdtContent>
              </w:sdt>
              <w:del w:author="Kanihaa" w:id="9" w:date="2026-09-25T08:48:49Z"/>
            </w:sdtContent>
          </w:sdt>
        </w:p>
      </w:sdtContent>
    </w:sdt>
    <w:sdt>
      <w:sdtPr>
        <w:id w:val="-98191286"/>
        <w:tag w:val="goog_rdk_1693"/>
      </w:sdtPr>
      <w:sdtContent>
        <w:p w:rsidR="00000000" w:rsidDel="00000000" w:rsidP="00000000" w:rsidRDefault="00000000" w:rsidRPr="00000000" w14:paraId="00000100">
          <w:pPr>
            <w:numPr>
              <w:ilvl w:val="0"/>
              <w:numId w:val="21"/>
            </w:numPr>
            <w:spacing w:after="0" w:before="24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1"/>
                </w:numPr>
                <w:spacing w:after="0" w:before="240" w:line="240" w:lineRule="auto"/>
                <w:ind w:left="720" w:hanging="360"/>
              </w:pPr>
            </w:pPrChange>
          </w:pPr>
          <w:sdt>
            <w:sdtPr>
              <w:id w:val="97018693"/>
              <w:tag w:val="goog_rdk_1690"/>
            </w:sdtPr>
            <w:sdtContent>
              <w:del w:author="Kanihaa" w:id="9" w:date="2026-09-25T08:48:49Z"/>
              <w:sdt>
                <w:sdtPr>
                  <w:id w:val="-890989252"/>
                  <w:tag w:val="goog_rdk_169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/generate-jewelry</w:delText>
                    </w:r>
                  </w:del>
                </w:sdtContent>
              </w:sdt>
              <w:del w:author="Kanihaa" w:id="9" w:date="2026-09-25T08:48:49Z">
                <w:sdt>
                  <w:sdtPr>
                    <w:id w:val="253700052"/>
                    <w:tag w:val="goog_rdk_169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Accepts text + image inputs to return style-matched jewelry options.</w:delText>
                    </w:r>
                  </w:sdtContent>
                </w:sdt>
              </w:del>
            </w:sdtContent>
          </w:sdt>
        </w:p>
      </w:sdtContent>
    </w:sdt>
    <w:sdt>
      <w:sdtPr>
        <w:id w:val="-1502043055"/>
        <w:tag w:val="goog_rdk_1711"/>
      </w:sdtPr>
      <w:sdtContent>
        <w:p w:rsidR="00000000" w:rsidDel="00000000" w:rsidP="00000000" w:rsidRDefault="00000000" w:rsidRPr="00000000" w14:paraId="00000101">
          <w:pPr>
            <w:numPr>
              <w:ilvl w:val="0"/>
              <w:numId w:val="21"/>
            </w:numPr>
            <w:shd w:fill="1f1f1f" w:val="clear"/>
            <w:spacing w:after="0" w:before="0" w:line="325.71428571428567"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1"/>
                </w:numPr>
                <w:shd w:fill="1f1f1f" w:val="clear"/>
                <w:spacing w:after="0" w:before="0" w:line="325.71428571428567" w:lineRule="auto"/>
                <w:ind w:left="720" w:hanging="360"/>
              </w:pPr>
            </w:pPrChange>
          </w:pPr>
          <w:sdt>
            <w:sdtPr>
              <w:id w:val="914452170"/>
              <w:tag w:val="goog_rdk_1694"/>
            </w:sdtPr>
            <w:sdtContent>
              <w:del w:author="Kanihaa" w:id="9" w:date="2026-09-25T08:48:49Z"/>
              <w:sdt>
                <w:sdtPr>
                  <w:id w:val="-1954689115"/>
                  <w:tag w:val="goog_rdk_169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569cd6"/>
                            <w:sz w:val="21"/>
                            <w:szCs w:val="21"/>
                          </w:rPr>
                        </w:rPrChange>
                      </w:rPr>
                      <w:delText xml:space="preserve">async</w:delText>
                    </w:r>
                  </w:del>
                </w:sdtContent>
              </w:sdt>
              <w:del w:author="Kanihaa" w:id="9" w:date="2026-09-25T08:48:49Z">
                <w:sdt>
                  <w:sdtPr>
                    <w:id w:val="-1613572849"/>
                    <w:tag w:val="goog_rdk_169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 </w:delText>
                    </w:r>
                  </w:sdtContent>
                </w:sdt>
                <w:sdt>
                  <w:sdtPr>
                    <w:id w:val="-393738984"/>
                    <w:tag w:val="goog_rdk_169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569cd6"/>
                            <w:sz w:val="21"/>
                            <w:szCs w:val="21"/>
                          </w:rPr>
                        </w:rPrChange>
                      </w:rPr>
                      <w:delText xml:space="preserve">def</w:delText>
                    </w:r>
                  </w:sdtContent>
                </w:sdt>
                <w:sdt>
                  <w:sdtPr>
                    <w:id w:val="-881179342"/>
                    <w:tag w:val="goog_rdk_169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 </w:delText>
                    </w:r>
                  </w:sdtContent>
                </w:sdt>
                <w:sdt>
                  <w:sdtPr>
                    <w:id w:val="244834359"/>
                    <w:tag w:val="goog_rdk_169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dcdcaa"/>
                            <w:sz w:val="21"/>
                            <w:szCs w:val="21"/>
                          </w:rPr>
                        </w:rPrChange>
                      </w:rPr>
                      <w:delText xml:space="preserve">jewelry_planne</w:delText>
                    </w:r>
                  </w:sdtContent>
                </w:sdt>
                <w:sdt>
                  <w:sdtPr>
                    <w:id w:val="950683932"/>
                    <w:tag w:val="goog_rdk_170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9cdcfe"/>
                            <w:sz w:val="21"/>
                            <w:szCs w:val="21"/>
                          </w:rPr>
                        </w:rPrChange>
                      </w:rPr>
                      <w:delText xml:space="preserve">r(request</w:delText>
                    </w:r>
                  </w:sdtContent>
                </w:sdt>
                <w:sdt>
                  <w:sdtPr>
                    <w:id w:val="1719411149"/>
                    <w:tag w:val="goog_rdk_170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4ec9b0"/>
                            <w:sz w:val="21"/>
                            <w:szCs w:val="21"/>
                          </w:rPr>
                        </w:rPrChange>
                      </w:rPr>
                      <w:delText xml:space="preserve">: Reque</w:delText>
                    </w:r>
                  </w:sdtContent>
                </w:sdt>
                <w:sdt>
                  <w:sdtPr>
                    <w:id w:val="-1084462311"/>
                    <w:tag w:val="goog_rdk_170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st</w:delText>
                    </w:r>
                  </w:sdtContent>
                </w:sdt>
                <w:sdt>
                  <w:sdtPr>
                    <w:id w:val="1616992393"/>
                    <w:tag w:val="goog_rdk_170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9cdcfe"/>
                            <w:sz w:val="21"/>
                            <w:szCs w:val="21"/>
                          </w:rPr>
                        </w:rPrChange>
                      </w:rPr>
                      <w:delText xml:space="preserve">, current_user</w:delText>
                    </w:r>
                  </w:sdtContent>
                </w:sdt>
                <w:sdt>
                  <w:sdtPr>
                    <w:id w:val="-1853992617"/>
                    <w:tag w:val="goog_rdk_170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4ec9b0"/>
                            <w:sz w:val="21"/>
                            <w:szCs w:val="21"/>
                          </w:rPr>
                        </w:rPrChange>
                      </w:rPr>
                      <w:delText xml:space="preserve">: UserIn</w:delText>
                    </w:r>
                  </w:sdtContent>
                </w:sdt>
                <w:sdt>
                  <w:sdtPr>
                    <w:id w:val="1977749560"/>
                    <w:tag w:val="goog_rdk_170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DB </w:delText>
                    </w:r>
                  </w:sdtContent>
                </w:sdt>
                <w:sdt>
                  <w:sdtPr>
                    <w:id w:val="-453453722"/>
                    <w:tag w:val="goog_rdk_170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dcdcaa"/>
                            <w:sz w:val="21"/>
                            <w:szCs w:val="21"/>
                          </w:rPr>
                        </w:rPrChange>
                      </w:rPr>
                      <w:delText xml:space="preserve">= Depen</w:delText>
                    </w:r>
                  </w:sdtContent>
                </w:sdt>
                <w:sdt>
                  <w:sdtPr>
                    <w:id w:val="-1451674725"/>
                    <w:tag w:val="goog_rdk_170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d</w:delText>
                    </w:r>
                  </w:sdtContent>
                </w:sdt>
                <w:sdt>
                  <w:sdtPr>
                    <w:id w:val="1491722464"/>
                    <w:tag w:val="goog_rdk_170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dcdcaa"/>
                            <w:sz w:val="21"/>
                            <w:szCs w:val="21"/>
                          </w:rPr>
                        </w:rPrChange>
                      </w:rPr>
                      <w:delText xml:space="preserve">s(get_current_active_us</w:delText>
                    </w:r>
                  </w:sdtContent>
                </w:sdt>
                <w:sdt>
                  <w:sdtPr>
                    <w:id w:val="12612366"/>
                    <w:tag w:val="goog_rdk_170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er)):</w:delText>
                    </w:r>
                  </w:sdtContent>
                </w:sdt>
                <w:sdt>
                  <w:sdtPr>
                    <w:id w:val="683721694"/>
                    <w:tag w:val="goog_rdk_1710"/>
                  </w:sdtPr>
                  <w:sdtContent>
                    <w:r w:rsidDel="00000000" w:rsidR="00000000" w:rsidRPr="00000000">
                      <w:rPr>
                        <w:rtl w:val="0"/>
                      </w:rPr>
                    </w:r>
                  </w:sdtContent>
                </w:sdt>
              </w:del>
            </w:sdtContent>
          </w:sdt>
        </w:p>
      </w:sdtContent>
    </w:sdt>
    <w:sdt>
      <w:sdtPr>
        <w:id w:val="1835825596"/>
        <w:tag w:val="goog_rdk_1716"/>
      </w:sdtPr>
      <w:sdtContent>
        <w:p w:rsidR="00000000" w:rsidDel="00000000" w:rsidP="00000000" w:rsidRDefault="00000000" w:rsidRPr="00000000" w14:paraId="00000102">
          <w:pPr>
            <w:numPr>
              <w:ilvl w:val="0"/>
              <w:numId w:val="21"/>
            </w:numPr>
            <w:shd w:fill="1f1f1f" w:val="clear"/>
            <w:spacing w:after="0" w:before="0" w:line="325.71428571428567"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1"/>
                </w:numPr>
                <w:shd w:fill="1f1f1f" w:val="clear"/>
                <w:spacing w:after="0" w:before="0" w:line="325.71428571428567" w:lineRule="auto"/>
                <w:ind w:left="720" w:hanging="360"/>
              </w:pPr>
            </w:pPrChange>
          </w:pPr>
          <w:sdt>
            <w:sdtPr>
              <w:id w:val="-962571058"/>
              <w:tag w:val="goog_rdk_1712"/>
            </w:sdtPr>
            <w:sdtContent>
              <w:del w:author="Kanihaa" w:id="9" w:date="2026-09-25T08:48:49Z"/>
              <w:sdt>
                <w:sdtPr>
                  <w:id w:val="-248836734"/>
                  <w:tag w:val="goog_rdk_171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    </w:delText>
                    </w:r>
                  </w:del>
                </w:sdtContent>
              </w:sdt>
              <w:del w:author="Kanihaa" w:id="9" w:date="2026-09-25T08:48:49Z">
                <w:sdt>
                  <w:sdtPr>
                    <w:id w:val="-415339441"/>
                    <w:tag w:val="goog_rdk_171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e9178"/>
                            <w:sz w:val="21"/>
                            <w:szCs w:val="21"/>
                          </w:rPr>
                        </w:rPrChange>
                      </w:rPr>
                      <w:delText xml:space="preserve">"""Jewelry budget planner page"""</w:delText>
                    </w:r>
                  </w:sdtContent>
                </w:sdt>
                <w:sdt>
                  <w:sdtPr>
                    <w:id w:val="-773286386"/>
                    <w:tag w:val="goog_rdk_1715"/>
                  </w:sdtPr>
                  <w:sdtContent>
                    <w:r w:rsidDel="00000000" w:rsidR="00000000" w:rsidRPr="00000000">
                      <w:rPr>
                        <w:rtl w:val="0"/>
                      </w:rPr>
                    </w:r>
                  </w:sdtContent>
                </w:sdt>
              </w:del>
            </w:sdtContent>
          </w:sdt>
        </w:p>
      </w:sdtContent>
    </w:sdt>
    <w:sdt>
      <w:sdtPr>
        <w:id w:val="632283008"/>
        <w:tag w:val="goog_rdk_1734"/>
      </w:sdtPr>
      <w:sdtContent>
        <w:p w:rsidR="00000000" w:rsidDel="00000000" w:rsidP="00000000" w:rsidRDefault="00000000" w:rsidRPr="00000000" w14:paraId="00000103">
          <w:pPr>
            <w:numPr>
              <w:ilvl w:val="0"/>
              <w:numId w:val="21"/>
            </w:numPr>
            <w:shd w:fill="1f1f1f" w:val="clear"/>
            <w:spacing w:after="240" w:before="0" w:line="325.71428571428567"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1"/>
                </w:numPr>
                <w:shd w:fill="1f1f1f" w:val="clear"/>
                <w:spacing w:after="240" w:before="0" w:line="325.71428571428567" w:lineRule="auto"/>
                <w:ind w:left="720" w:hanging="360"/>
              </w:pPr>
            </w:pPrChange>
          </w:pPr>
          <w:sdt>
            <w:sdtPr>
              <w:id w:val="-1682666517"/>
              <w:tag w:val="goog_rdk_1717"/>
            </w:sdtPr>
            <w:sdtContent>
              <w:del w:author="Kanihaa" w:id="9" w:date="2026-09-25T08:48:49Z"/>
              <w:sdt>
                <w:sdtPr>
                  <w:id w:val="-1726259572"/>
                  <w:tag w:val="goog_rdk_171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    </w:delText>
                    </w:r>
                  </w:del>
                </w:sdtContent>
              </w:sdt>
              <w:del w:author="Kanihaa" w:id="9" w:date="2026-09-25T08:48:49Z">
                <w:sdt>
                  <w:sdtPr>
                    <w:id w:val="184916168"/>
                    <w:tag w:val="goog_rdk_171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586c0"/>
                            <w:sz w:val="21"/>
                            <w:szCs w:val="21"/>
                          </w:rPr>
                        </w:rPrChange>
                      </w:rPr>
                      <w:delText xml:space="preserve">return</w:delText>
                    </w:r>
                  </w:sdtContent>
                </w:sdt>
                <w:sdt>
                  <w:sdtPr>
                    <w:id w:val="470596272"/>
                    <w:tag w:val="goog_rdk_172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 </w:delText>
                    </w:r>
                  </w:sdtContent>
                </w:sdt>
                <w:sdt>
                  <w:sdtPr>
                    <w:id w:val="678288926"/>
                    <w:tag w:val="goog_rdk_172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9cdcfe"/>
                            <w:sz w:val="21"/>
                            <w:szCs w:val="21"/>
                          </w:rPr>
                        </w:rPrChange>
                      </w:rPr>
                      <w:delText xml:space="preserve">templates</w:delText>
                    </w:r>
                  </w:sdtContent>
                </w:sdt>
                <w:sdt>
                  <w:sdtPr>
                    <w:id w:val="-1394505461"/>
                    <w:tag w:val="goog_rdk_172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w:delText>
                    </w:r>
                  </w:sdtContent>
                </w:sdt>
                <w:sdt>
                  <w:sdtPr>
                    <w:id w:val="-1927319900"/>
                    <w:tag w:val="goog_rdk_172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dcdcaa"/>
                            <w:sz w:val="21"/>
                            <w:szCs w:val="21"/>
                          </w:rPr>
                        </w:rPrChange>
                      </w:rPr>
                      <w:delText xml:space="preserve">TemplateResponse</w:delText>
                    </w:r>
                  </w:sdtContent>
                </w:sdt>
                <w:sdt>
                  <w:sdtPr>
                    <w:id w:val="-1172157461"/>
                    <w:tag w:val="goog_rdk_172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w:delText>
                    </w:r>
                  </w:sdtContent>
                </w:sdt>
                <w:sdt>
                  <w:sdtPr>
                    <w:id w:val="-1120792297"/>
                    <w:tag w:val="goog_rdk_172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e9178"/>
                            <w:sz w:val="21"/>
                            <w:szCs w:val="21"/>
                          </w:rPr>
                        </w:rPrChange>
                      </w:rPr>
                      <w:delText xml:space="preserve">"jewelry_planner.html"</w:delText>
                    </w:r>
                  </w:sdtContent>
                </w:sdt>
                <w:sdt>
                  <w:sdtPr>
                    <w:id w:val="-670464969"/>
                    <w:tag w:val="goog_rdk_172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 {</w:delText>
                    </w:r>
                  </w:sdtContent>
                </w:sdt>
                <w:sdt>
                  <w:sdtPr>
                    <w:id w:val="2079680312"/>
                    <w:tag w:val="goog_rdk_172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e9178"/>
                            <w:sz w:val="21"/>
                            <w:szCs w:val="21"/>
                          </w:rPr>
                        </w:rPrChange>
                      </w:rPr>
                      <w:delText xml:space="preserve">"request"</w:delText>
                    </w:r>
                  </w:sdtContent>
                </w:sdt>
                <w:sdt>
                  <w:sdtPr>
                    <w:id w:val="1530862761"/>
                    <w:tag w:val="goog_rdk_172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9cdcfe"/>
                            <w:sz w:val="21"/>
                            <w:szCs w:val="21"/>
                          </w:rPr>
                        </w:rPrChange>
                      </w:rPr>
                      <w:delText xml:space="preserve">: reque</w:delText>
                    </w:r>
                  </w:sdtContent>
                </w:sdt>
                <w:sdt>
                  <w:sdtPr>
                    <w:id w:val="-1334987405"/>
                    <w:tag w:val="goog_rdk_172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st, </w:delText>
                    </w:r>
                  </w:sdtContent>
                </w:sdt>
                <w:sdt>
                  <w:sdtPr>
                    <w:id w:val="928806307"/>
                    <w:tag w:val="goog_rdk_173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e9178"/>
                            <w:sz w:val="21"/>
                            <w:szCs w:val="21"/>
                          </w:rPr>
                        </w:rPrChange>
                      </w:rPr>
                      <w:delText xml:space="preserve">"user"</w:delText>
                    </w:r>
                  </w:sdtContent>
                </w:sdt>
                <w:sdt>
                  <w:sdtPr>
                    <w:id w:val="628892294"/>
                    <w:tag w:val="goog_rdk_173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9cdcfe"/>
                            <w:sz w:val="21"/>
                            <w:szCs w:val="21"/>
                          </w:rPr>
                        </w:rPrChange>
                      </w:rPr>
                      <w:delText xml:space="preserve">: current_us</w:delText>
                    </w:r>
                  </w:sdtContent>
                </w:sdt>
                <w:sdt>
                  <w:sdtPr>
                    <w:id w:val="-1588065907"/>
                    <w:tag w:val="goog_rdk_173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er})</w:delText>
                    </w:r>
                  </w:sdtContent>
                </w:sdt>
                <w:sdt>
                  <w:sdtPr>
                    <w:id w:val="1743551689"/>
                    <w:tag w:val="goog_rdk_1733"/>
                  </w:sdtPr>
                  <w:sdtContent>
                    <w:r w:rsidDel="00000000" w:rsidR="00000000" w:rsidRPr="00000000">
                      <w:rPr>
                        <w:rtl w:val="0"/>
                      </w:rPr>
                    </w:r>
                  </w:sdtContent>
                </w:sdt>
              </w:del>
            </w:sdtContent>
          </w:sdt>
        </w:p>
      </w:sdtContent>
    </w:sdt>
    <w:sdt>
      <w:sdtPr>
        <w:id w:val="-251497969"/>
        <w:tag w:val="goog_rdk_1737"/>
      </w:sdtPr>
      <w:sdtContent>
        <w:p w:rsidR="00000000" w:rsidDel="00000000" w:rsidP="00000000" w:rsidRDefault="00000000" w:rsidRPr="00000000" w14:paraId="00000104">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349099972"/>
              <w:tag w:val="goog_rdk_1735"/>
            </w:sdtPr>
            <w:sdtContent>
              <w:del w:author="Kanihaa" w:id="9" w:date="2026-09-25T08:48:49Z"/>
              <w:sdt>
                <w:sdtPr>
                  <w:id w:val="-1909667662"/>
                  <w:tag w:val="goog_rdk_1736"/>
                </w:sdtPr>
                <w:sdtContent>
                  <w:del w:author="Kanihaa" w:id="9" w:date="2026-09-25T08:48:49Z">
                    <w:r w:rsidDel="00000000" w:rsidR="00000000" w:rsidRPr="00000000">
                      <w:rPr>
                        <w:rtl w:val="0"/>
                      </w:rPr>
                    </w:r>
                  </w:del>
                </w:sdtContent>
              </w:sdt>
              <w:del w:author="Kanihaa" w:id="9" w:date="2026-09-25T08:48:49Z"/>
            </w:sdtContent>
          </w:sdt>
        </w:p>
      </w:sdtContent>
    </w:sdt>
    <w:sdt>
      <w:sdtPr>
        <w:id w:val="421627949"/>
        <w:tag w:val="goog_rdk_1740"/>
      </w:sdtPr>
      <w:sdtContent>
        <w:p w:rsidR="00000000" w:rsidDel="00000000" w:rsidP="00000000" w:rsidRDefault="00000000" w:rsidRPr="00000000" w14:paraId="00000105">
          <w:pPr>
            <w:numPr>
              <w:ilvl w:val="0"/>
              <w:numId w:val="21"/>
            </w:numPr>
            <w:spacing w:after="240" w:before="24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1"/>
                </w:numPr>
                <w:spacing w:after="240" w:before="240" w:line="240" w:lineRule="auto"/>
                <w:ind w:left="720" w:hanging="360"/>
              </w:pPr>
            </w:pPrChange>
          </w:pPr>
          <w:sdt>
            <w:sdtPr>
              <w:id w:val="-686235460"/>
              <w:tag w:val="goog_rdk_1738"/>
            </w:sdtPr>
            <w:sdtContent>
              <w:del w:author="Kanihaa" w:id="9" w:date="2026-09-25T08:48:49Z"/>
              <w:sdt>
                <w:sdtPr>
                  <w:id w:val="-265910321"/>
                  <w:tag w:val="goog_rdk_173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get home_recommendations by using the function</w:delText>
                    </w:r>
                  </w:del>
                </w:sdtContent>
              </w:sdt>
              <w:del w:author="Kanihaa" w:id="9" w:date="2026-09-25T08:48:49Z"/>
            </w:sdtContent>
          </w:sdt>
        </w:p>
      </w:sdtContent>
    </w:sdt>
    <w:sdt>
      <w:sdtPr>
        <w:id w:val="13583137"/>
        <w:tag w:val="goog_rdk_1743"/>
      </w:sdtPr>
      <w:sdtContent>
        <w:p w:rsidR="00000000" w:rsidDel="00000000" w:rsidP="00000000" w:rsidRDefault="00000000" w:rsidRPr="00000000" w14:paraId="00000106">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pPrChange w:author="Gayathri" w:id="0" w:date="2026-09-24T05:13:41Z">
              <w:pPr>
                <w:spacing w:after="280" w:before="280" w:line="240" w:lineRule="auto"/>
              </w:pPr>
            </w:pPrChange>
          </w:pPr>
          <w:sdt>
            <w:sdtPr>
              <w:id w:val="-1493444395"/>
              <w:tag w:val="goog_rdk_1741"/>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drawing>
                    <wp:inline distB="114300" distT="114300" distL="114300" distR="114300">
                      <wp:extent cx="5731200" cy="3632200"/>
                      <wp:effectExtent b="0" l="0" r="0" t="0"/>
                      <wp:docPr id="250" name="image41.png"/>
                      <a:graphic>
                        <a:graphicData uri="http://schemas.openxmlformats.org/drawingml/2006/picture">
                          <pic:pic>
                            <pic:nvPicPr>
                              <pic:cNvPr id="0" name="image41.png"/>
                              <pic:cNvPicPr preferRelativeResize="0"/>
                            </pic:nvPicPr>
                            <pic:blipFill>
                              <a:blip r:embed="rId33"/>
                              <a:srcRect b="0" l="0" r="0" t="0"/>
                              <a:stretch>
                                <a:fillRect/>
                              </a:stretch>
                            </pic:blipFill>
                            <pic:spPr>
                              <a:xfrm>
                                <a:off x="0" y="0"/>
                                <a:ext cx="5731200" cy="3632200"/>
                              </a:xfrm>
                              <a:prstGeom prst="rect"/>
                              <a:ln/>
                            </pic:spPr>
                          </pic:pic>
                        </a:graphicData>
                      </a:graphic>
                    </wp:inline>
                  </w:drawing>
                </w:r>
              </w:del>
              <w:sdt>
                <w:sdtPr>
                  <w:id w:val="1084188347"/>
                  <w:tag w:val="goog_rdk_1742"/>
                </w:sdtPr>
                <w:sdtContent>
                  <w:del w:author="Kanihaa" w:id="9" w:date="2026-09-25T08:48:49Z">
                    <w:r w:rsidDel="00000000" w:rsidR="00000000" w:rsidRPr="00000000">
                      <w:rPr>
                        <w:rtl w:val="0"/>
                      </w:rPr>
                    </w:r>
                  </w:del>
                </w:sdtContent>
              </w:sdt>
              <w:del w:author="Kanihaa" w:id="9" w:date="2026-09-25T08:48:49Z"/>
            </w:sdtContent>
          </w:sdt>
        </w:p>
      </w:sdtContent>
    </w:sdt>
    <w:sdt>
      <w:sdtPr>
        <w:id w:val="-792257706"/>
        <w:tag w:val="goog_rdk_1746"/>
      </w:sdtPr>
      <w:sdtContent>
        <w:p w:rsidR="00000000" w:rsidDel="00000000" w:rsidP="00000000" w:rsidRDefault="00000000" w:rsidRPr="00000000" w14:paraId="00000107">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pPrChange w:author="Gayathri" w:id="0" w:date="2026-09-24T05:13:41Z">
              <w:pPr>
                <w:spacing w:after="280" w:before="280" w:line="240" w:lineRule="auto"/>
              </w:pPr>
            </w:pPrChange>
          </w:pPr>
          <w:sdt>
            <w:sdtPr>
              <w:id w:val="-367284564"/>
              <w:tag w:val="goog_rdk_1744"/>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drawing>
                    <wp:inline distB="114300" distT="114300" distL="114300" distR="114300">
                      <wp:extent cx="5731200" cy="4851400"/>
                      <wp:effectExtent b="0" l="0" r="0" t="0"/>
                      <wp:docPr id="251" name="image55.png"/>
                      <a:graphic>
                        <a:graphicData uri="http://schemas.openxmlformats.org/drawingml/2006/picture">
                          <pic:pic>
                            <pic:nvPicPr>
                              <pic:cNvPr id="0" name="image55.png"/>
                              <pic:cNvPicPr preferRelativeResize="0"/>
                            </pic:nvPicPr>
                            <pic:blipFill>
                              <a:blip r:embed="rId34"/>
                              <a:srcRect b="0" l="0" r="0" t="0"/>
                              <a:stretch>
                                <a:fillRect/>
                              </a:stretch>
                            </pic:blipFill>
                            <pic:spPr>
                              <a:xfrm>
                                <a:off x="0" y="0"/>
                                <a:ext cx="5731200" cy="4851400"/>
                              </a:xfrm>
                              <a:prstGeom prst="rect"/>
                              <a:ln/>
                            </pic:spPr>
                          </pic:pic>
                        </a:graphicData>
                      </a:graphic>
                    </wp:inline>
                  </w:drawing>
                </w:r>
              </w:del>
              <w:sdt>
                <w:sdtPr>
                  <w:id w:val="-949597191"/>
                  <w:tag w:val="goog_rdk_1745"/>
                </w:sdtPr>
                <w:sdtContent>
                  <w:del w:author="Kanihaa" w:id="9" w:date="2026-09-25T08:48:49Z">
                    <w:r w:rsidDel="00000000" w:rsidR="00000000" w:rsidRPr="00000000">
                      <w:rPr>
                        <w:rtl w:val="0"/>
                      </w:rPr>
                    </w:r>
                  </w:del>
                </w:sdtContent>
              </w:sdt>
              <w:del w:author="Kanihaa" w:id="9" w:date="2026-09-25T08:48:49Z"/>
            </w:sdtContent>
          </w:sdt>
        </w:p>
      </w:sdtContent>
    </w:sdt>
    <w:sdt>
      <w:sdtPr>
        <w:id w:val="-1358082055"/>
        <w:tag w:val="goog_rdk_1750"/>
      </w:sdtPr>
      <w:sdtContent>
        <w:p w:rsidR="00000000" w:rsidDel="00000000" w:rsidP="00000000" w:rsidRDefault="00000000" w:rsidRPr="00000000" w14:paraId="00000108">
          <w:pPr>
            <w:numPr>
              <w:ilvl w:val="0"/>
              <w:numId w:val="22"/>
            </w:numPr>
            <w:spacing w:after="280" w:before="28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u w:val="none"/>
                </w:rPr>
              </w:rPrChange>
            </w:rPr>
            <w:pPrChange w:author="Kavinilavu" w:id="0" w:date="2026-09-24T05:18:57Z">
              <w:pPr>
                <w:numPr>
                  <w:ilvl w:val="0"/>
                  <w:numId w:val="22"/>
                </w:numPr>
                <w:spacing w:after="280" w:before="280" w:line="240" w:lineRule="auto"/>
                <w:ind w:left="720" w:hanging="360"/>
              </w:pPr>
            </w:pPrChange>
          </w:pPr>
          <w:sdt>
            <w:sdtPr>
              <w:id w:val="1341293052"/>
              <w:tag w:val="goog_rdk_1747"/>
            </w:sdtPr>
            <w:sdtContent>
              <w:del w:author="Kanihaa" w:id="9" w:date="2026-09-25T08:48:49Z"/>
              <w:sdt>
                <w:sdtPr>
                  <w:id w:val="-1274009609"/>
                  <w:tag w:val="goog_rdk_174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linking the websites like amazon,flipkar,ikea ect…. to get the products</w:delText>
                    </w:r>
                  </w:del>
                </w:sdtContent>
              </w:sdt>
              <w:del w:author="Kanihaa" w:id="9" w:date="2026-09-25T08:48:49Z">
                <w:sdt>
                  <w:sdtPr>
                    <w:id w:val="251072317"/>
                    <w:tag w:val="goog_rdk_1749"/>
                  </w:sdtPr>
                  <w:sdtContent>
                    <w:r w:rsidDel="00000000" w:rsidR="00000000" w:rsidRPr="00000000">
                      <w:rPr>
                        <w:rtl w:val="0"/>
                      </w:rPr>
                    </w:r>
                  </w:sdtContent>
                </w:sdt>
              </w:del>
            </w:sdtContent>
          </w:sdt>
        </w:p>
      </w:sdtContent>
    </w:sdt>
    <w:sdt>
      <w:sdtPr>
        <w:id w:val="434576712"/>
        <w:tag w:val="goog_rdk_1753"/>
      </w:sdtPr>
      <w:sdtContent>
        <w:p w:rsidR="00000000" w:rsidDel="00000000" w:rsidP="00000000" w:rsidRDefault="00000000" w:rsidRPr="00000000" w14:paraId="00000109">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pPrChange w:author="Gayathri" w:id="0" w:date="2026-09-24T05:13:41Z">
              <w:pPr>
                <w:spacing w:after="280" w:before="280" w:line="240" w:lineRule="auto"/>
              </w:pPr>
            </w:pPrChange>
          </w:pPr>
          <w:sdt>
            <w:sdtPr>
              <w:id w:val="1695552477"/>
              <w:tag w:val="goog_rdk_1751"/>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drawing>
                    <wp:inline distB="114300" distT="114300" distL="114300" distR="114300">
                      <wp:extent cx="5731200" cy="2311400"/>
                      <wp:effectExtent b="0" l="0" r="0" t="0"/>
                      <wp:docPr id="252" name="image45.png"/>
                      <a:graphic>
                        <a:graphicData uri="http://schemas.openxmlformats.org/drawingml/2006/picture">
                          <pic:pic>
                            <pic:nvPicPr>
                              <pic:cNvPr id="0" name="image45.png"/>
                              <pic:cNvPicPr preferRelativeResize="0"/>
                            </pic:nvPicPr>
                            <pic:blipFill>
                              <a:blip r:embed="rId35"/>
                              <a:srcRect b="0" l="0" r="0" t="0"/>
                              <a:stretch>
                                <a:fillRect/>
                              </a:stretch>
                            </pic:blipFill>
                            <pic:spPr>
                              <a:xfrm>
                                <a:off x="0" y="0"/>
                                <a:ext cx="5731200" cy="2311400"/>
                              </a:xfrm>
                              <a:prstGeom prst="rect"/>
                              <a:ln/>
                            </pic:spPr>
                          </pic:pic>
                        </a:graphicData>
                      </a:graphic>
                    </wp:inline>
                  </w:drawing>
                </w:r>
              </w:del>
              <w:sdt>
                <w:sdtPr>
                  <w:id w:val="-1327179214"/>
                  <w:tag w:val="goog_rdk_1752"/>
                </w:sdtPr>
                <w:sdtContent>
                  <w:del w:author="Kanihaa" w:id="9" w:date="2026-09-25T08:48:49Z">
                    <w:r w:rsidDel="00000000" w:rsidR="00000000" w:rsidRPr="00000000">
                      <w:rPr>
                        <w:rtl w:val="0"/>
                      </w:rPr>
                    </w:r>
                  </w:del>
                </w:sdtContent>
              </w:sdt>
              <w:del w:author="Kanihaa" w:id="9" w:date="2026-09-25T08:48:49Z"/>
            </w:sdtContent>
          </w:sdt>
        </w:p>
      </w:sdtContent>
    </w:sdt>
    <w:sdt>
      <w:sdtPr>
        <w:id w:val="1393488042"/>
        <w:tag w:val="goog_rdk_1756"/>
      </w:sdtPr>
      <w:sdtContent>
        <w:p w:rsidR="00000000" w:rsidDel="00000000" w:rsidP="00000000" w:rsidRDefault="00000000" w:rsidRPr="00000000" w14:paraId="0000010A">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pPrChange w:author="Gayathri" w:id="0" w:date="2026-09-24T05:13:41Z">
              <w:pPr>
                <w:spacing w:after="280" w:before="280" w:line="240" w:lineRule="auto"/>
              </w:pPr>
            </w:pPrChange>
          </w:pPr>
          <w:sdt>
            <w:sdtPr>
              <w:id w:val="1967439478"/>
              <w:tag w:val="goog_rdk_1754"/>
            </w:sdtPr>
            <w:sdtContent>
              <w:del w:author="Kanihaa" w:id="9" w:date="2026-09-25T08:48:49Z"/>
              <w:sdt>
                <w:sdtPr>
                  <w:id w:val="747193686"/>
                  <w:tag w:val="goog_rdk_1755"/>
                </w:sdtPr>
                <w:sdtContent>
                  <w:del w:author="Kanihaa" w:id="9" w:date="2026-09-25T08:48:49Z">
                    <w:r w:rsidDel="00000000" w:rsidR="00000000" w:rsidRPr="00000000">
                      <w:rPr>
                        <w:rtl w:val="0"/>
                      </w:rPr>
                    </w:r>
                  </w:del>
                </w:sdtContent>
              </w:sdt>
              <w:del w:author="Kanihaa" w:id="9" w:date="2026-09-25T08:48:49Z"/>
            </w:sdtContent>
          </w:sdt>
        </w:p>
      </w:sdtContent>
    </w:sdt>
    <w:sdt>
      <w:sdtPr>
        <w:id w:val="287481005"/>
        <w:tag w:val="goog_rdk_1759"/>
      </w:sdtPr>
      <w:sdtContent>
        <w:p w:rsidR="00000000" w:rsidDel="00000000" w:rsidP="00000000" w:rsidRDefault="00000000" w:rsidRPr="00000000" w14:paraId="0000010B">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pPrChange w:author="Gayathri" w:id="0" w:date="2026-09-24T05:13:41Z">
              <w:pPr>
                <w:spacing w:after="280" w:before="280" w:line="240" w:lineRule="auto"/>
              </w:pPr>
            </w:pPrChange>
          </w:pPr>
          <w:sdt>
            <w:sdtPr>
              <w:id w:val="-883610545"/>
              <w:tag w:val="goog_rdk_1757"/>
            </w:sdtPr>
            <w:sdtContent>
              <w:del w:author="Kanihaa" w:id="9" w:date="2026-09-25T08:48:49Z"/>
              <w:sdt>
                <w:sdtPr>
                  <w:id w:val="44823438"/>
                  <w:tag w:val="goog_rdk_1758"/>
                </w:sdtPr>
                <w:sdtContent>
                  <w:del w:author="Kanihaa" w:id="9" w:date="2026-09-25T08:48:49Z">
                    <w:r w:rsidDel="00000000" w:rsidR="00000000" w:rsidRPr="00000000">
                      <w:rPr>
                        <w:rtl w:val="0"/>
                      </w:rPr>
                    </w:r>
                  </w:del>
                </w:sdtContent>
              </w:sdt>
              <w:del w:author="Kanihaa" w:id="9" w:date="2026-09-25T08:48:49Z"/>
            </w:sdtContent>
          </w:sdt>
        </w:p>
      </w:sdtContent>
    </w:sdt>
    <w:sdt>
      <w:sdtPr>
        <w:id w:val="1248353116"/>
        <w:tag w:val="goog_rdk_1762"/>
      </w:sdtPr>
      <w:sdtContent>
        <w:p w:rsidR="00000000" w:rsidDel="00000000" w:rsidP="00000000" w:rsidRDefault="00000000" w:rsidRPr="00000000" w14:paraId="0000010C">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pPr>
            </w:pPrChange>
          </w:pPr>
          <w:sdt>
            <w:sdtPr>
              <w:id w:val="930530577"/>
              <w:tag w:val="goog_rdk_1760"/>
            </w:sdtPr>
            <w:sdtContent>
              <w:del w:author="Kanihaa" w:id="9" w:date="2026-09-25T08:48:49Z"/>
              <w:sdt>
                <w:sdtPr>
                  <w:id w:val="1994336008"/>
                  <w:tag w:val="goog_rdk_176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br w:type="textWrapping"/>
                    </w:r>
                  </w:del>
                </w:sdtContent>
              </w:sdt>
              <w:del w:author="Kanihaa" w:id="9" w:date="2026-09-25T08:48:49Z"/>
            </w:sdtContent>
          </w:sdt>
        </w:p>
      </w:sdtContent>
    </w:sdt>
    <w:sdt>
      <w:sdtPr>
        <w:id w:val="789657686"/>
        <w:tag w:val="goog_rdk_1765"/>
      </w:sdtPr>
      <w:sdtContent>
        <w:p w:rsidR="00000000" w:rsidDel="00000000" w:rsidP="00000000" w:rsidRDefault="00000000" w:rsidRPr="00000000" w14:paraId="0000010D">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pPrChange w:author="Gayathri" w:id="0" w:date="2026-09-24T05:13:41Z">
              <w:pPr>
                <w:spacing w:after="280" w:before="280" w:line="240" w:lineRule="auto"/>
              </w:pPr>
            </w:pPrChange>
          </w:pPr>
          <w:sdt>
            <w:sdtPr>
              <w:id w:val="1702277875"/>
              <w:tag w:val="goog_rdk_1763"/>
            </w:sdtPr>
            <w:sdtContent>
              <w:del w:author="Kanihaa" w:id="9" w:date="2026-09-25T08:48:49Z"/>
              <w:sdt>
                <w:sdtPr>
                  <w:id w:val="-1559722899"/>
                  <w:tag w:val="goog_rdk_176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2.3: Login and Register page routings</w:delText>
                      <w:br w:type="textWrapping"/>
                    </w:r>
                  </w:del>
                </w:sdtContent>
              </w:sdt>
              <w:del w:author="Kanihaa" w:id="9" w:date="2026-09-25T08:48:49Z"/>
            </w:sdtContent>
          </w:sdt>
        </w:p>
      </w:sdtContent>
    </w:sdt>
    <w:sdt>
      <w:sdtPr>
        <w:id w:val="-1871820039"/>
        <w:tag w:val="goog_rdk_1768"/>
      </w:sdtPr>
      <w:sdtContent>
        <w:p w:rsidR="00000000" w:rsidDel="00000000" w:rsidP="00000000" w:rsidRDefault="00000000" w:rsidRPr="00000000" w14:paraId="0000010E">
          <w:pPr>
            <w:numPr>
              <w:ilvl w:val="0"/>
              <w:numId w:val="23"/>
            </w:numPr>
            <w:spacing w:after="240" w:before="24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3"/>
                </w:numPr>
                <w:spacing w:after="240" w:before="240" w:line="240" w:lineRule="auto"/>
                <w:ind w:left="720" w:hanging="360"/>
              </w:pPr>
            </w:pPrChange>
          </w:pPr>
          <w:sdt>
            <w:sdtPr>
              <w:id w:val="169906186"/>
              <w:tag w:val="goog_rdk_1766"/>
            </w:sdtPr>
            <w:sdtContent>
              <w:del w:author="Kanihaa" w:id="9" w:date="2026-09-25T08:48:49Z"/>
              <w:sdt>
                <w:sdtPr>
                  <w:id w:val="-1991269423"/>
                  <w:tag w:val="goog_rdk_176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Login page </w:delText>
                    </w:r>
                  </w:del>
                </w:sdtContent>
              </w:sdt>
              <w:del w:author="Kanihaa" w:id="9" w:date="2026-09-25T08:48:49Z"/>
            </w:sdtContent>
          </w:sdt>
        </w:p>
      </w:sdtContent>
    </w:sdt>
    <w:sdt>
      <w:sdtPr>
        <w:id w:val="-610403127"/>
        <w:tag w:val="goog_rdk_1772"/>
      </w:sdtPr>
      <w:sdtContent>
        <w:p w:rsidR="00000000" w:rsidDel="00000000" w:rsidP="00000000" w:rsidRDefault="00000000" w:rsidRPr="00000000" w14:paraId="0000010F">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1012688498"/>
              <w:tag w:val="goog_rdk_1769"/>
            </w:sdtPr>
            <w:sdtContent>
              <w:del w:author="Kanihaa" w:id="9" w:date="2026-09-25T08:48:49Z"/>
              <w:sdt>
                <w:sdtPr>
                  <w:id w:val="1029469789"/>
                  <w:tag w:val="goog_rdk_177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b w:val="1"/>
                            <w:bCs w:val="1"/>
                            <w:color w:val="188038"/>
                          </w:rPr>
                        </w:rPrChange>
                      </w:rPr>
                      <w:delText xml:space="preserve">/login</w:delText>
                    </w:r>
                  </w:del>
                </w:sdtContent>
              </w:sdt>
              <w:del w:author="Kanihaa" w:id="9" w:date="2026-09-25T08:48:49Z">
                <w:sdt>
                  <w:sdtPr>
                    <w:id w:val="-1337987520"/>
                    <w:tag w:val="goog_rdk_177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Authenticates user credentials and initiates a session upon successful login.</w:delText>
                    </w:r>
                  </w:sdtContent>
                </w:sdt>
              </w:del>
            </w:sdtContent>
          </w:sdt>
        </w:p>
      </w:sdtContent>
    </w:sdt>
    <w:sdt>
      <w:sdtPr>
        <w:id w:val="-1098942745"/>
        <w:tag w:val="goog_rdk_1775"/>
      </w:sdtPr>
      <w:sdtContent>
        <w:p w:rsidR="00000000" w:rsidDel="00000000" w:rsidP="00000000" w:rsidRDefault="00000000" w:rsidRPr="00000000" w14:paraId="00000110">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1324386978"/>
              <w:tag w:val="goog_rdk_177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2235200"/>
                      <wp:effectExtent b="0" l="0" r="0" t="0"/>
                      <wp:docPr id="253"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5731200" cy="2235200"/>
                              </a:xfrm>
                              <a:prstGeom prst="rect"/>
                              <a:ln/>
                            </pic:spPr>
                          </pic:pic>
                        </a:graphicData>
                      </a:graphic>
                    </wp:inline>
                  </w:drawing>
                </w:r>
              </w:del>
              <w:sdt>
                <w:sdtPr>
                  <w:id w:val="-933567896"/>
                  <w:tag w:val="goog_rdk_177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br w:type="textWrapping"/>
                    </w:r>
                  </w:del>
                </w:sdtContent>
              </w:sdt>
              <w:del w:author="Kanihaa" w:id="9" w:date="2026-09-25T08:48:49Z"/>
            </w:sdtContent>
          </w:sdt>
        </w:p>
      </w:sdtContent>
    </w:sdt>
    <w:sdt>
      <w:sdtPr>
        <w:id w:val="631325278"/>
        <w:tag w:val="goog_rdk_1778"/>
      </w:sdtPr>
      <w:sdtContent>
        <w:p w:rsidR="00000000" w:rsidDel="00000000" w:rsidP="00000000" w:rsidRDefault="00000000" w:rsidRPr="00000000" w14:paraId="00000111">
          <w:pPr>
            <w:pStyle w:val="Heading3"/>
            <w:numPr>
              <w:ilvl w:val="0"/>
              <w:numId w:val="23"/>
            </w:numPr>
            <w:spacing w:after="240" w:before="240" w:line="240" w:lineRule="auto"/>
            <w:ind w:left="720" w:hanging="360"/>
            <w:rPr>
              <w:del w:author="Kanihaa" w:id="9" w:date="2026-09-25T08:48:49Z"/>
              <w:rPrChange w:author="Mangala Nayaki" w:id="174" w:date="2026-09-24T05:38:53Z">
                <w:rPr>
                  <w:rFonts w:ascii="Cambria" w:cs="Cambria" w:eastAsia="Cambria" w:hAnsi="Cambria"/>
                </w:rPr>
              </w:rPrChange>
            </w:rPr>
            <w:pPrChange w:author="Mangala Nayaki" w:id="0" w:date="2026-09-24T05:38:53Z">
              <w:pPr>
                <w:numPr>
                  <w:ilvl w:val="0"/>
                  <w:numId w:val="23"/>
                </w:numPr>
                <w:spacing w:after="240" w:before="240" w:line="240" w:lineRule="auto"/>
                <w:ind w:left="720" w:hanging="360"/>
              </w:pPr>
            </w:pPrChange>
          </w:pPr>
          <w:sdt>
            <w:sdtPr>
              <w:id w:val="1277011888"/>
              <w:tag w:val="goog_rdk_1776"/>
            </w:sdtPr>
            <w:sdtContent>
              <w:del w:author="Kanihaa" w:id="9" w:date="2026-09-25T08:48:49Z"/>
              <w:sdt>
                <w:sdtPr>
                  <w:id w:val="2081566135"/>
                  <w:tag w:val="goog_rdk_177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Register Page</w:delText>
                    </w:r>
                  </w:del>
                </w:sdtContent>
              </w:sdt>
              <w:del w:author="Kanihaa" w:id="9" w:date="2026-09-25T08:48:49Z"/>
            </w:sdtContent>
          </w:sdt>
        </w:p>
      </w:sdtContent>
    </w:sdt>
    <w:sdt>
      <w:sdtPr>
        <w:id w:val="1052326316"/>
        <w:tag w:val="goog_rdk_1782"/>
      </w:sdtPr>
      <w:sdtContent>
        <w:p w:rsidR="00000000" w:rsidDel="00000000" w:rsidP="00000000" w:rsidRDefault="00000000" w:rsidRPr="00000000" w14:paraId="00000112">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960131515"/>
              <w:tag w:val="goog_rdk_1779"/>
            </w:sdtPr>
            <w:sdtContent>
              <w:del w:author="Kanihaa" w:id="9" w:date="2026-09-25T08:48:49Z"/>
              <w:sdt>
                <w:sdtPr>
                  <w:id w:val="-1394155096"/>
                  <w:tag w:val="goog_rdk_178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b w:val="1"/>
                            <w:bCs w:val="1"/>
                            <w:color w:val="188038"/>
                          </w:rPr>
                        </w:rPrChange>
                      </w:rPr>
                      <w:delText xml:space="preserve">/register</w:delText>
                    </w:r>
                  </w:del>
                </w:sdtContent>
              </w:sdt>
              <w:del w:author="Kanihaa" w:id="9" w:date="2026-09-25T08:48:49Z">
                <w:sdt>
                  <w:sdtPr>
                    <w:id w:val="954543368"/>
                    <w:tag w:val="goog_rdk_178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Handles new user registration by accepting and securely storing user credentials.</w:delText>
                    </w:r>
                  </w:sdtContent>
                </w:sdt>
              </w:del>
            </w:sdtContent>
          </w:sdt>
        </w:p>
      </w:sdtContent>
    </w:sdt>
    <w:sdt>
      <w:sdtPr>
        <w:id w:val="198236421"/>
        <w:tag w:val="goog_rdk_1785"/>
      </w:sdtPr>
      <w:sdtContent>
        <w:p w:rsidR="00000000" w:rsidDel="00000000" w:rsidP="00000000" w:rsidRDefault="00000000" w:rsidRPr="00000000" w14:paraId="00000113">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1418106344"/>
              <w:tag w:val="goog_rdk_178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2209800"/>
                      <wp:effectExtent b="0" l="0" r="0" t="0"/>
                      <wp:docPr id="254"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5731200" cy="2209800"/>
                              </a:xfrm>
                              <a:prstGeom prst="rect"/>
                              <a:ln/>
                            </pic:spPr>
                          </pic:pic>
                        </a:graphicData>
                      </a:graphic>
                    </wp:inline>
                  </w:drawing>
                </w:r>
              </w:del>
              <w:sdt>
                <w:sdtPr>
                  <w:id w:val="372091627"/>
                  <w:tag w:val="goog_rdk_178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br w:type="textWrapping"/>
                    </w:r>
                  </w:del>
                </w:sdtContent>
              </w:sdt>
              <w:del w:author="Kanihaa" w:id="9" w:date="2026-09-25T08:48:49Z"/>
            </w:sdtContent>
          </w:sdt>
        </w:p>
      </w:sdtContent>
    </w:sdt>
    <w:sdt>
      <w:sdtPr>
        <w:id w:val="518709372"/>
        <w:tag w:val="goog_rdk_1788"/>
      </w:sdtPr>
      <w:sdtContent>
        <w:p w:rsidR="00000000" w:rsidDel="00000000" w:rsidP="00000000" w:rsidRDefault="00000000" w:rsidRPr="00000000" w14:paraId="00000114">
          <w:pPr>
            <w:numPr>
              <w:ilvl w:val="0"/>
              <w:numId w:val="23"/>
            </w:numPr>
            <w:spacing w:after="240" w:before="24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3"/>
                </w:numPr>
                <w:spacing w:after="240" w:before="240" w:line="240" w:lineRule="auto"/>
                <w:ind w:left="720" w:hanging="360"/>
              </w:pPr>
            </w:pPrChange>
          </w:pPr>
          <w:sdt>
            <w:sdtPr>
              <w:id w:val="-940679232"/>
              <w:tag w:val="goog_rdk_1786"/>
            </w:sdtPr>
            <w:sdtContent>
              <w:del w:author="Kanihaa" w:id="9" w:date="2026-09-25T08:48:49Z"/>
              <w:sdt>
                <w:sdtPr>
                  <w:id w:val="-919531249"/>
                  <w:tag w:val="goog_rdk_178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Logout Page</w:delText>
                    </w:r>
                  </w:del>
                </w:sdtContent>
              </w:sdt>
              <w:del w:author="Kanihaa" w:id="9" w:date="2026-09-25T08:48:49Z"/>
            </w:sdtContent>
          </w:sdt>
        </w:p>
      </w:sdtContent>
    </w:sdt>
    <w:sdt>
      <w:sdtPr>
        <w:id w:val="-1376916291"/>
        <w:tag w:val="goog_rdk_1792"/>
      </w:sdtPr>
      <w:sdtContent>
        <w:p w:rsidR="00000000" w:rsidDel="00000000" w:rsidP="00000000" w:rsidRDefault="00000000" w:rsidRPr="00000000" w14:paraId="00000115">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914757279"/>
              <w:tag w:val="goog_rdk_1789"/>
            </w:sdtPr>
            <w:sdtContent>
              <w:del w:author="Kanihaa" w:id="9" w:date="2026-09-25T08:48:49Z"/>
              <w:sdt>
                <w:sdtPr>
                  <w:id w:val="47411444"/>
                  <w:tag w:val="goog_rdk_179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b w:val="1"/>
                            <w:bCs w:val="1"/>
                            <w:color w:val="188038"/>
                          </w:rPr>
                        </w:rPrChange>
                      </w:rPr>
                      <w:delText xml:space="preserve">/logout</w:delText>
                    </w:r>
                  </w:del>
                </w:sdtContent>
              </w:sdt>
              <w:del w:author="Kanihaa" w:id="9" w:date="2026-09-25T08:48:49Z">
                <w:sdt>
                  <w:sdtPr>
                    <w:id w:val="440061988"/>
                    <w:tag w:val="goog_rdk_179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Terminates the current user session and redirects to the login page.</w:delText>
                    </w:r>
                  </w:sdtContent>
                </w:sdt>
              </w:del>
            </w:sdtContent>
          </w:sdt>
        </w:p>
      </w:sdtContent>
    </w:sdt>
    <w:sdt>
      <w:sdtPr>
        <w:id w:val="-2005380095"/>
        <w:tag w:val="goog_rdk_1795"/>
      </w:sdtPr>
      <w:sdtContent>
        <w:p w:rsidR="00000000" w:rsidDel="00000000" w:rsidP="00000000" w:rsidRDefault="00000000" w:rsidRPr="00000000" w14:paraId="00000116">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1944585356"/>
              <w:tag w:val="goog_rdk_179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3454400"/>
                      <wp:effectExtent b="0" l="0" r="0" t="0"/>
                      <wp:docPr id="255"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5731200" cy="3454400"/>
                              </a:xfrm>
                              <a:prstGeom prst="rect"/>
                              <a:ln/>
                            </pic:spPr>
                          </pic:pic>
                        </a:graphicData>
                      </a:graphic>
                    </wp:inline>
                  </w:drawing>
                </w:r>
              </w:del>
              <w:sdt>
                <w:sdtPr>
                  <w:id w:val="-468882696"/>
                  <w:tag w:val="goog_rdk_179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br w:type="textWrapping"/>
                    </w:r>
                  </w:del>
                </w:sdtContent>
              </w:sdt>
              <w:del w:author="Kanihaa" w:id="9" w:date="2026-09-25T08:48:49Z"/>
            </w:sdtContent>
          </w:sdt>
        </w:p>
      </w:sdtContent>
    </w:sdt>
    <w:sdt>
      <w:sdtPr>
        <w:id w:val="831141416"/>
        <w:tag w:val="goog_rdk_1798"/>
      </w:sdtPr>
      <w:sdtContent>
        <w:p w:rsidR="00000000" w:rsidDel="00000000" w:rsidP="00000000" w:rsidRDefault="00000000" w:rsidRPr="00000000" w14:paraId="00000117">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pPrChange w:author="Gayathri" w:id="0" w:date="2026-09-24T05:13:41Z">
              <w:pPr>
                <w:spacing w:after="280" w:before="280" w:line="240" w:lineRule="auto"/>
              </w:pPr>
            </w:pPrChange>
          </w:pPr>
          <w:sdt>
            <w:sdtPr>
              <w:id w:val="-920548370"/>
              <w:tag w:val="goog_rdk_1796"/>
            </w:sdtPr>
            <w:sdtContent>
              <w:del w:author="Kanihaa" w:id="9" w:date="2026-09-25T08:48:49Z"/>
              <w:sdt>
                <w:sdtPr>
                  <w:id w:val="-828861370"/>
                  <w:tag w:val="goog_rdk_179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2.4: Ensure modular code structure</w:delText>
                    </w:r>
                  </w:del>
                </w:sdtContent>
              </w:sdt>
              <w:del w:author="Kanihaa" w:id="9" w:date="2026-09-25T08:48:49Z"/>
            </w:sdtContent>
          </w:sdt>
        </w:p>
      </w:sdtContent>
    </w:sdt>
    <w:sdt>
      <w:sdtPr>
        <w:id w:val="-591345554"/>
        <w:tag w:val="goog_rdk_1803"/>
      </w:sdtPr>
      <w:sdtContent>
        <w:p w:rsidR="00000000" w:rsidDel="00000000" w:rsidP="00000000" w:rsidRDefault="00000000" w:rsidRPr="00000000" w14:paraId="00000118">
          <w:pPr>
            <w:numPr>
              <w:ilvl w:val="0"/>
              <w:numId w:val="24"/>
            </w:numPr>
            <w:spacing w:after="240" w:before="240" w:line="240" w:lineRule="auto"/>
            <w:ind w:left="720" w:hanging="360"/>
            <w:rPr>
              <w:del w:author="Kanihaa" w:id="9" w:date="2026-09-25T08:48:49Z"/>
              <w:i w:val="1"/>
              <w:iCs w:val="1"/>
              <w:sz w:val="24"/>
              <w:szCs w:val="24"/>
              <w:rPrChange w:author="Kavinilavu" w:id="97" w:date="2026-09-24T05:18:57Z">
                <w:rPr>
                  <w:sz w:val="24"/>
                  <w:szCs w:val="24"/>
                  <w:u w:val="none"/>
                </w:rPr>
              </w:rPrChange>
            </w:rPr>
            <w:pPrChange w:author="Kavinilavu" w:id="0" w:date="2026-09-24T05:18:57Z">
              <w:pPr>
                <w:numPr>
                  <w:ilvl w:val="0"/>
                  <w:numId w:val="24"/>
                </w:numPr>
                <w:spacing w:after="240" w:before="240" w:line="240" w:lineRule="auto"/>
                <w:ind w:left="720" w:hanging="360"/>
              </w:pPr>
            </w:pPrChange>
          </w:pPr>
          <w:sdt>
            <w:sdtPr>
              <w:id w:val="1992950431"/>
              <w:tag w:val="goog_rdk_1799"/>
            </w:sdtPr>
            <w:sdtContent>
              <w:del w:author="Kanihaa" w:id="9" w:date="2026-09-25T08:48:49Z"/>
              <w:sdt>
                <w:sdtPr>
                  <w:id w:val="-424076823"/>
                  <w:tag w:val="goog_rdk_180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b w:val="1"/>
                            <w:bCs w:val="1"/>
                            <w:color w:val="188038"/>
                            <w:sz w:val="24"/>
                            <w:szCs w:val="24"/>
                          </w:rPr>
                        </w:rPrChange>
                      </w:rPr>
                      <w:delText xml:space="preserve">/token</w:delText>
                    </w:r>
                  </w:del>
                </w:sdtContent>
              </w:sdt>
              <w:del w:author="Kanihaa" w:id="9" w:date="2026-09-25T08:48:49Z">
                <w:sdt>
                  <w:sdtPr>
                    <w:id w:val="-1765802430"/>
                    <w:tag w:val="goog_rdk_180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Issues a secure JWT token after successful authentication, enabling authorized access to protected API routes.</w:delText>
                    </w:r>
                  </w:sdtContent>
                </w:sdt>
                <w:sdt>
                  <w:sdtPr>
                    <w:id w:val="-1738835784"/>
                    <w:tag w:val="goog_rdk_1802"/>
                  </w:sdtPr>
                  <w:sdtContent>
                    <w:r w:rsidDel="00000000" w:rsidR="00000000" w:rsidRPr="00000000">
                      <w:rPr>
                        <w:rtl w:val="0"/>
                      </w:rPr>
                    </w:r>
                  </w:sdtContent>
                </w:sdt>
              </w:del>
            </w:sdtContent>
          </w:sdt>
        </w:p>
      </w:sdtContent>
    </w:sdt>
    <w:sdt>
      <w:sdtPr>
        <w:id w:val="-728225485"/>
        <w:tag w:val="goog_rdk_1806"/>
      </w:sdtPr>
      <w:sdtContent>
        <w:p w:rsidR="00000000" w:rsidDel="00000000" w:rsidP="00000000" w:rsidRDefault="00000000" w:rsidRPr="00000000" w14:paraId="00000119">
          <w:pPr>
            <w:pStyle w:val="Heading1"/>
            <w:spacing w:after="280" w:before="280" w:line="240" w:lineRule="auto"/>
            <w:jc w:val="center"/>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jc w:val="center"/>
              </w:pPr>
            </w:pPrChange>
          </w:pPr>
          <w:sdt>
            <w:sdtPr>
              <w:id w:val="-1460341877"/>
              <w:tag w:val="goog_rdk_1804"/>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34050" cy="3801677"/>
                      <wp:effectExtent b="0" l="0" r="0" t="0"/>
                      <wp:docPr id="256" name="image44.png"/>
                      <a:graphic>
                        <a:graphicData uri="http://schemas.openxmlformats.org/drawingml/2006/picture">
                          <pic:pic>
                            <pic:nvPicPr>
                              <pic:cNvPr id="0" name="image44.png"/>
                              <pic:cNvPicPr preferRelativeResize="0"/>
                            </pic:nvPicPr>
                            <pic:blipFill>
                              <a:blip r:embed="rId39"/>
                              <a:srcRect b="0" l="0" r="0" t="0"/>
                              <a:stretch>
                                <a:fillRect/>
                              </a:stretch>
                            </pic:blipFill>
                            <pic:spPr>
                              <a:xfrm>
                                <a:off x="0" y="0"/>
                                <a:ext cx="5734050" cy="3801677"/>
                              </a:xfrm>
                              <a:prstGeom prst="rect"/>
                              <a:ln/>
                            </pic:spPr>
                          </pic:pic>
                        </a:graphicData>
                      </a:graphic>
                    </wp:inline>
                  </w:drawing>
                </w:r>
              </w:del>
              <w:sdt>
                <w:sdtPr>
                  <w:id w:val="2127681068"/>
                  <w:tag w:val="goog_rdk_1805"/>
                </w:sdtPr>
                <w:sdtContent>
                  <w:del w:author="Kanihaa" w:id="9" w:date="2026-09-25T08:48:49Z">
                    <w:r w:rsidDel="00000000" w:rsidR="00000000" w:rsidRPr="00000000">
                      <w:rPr>
                        <w:rtl w:val="0"/>
                      </w:rPr>
                    </w:r>
                  </w:del>
                </w:sdtContent>
              </w:sdt>
              <w:del w:author="Kanihaa" w:id="9" w:date="2026-09-25T08:48:49Z"/>
            </w:sdtContent>
          </w:sdt>
        </w:p>
      </w:sdtContent>
    </w:sdt>
    <w:sdt>
      <w:sdtPr>
        <w:id w:val="938054025"/>
        <w:tag w:val="goog_rdk_1809"/>
      </w:sdtPr>
      <w:sdtContent>
        <w:p w:rsidR="00000000" w:rsidDel="00000000" w:rsidP="00000000" w:rsidRDefault="00000000" w:rsidRPr="00000000" w14:paraId="0000011A">
          <w:pPr>
            <w:pStyle w:val="Heading1"/>
            <w:spacing w:after="280" w:before="280" w:line="240" w:lineRule="auto"/>
            <w:jc w:val="center"/>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jc w:val="center"/>
              </w:pPr>
            </w:pPrChange>
          </w:pPr>
          <w:sdt>
            <w:sdtPr>
              <w:id w:val="835555032"/>
              <w:tag w:val="goog_rdk_1807"/>
            </w:sdtPr>
            <w:sdtContent>
              <w:del w:author="Kanihaa" w:id="9" w:date="2026-09-25T08:48:49Z"/>
              <w:sdt>
                <w:sdtPr>
                  <w:id w:val="258999064"/>
                  <w:tag w:val="goog_rdk_1808"/>
                </w:sdtPr>
                <w:sdtContent>
                  <w:del w:author="Kanihaa" w:id="9" w:date="2026-09-25T08:48:49Z">
                    <w:r w:rsidDel="00000000" w:rsidR="00000000" w:rsidRPr="00000000">
                      <w:rPr>
                        <w:rtl w:val="0"/>
                      </w:rPr>
                    </w:r>
                  </w:del>
                </w:sdtContent>
              </w:sdt>
              <w:del w:author="Kanihaa" w:id="9" w:date="2026-09-25T08:48:49Z"/>
            </w:sdtContent>
          </w:sdt>
        </w:p>
      </w:sdtContent>
    </w:sdt>
    <w:sdt>
      <w:sdtPr>
        <w:id w:val="-394749933"/>
        <w:tag w:val="goog_rdk_1814"/>
      </w:sdtPr>
      <w:sdtContent>
        <w:p w:rsidR="00000000" w:rsidDel="00000000" w:rsidP="00000000" w:rsidRDefault="00000000" w:rsidRPr="00000000" w14:paraId="0000011B">
          <w:pPr>
            <w:numPr>
              <w:ilvl w:val="0"/>
              <w:numId w:val="20"/>
            </w:numPr>
            <w:spacing w:after="0" w:before="280" w:line="240" w:lineRule="auto"/>
            <w:ind w:left="720" w:hanging="360"/>
            <w:rPr>
              <w:del w:author="Kanihaa" w:id="9" w:date="2026-09-25T08:48:49Z"/>
              <w:i w:val="1"/>
              <w:iCs w:val="1"/>
              <w:sz w:val="24"/>
              <w:szCs w:val="24"/>
              <w:rPrChange w:author="Kavinilavu" w:id="97" w:date="2026-09-24T05:18:57Z">
                <w:rPr>
                  <w:sz w:val="24"/>
                  <w:szCs w:val="24"/>
                  <w:u w:val="none"/>
                </w:rPr>
              </w:rPrChange>
            </w:rPr>
            <w:pPrChange w:author="Kavinilavu" w:id="0" w:date="2026-09-24T05:18:57Z">
              <w:pPr>
                <w:numPr>
                  <w:ilvl w:val="0"/>
                  <w:numId w:val="20"/>
                </w:numPr>
                <w:spacing w:after="0" w:before="280" w:line="240" w:lineRule="auto"/>
                <w:ind w:left="720" w:hanging="360"/>
              </w:pPr>
            </w:pPrChange>
          </w:pPr>
          <w:sdt>
            <w:sdtPr>
              <w:id w:val="-283778814"/>
              <w:tag w:val="goog_rdk_1810"/>
            </w:sdtPr>
            <w:sdtContent>
              <w:del w:author="Kanihaa" w:id="9" w:date="2026-09-25T08:48:49Z"/>
              <w:sdt>
                <w:sdtPr>
                  <w:id w:val="-896326415"/>
                  <w:tag w:val="goog_rdk_181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b w:val="1"/>
                            <w:bCs w:val="1"/>
                            <w:color w:val="188038"/>
                            <w:sz w:val="24"/>
                            <w:szCs w:val="24"/>
                          </w:rPr>
                        </w:rPrChange>
                      </w:rPr>
                      <w:delText xml:space="preserve">/session-info</w:delText>
                    </w:r>
                  </w:del>
                </w:sdtContent>
              </w:sdt>
              <w:del w:author="Kanihaa" w:id="9" w:date="2026-09-25T08:48:49Z">
                <w:sdt>
                  <w:sdtPr>
                    <w:id w:val="-1019994318"/>
                    <w:tag w:val="goog_rdk_181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Retrieves metadata about the current user session, such as user ID and login status.</w:delText>
                    </w:r>
                  </w:sdtContent>
                </w:sdt>
                <w:sdt>
                  <w:sdtPr>
                    <w:id w:val="607092918"/>
                    <w:tag w:val="goog_rdk_1813"/>
                  </w:sdtPr>
                  <w:sdtContent>
                    <w:r w:rsidDel="00000000" w:rsidR="00000000" w:rsidRPr="00000000">
                      <w:rPr>
                        <w:rtl w:val="0"/>
                      </w:rPr>
                    </w:r>
                  </w:sdtContent>
                </w:sdt>
              </w:del>
            </w:sdtContent>
          </w:sdt>
        </w:p>
      </w:sdtContent>
    </w:sdt>
    <w:sdt>
      <w:sdtPr>
        <w:id w:val="-902747979"/>
        <w:tag w:val="goog_rdk_1819"/>
      </w:sdtPr>
      <w:sdtContent>
        <w:p w:rsidR="00000000" w:rsidDel="00000000" w:rsidP="00000000" w:rsidRDefault="00000000" w:rsidRPr="00000000" w14:paraId="0000011C">
          <w:pPr>
            <w:numPr>
              <w:ilvl w:val="0"/>
              <w:numId w:val="20"/>
            </w:numPr>
            <w:spacing w:after="280" w:before="0" w:line="240" w:lineRule="auto"/>
            <w:ind w:left="720" w:hanging="360"/>
            <w:rPr>
              <w:del w:author="Kanihaa" w:id="9" w:date="2026-09-25T08:48:49Z"/>
              <w:i w:val="1"/>
              <w:iCs w:val="1"/>
              <w:sz w:val="24"/>
              <w:szCs w:val="24"/>
              <w:rPrChange w:author="Kavinilavu" w:id="97" w:date="2026-09-24T05:18:57Z">
                <w:rPr>
                  <w:sz w:val="24"/>
                  <w:szCs w:val="24"/>
                  <w:u w:val="none"/>
                </w:rPr>
              </w:rPrChange>
            </w:rPr>
            <w:pPrChange w:author="Kavinilavu" w:id="0" w:date="2026-09-24T05:18:57Z">
              <w:pPr>
                <w:numPr>
                  <w:ilvl w:val="0"/>
                  <w:numId w:val="20"/>
                </w:numPr>
                <w:spacing w:after="280" w:before="0" w:line="240" w:lineRule="auto"/>
                <w:ind w:left="720" w:hanging="360"/>
              </w:pPr>
            </w:pPrChange>
          </w:pPr>
          <w:sdt>
            <w:sdtPr>
              <w:id w:val="1972504574"/>
              <w:tag w:val="goog_rdk_1815"/>
            </w:sdtPr>
            <w:sdtContent>
              <w:del w:author="Kanihaa" w:id="9" w:date="2026-09-25T08:48:49Z"/>
              <w:sdt>
                <w:sdtPr>
                  <w:id w:val="-1346351655"/>
                  <w:tag w:val="goog_rdk_181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b w:val="1"/>
                            <w:bCs w:val="1"/>
                            <w:color w:val="188038"/>
                            <w:sz w:val="24"/>
                            <w:szCs w:val="24"/>
                          </w:rPr>
                        </w:rPrChange>
                      </w:rPr>
                      <w:delText xml:space="preserve">/session-data</w:delText>
                    </w:r>
                  </w:del>
                </w:sdtContent>
              </w:sdt>
              <w:del w:author="Kanihaa" w:id="9" w:date="2026-09-25T08:48:49Z">
                <w:sdt>
                  <w:sdtPr>
                    <w:id w:val="-731924901"/>
                    <w:tag w:val="goog_rdk_181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Returns detailed session-specific data used for personalization and recommendation tracking.</w:delText>
                    </w:r>
                  </w:sdtContent>
                </w:sdt>
                <w:sdt>
                  <w:sdtPr>
                    <w:id w:val="-1027209345"/>
                    <w:tag w:val="goog_rdk_1818"/>
                  </w:sdtPr>
                  <w:sdtContent>
                    <w:r w:rsidDel="00000000" w:rsidR="00000000" w:rsidRPr="00000000">
                      <w:rPr>
                        <w:rtl w:val="0"/>
                      </w:rPr>
                    </w:r>
                  </w:sdtContent>
                </w:sdt>
              </w:del>
            </w:sdtContent>
          </w:sdt>
        </w:p>
      </w:sdtContent>
    </w:sdt>
    <w:sdt>
      <w:sdtPr>
        <w:id w:val="-307600101"/>
        <w:tag w:val="goog_rdk_1822"/>
      </w:sdtPr>
      <w:sdtContent>
        <w:p w:rsidR="00000000" w:rsidDel="00000000" w:rsidP="00000000" w:rsidRDefault="00000000" w:rsidRPr="00000000" w14:paraId="0000011D">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301312289"/>
              <w:tag w:val="goog_rdk_1820"/>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drawing>
                    <wp:inline distB="114300" distT="114300" distL="114300" distR="114300">
                      <wp:extent cx="5731200" cy="3708400"/>
                      <wp:effectExtent b="0" l="0" r="0" t="0"/>
                      <wp:docPr id="257" name="image46.png"/>
                      <a:graphic>
                        <a:graphicData uri="http://schemas.openxmlformats.org/drawingml/2006/picture">
                          <pic:pic>
                            <pic:nvPicPr>
                              <pic:cNvPr id="0" name="image46.png"/>
                              <pic:cNvPicPr preferRelativeResize="0"/>
                            </pic:nvPicPr>
                            <pic:blipFill>
                              <a:blip r:embed="rId40"/>
                              <a:srcRect b="0" l="0" r="0" t="0"/>
                              <a:stretch>
                                <a:fillRect/>
                              </a:stretch>
                            </pic:blipFill>
                            <pic:spPr>
                              <a:xfrm>
                                <a:off x="0" y="0"/>
                                <a:ext cx="5731200" cy="3708400"/>
                              </a:xfrm>
                              <a:prstGeom prst="rect"/>
                              <a:ln/>
                            </pic:spPr>
                          </pic:pic>
                        </a:graphicData>
                      </a:graphic>
                    </wp:inline>
                  </w:drawing>
                </w:r>
              </w:del>
              <w:sdt>
                <w:sdtPr>
                  <w:id w:val="-1248997082"/>
                  <w:tag w:val="goog_rdk_1821"/>
                </w:sdtPr>
                <w:sdtContent>
                  <w:del w:author="Kanihaa" w:id="9" w:date="2026-09-25T08:48:49Z">
                    <w:r w:rsidDel="00000000" w:rsidR="00000000" w:rsidRPr="00000000">
                      <w:rPr>
                        <w:rtl w:val="0"/>
                      </w:rPr>
                    </w:r>
                  </w:del>
                </w:sdtContent>
              </w:sdt>
              <w:del w:author="Kanihaa" w:id="9" w:date="2026-09-25T08:48:49Z"/>
            </w:sdtContent>
          </w:sdt>
        </w:p>
      </w:sdtContent>
    </w:sdt>
    <w:sdt>
      <w:sdtPr>
        <w:id w:val="805772254"/>
        <w:tag w:val="goog_rdk_1825"/>
      </w:sdtPr>
      <w:sdtContent>
        <w:p w:rsidR="00000000" w:rsidDel="00000000" w:rsidP="00000000" w:rsidRDefault="00000000" w:rsidRPr="00000000" w14:paraId="0000011E">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85930884"/>
              <w:tag w:val="goog_rdk_1823"/>
            </w:sdtPr>
            <w:sdtContent>
              <w:del w:author="Kanihaa" w:id="9" w:date="2026-09-25T08:48:49Z"/>
              <w:sdt>
                <w:sdtPr>
                  <w:id w:val="755613600"/>
                  <w:tag w:val="goog_rdk_1824"/>
                </w:sdtPr>
                <w:sdtContent>
                  <w:del w:author="Kanihaa" w:id="9" w:date="2026-09-25T08:48:49Z">
                    <w:r w:rsidDel="00000000" w:rsidR="00000000" w:rsidRPr="00000000">
                      <w:rPr>
                        <w:rtl w:val="0"/>
                      </w:rPr>
                    </w:r>
                  </w:del>
                </w:sdtContent>
              </w:sdt>
              <w:del w:author="Kanihaa" w:id="9" w:date="2026-09-25T08:48:49Z"/>
            </w:sdtContent>
          </w:sdt>
        </w:p>
      </w:sdtContent>
    </w:sdt>
    <w:sdt>
      <w:sdtPr>
        <w:id w:val="-2082859055"/>
        <w:tag w:val="goog_rdk_1828"/>
      </w:sdtPr>
      <w:sdtContent>
        <w:p w:rsidR="00000000" w:rsidDel="00000000" w:rsidP="00000000" w:rsidRDefault="00000000" w:rsidRPr="00000000" w14:paraId="0000011F">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94965314"/>
              <w:tag w:val="goog_rdk_1826"/>
            </w:sdtPr>
            <w:sdtContent>
              <w:del w:author="Kanihaa" w:id="9" w:date="2026-09-25T08:48:49Z"/>
              <w:sdt>
                <w:sdtPr>
                  <w:id w:val="1116081516"/>
                  <w:tag w:val="goog_rdk_1827"/>
                </w:sdtPr>
                <w:sdtContent>
                  <w:del w:author="Kanihaa" w:id="9" w:date="2026-09-25T08:48:49Z">
                    <w:r w:rsidDel="00000000" w:rsidR="00000000" w:rsidRPr="00000000">
                      <w:rPr>
                        <w:rtl w:val="0"/>
                      </w:rPr>
                    </w:r>
                  </w:del>
                </w:sdtContent>
              </w:sdt>
              <w:del w:author="Kanihaa" w:id="9" w:date="2026-09-25T08:48:49Z"/>
            </w:sdtContent>
          </w:sdt>
        </w:p>
      </w:sdtContent>
    </w:sdt>
    <w:sdt>
      <w:sdtPr>
        <w:id w:val="725045187"/>
        <w:tag w:val="goog_rdk_1834"/>
      </w:sdtPr>
      <w:sdtContent>
        <w:p w:rsidR="00000000" w:rsidDel="00000000" w:rsidP="00000000" w:rsidRDefault="00000000" w:rsidRPr="00000000" w14:paraId="000001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5" w:date="2026-09-22T00:15:29Z"/>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637081872"/>
              <w:tag w:val="goog_rdk_1831"/>
            </w:sdtPr>
            <w:sdtContent>
              <w:ins w:author="Pradeep" w:id="175" w:date="2026-09-22T00:15:29Z">
                <w:sdt>
                  <w:sdtPr>
                    <w:id w:val="582096202"/>
                    <w:tag w:val="goog_rdk_1832"/>
                  </w:sdtPr>
                  <w:sdtContent>
                    <w:del w:author="Kanihaa" w:id="9" w:date="2026-09-25T08:48:49Z"/>
                  </w:sdtContent>
                </w:sdt>
              </w:ins>
              <w:sdt>
                <w:sdtPr>
                  <w:id w:val="-1325460347"/>
                  <w:tag w:val="goog_rdk_1833"/>
                </w:sdtPr>
                <w:sdtContent>
                  <w:ins w:author="Pradeep" w:id="175" w:date="2026-09-22T00:15:2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Built actual project functionality</w:delText>
                      </w:r>
                    </w:del>
                  </w:ins>
                </w:sdtContent>
              </w:sdt>
              <w:ins w:author="Pradeep" w:id="175" w:date="2026-09-22T00:15:29Z">
                <w:del w:author="Kanihaa" w:id="9" w:date="2026-09-25T08:48:49Z"/>
              </w:ins>
            </w:sdtContent>
          </w:sdt>
        </w:p>
      </w:sdtContent>
    </w:sdt>
    <w:sdt>
      <w:sdtPr>
        <w:id w:val="1217046635"/>
        <w:tag w:val="goog_rdk_1842"/>
      </w:sdtPr>
      <w:sdtContent>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Kanihaa" w:id="9" w:date="2026-09-25T08:48:49Z"/>
              <w:i w:val="1"/>
              <w:iCs w:val="1"/>
              <w:rPrChange w:author="Kavinilavu" w:id="97" w:date="2026-09-24T05:18:57Z">
                <w:rPr>
                  <w:rFonts w:ascii="Cambria" w:cs="Cambria" w:eastAsia="Cambria" w:hAnsi="Cambria"/>
                  <w:sz w:val="24"/>
                  <w:szCs w:val="24"/>
                </w:rPr>
              </w:rPrChange>
            </w:rPr>
            <w:pPrChange w:author="Kavinilavu" w:id="0" w:date="2026-09-24T05:18:57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445691828"/>
              <w:tag w:val="goog_rdk_1835"/>
            </w:sdtPr>
            <w:sdtContent>
              <w:ins w:author="Pradeep" w:id="175" w:date="2026-09-22T00:15:29Z">
                <w:sdt>
                  <w:sdtPr>
                    <w:id w:val="-2046530192"/>
                    <w:tag w:val="goog_rdk_1836"/>
                  </w:sdtPr>
                  <w:sdtContent>
                    <w:del w:author="Kanihaa" w:id="9" w:date="2026-09-25T08:48:49Z"/>
                  </w:sdtContent>
                </w:sdt>
              </w:ins>
              <w:sdt>
                <w:sdtPr>
                  <w:id w:val="1118954161"/>
                  <w:tag w:val="goog_rdk_1837"/>
                </w:sdtPr>
                <w:sdtContent>
                  <w:ins w:author="Pradeep" w:id="175" w:date="2026-09-22T00:15:2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Home,Party,jewelry-each have </w:delText>
                      </w:r>
                    </w:del>
                  </w:ins>
                </w:sdtContent>
              </w:sdt>
              <w:ins w:author="Pradeep" w:id="175" w:date="2026-09-22T00:15:29Z">
                <w:del w:author="Kanihaa" w:id="9" w:date="2026-09-25T08:48:49Z">
                  <w:sdt>
                    <w:sdtPr>
                      <w:id w:val="1996251519"/>
                      <w:tag w:val="goog_rdk_183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separate</w:delText>
                      </w:r>
                    </w:sdtContent>
                  </w:sdt>
                  <w:sdt>
                    <w:sdtPr>
                      <w:id w:val="-1500977464"/>
                      <w:tag w:val="goog_rdk_183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logic</w:delText>
                      </w:r>
                    </w:sdtContent>
                  </w:sdt>
                </w:del>
              </w:ins>
            </w:sdtContent>
          </w:sdt>
          <w:sdt>
            <w:sdtPr>
              <w:id w:val="-358038309"/>
              <w:tag w:val="goog_rdk_1840"/>
            </w:sdtPr>
            <w:sdtContent>
              <w:del w:author="Kanihaa" w:id="9" w:date="2026-09-25T08:48:49Z"/>
              <w:sdt>
                <w:sdtPr>
                  <w:id w:val="230933128"/>
                  <w:tag w:val="goog_rdk_1841"/>
                </w:sdtPr>
                <w:sdtContent>
                  <w:del w:author="Kanihaa" w:id="9" w:date="2026-09-25T08:48:49Z">
                    <w:r w:rsidDel="00000000" w:rsidR="00000000" w:rsidRPr="00000000">
                      <w:rPr>
                        <w:rtl w:val="0"/>
                      </w:rPr>
                    </w:r>
                  </w:del>
                </w:sdtContent>
              </w:sdt>
              <w:del w:author="Kanihaa" w:id="9" w:date="2026-09-25T08:48:49Z"/>
            </w:sdtContent>
          </w:sdt>
        </w:p>
      </w:sdtContent>
    </w:sdt>
    <w:sdt>
      <w:sdtPr>
        <w:id w:val="110218322"/>
        <w:tag w:val="goog_rdk_1852"/>
      </w:sdtPr>
      <w:sdtContent>
        <w:p w:rsidR="00000000" w:rsidDel="00000000" w:rsidP="00000000" w:rsidRDefault="00000000" w:rsidRPr="00000000" w14:paraId="000001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6" w:date="2026-09-22T00:17:14Z"/>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610657513"/>
              <w:tag w:val="goog_rdk_1845"/>
            </w:sdtPr>
            <w:sdtContent>
              <w:ins w:author="Pradeep" w:id="175" w:date="2026-09-22T00:15:29Z">
                <w:sdt>
                  <w:sdtPr>
                    <w:id w:val="1722062820"/>
                    <w:tag w:val="goog_rdk_1846"/>
                  </w:sdtPr>
                  <w:sdtContent>
                    <w:del w:author="Kanihaa" w:id="9" w:date="2026-09-25T08:48:49Z"/>
                  </w:sdtContent>
                </w:sdt>
              </w:ins>
              <w:sdt>
                <w:sdtPr>
                  <w:id w:val="1207117846"/>
                  <w:tag w:val="goog_rdk_1847"/>
                </w:sdtPr>
                <w:sdtContent>
                  <w:ins w:author="Pradeep" w:id="175" w:date="2026-09-22T00:15:2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Codes are given</w:delText>
                      </w:r>
                    </w:del>
                  </w:ins>
                </w:sdtContent>
              </w:sdt>
              <w:ins w:author="Pradeep" w:id="175" w:date="2026-09-22T00:15:29Z">
                <w:del w:author="Kanihaa" w:id="9" w:date="2026-09-25T08:48:49Z"/>
              </w:ins>
            </w:sdtContent>
          </w:sdt>
          <w:sdt>
            <w:sdtPr>
              <w:id w:val="-101753721"/>
              <w:tag w:val="goog_rdk_1848"/>
            </w:sdtPr>
            <w:sdtContent>
              <w:del w:author="Kanihaa" w:id="9" w:date="2026-09-25T08:48:49Z"/>
            </w:sdtContent>
          </w:sdt>
          <w:sdt>
            <w:sdtPr>
              <w:id w:val="904341187"/>
              <w:tag w:val="goog_rdk_1849"/>
            </w:sdtPr>
            <w:sdtContent>
              <w:ins w:author="Pradeep" w:id="176" w:date="2026-09-22T00:17:14Z">
                <w:sdt>
                  <w:sdtPr>
                    <w:id w:val="-162281957"/>
                    <w:tag w:val="goog_rdk_1850"/>
                  </w:sdtPr>
                  <w:sdtContent>
                    <w:del w:author="Kanihaa" w:id="9" w:date="2026-09-25T08:48:49Z"/>
                  </w:sdtContent>
                </w:sdt>
              </w:ins>
              <w:sdt>
                <w:sdtPr>
                  <w:id w:val="422144483"/>
                  <w:tag w:val="goog_rdk_1851"/>
                </w:sdtPr>
                <w:sdtContent>
                  <w:ins w:author="Pradeep" w:id="176" w:date="2026-09-22T00:17:14Z">
                    <w:del w:author="Kanihaa" w:id="9" w:date="2026-09-25T08:48:49Z">
                      <w:r w:rsidDel="00000000" w:rsidR="00000000" w:rsidRPr="00000000">
                        <w:rPr>
                          <w:rtl w:val="0"/>
                        </w:rPr>
                      </w:r>
                    </w:del>
                  </w:ins>
                </w:sdtContent>
              </w:sdt>
              <w:ins w:author="Pradeep" w:id="176" w:date="2026-09-22T00:17:14Z">
                <w:del w:author="Kanihaa" w:id="9" w:date="2026-09-25T08:48:49Z"/>
              </w:ins>
            </w:sdtContent>
          </w:sdt>
        </w:p>
      </w:sdtContent>
    </w:sdt>
    <w:sdt>
      <w:sdtPr>
        <w:id w:val="1989224990"/>
        <w:tag w:val="goog_rdk_1856"/>
      </w:sdtPr>
      <w:sdtContent>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6" w:date="2026-09-22T00:17:14Z"/>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04595193"/>
              <w:tag w:val="goog_rdk_1853"/>
            </w:sdtPr>
            <w:sdtContent>
              <w:ins w:author="Pradeep" w:id="176" w:date="2026-09-22T00:17:14Z">
                <w:sdt>
                  <w:sdtPr>
                    <w:id w:val="915433092"/>
                    <w:tag w:val="goog_rdk_1854"/>
                  </w:sdtPr>
                  <w:sdtContent>
                    <w:del w:author="Kanihaa" w:id="9" w:date="2026-09-25T08:48:49Z"/>
                  </w:sdtContent>
                </w:sdt>
              </w:ins>
              <w:sdt>
                <w:sdtPr>
                  <w:id w:val="-1923270677"/>
                  <w:tag w:val="goog_rdk_1855"/>
                </w:sdtPr>
                <w:sdtContent>
                  <w:ins w:author="Pradeep" w:id="176" w:date="2026-09-22T00:17:1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Routings-What can execute according to the request</w:delText>
                      </w:r>
                    </w:del>
                  </w:ins>
                </w:sdtContent>
              </w:sdt>
              <w:ins w:author="Pradeep" w:id="176" w:date="2026-09-22T00:17:14Z">
                <w:del w:author="Kanihaa" w:id="9" w:date="2026-09-25T08:48:49Z"/>
              </w:ins>
            </w:sdtContent>
          </w:sdt>
        </w:p>
      </w:sdtContent>
    </w:sdt>
    <w:sdt>
      <w:sdtPr>
        <w:id w:val="1844009006"/>
        <w:tag w:val="goog_rdk_1860"/>
      </w:sdtPr>
      <w:sdtContent>
        <w:p w:rsidR="00000000" w:rsidDel="00000000" w:rsidP="00000000" w:rsidRDefault="00000000" w:rsidRPr="00000000" w14:paraId="000001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6" w:date="2026-09-22T00:17:14Z"/>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549219473"/>
              <w:tag w:val="goog_rdk_1857"/>
            </w:sdtPr>
            <w:sdtContent>
              <w:ins w:author="Pradeep" w:id="176" w:date="2026-09-22T00:17:14Z">
                <w:sdt>
                  <w:sdtPr>
                    <w:id w:val="42413206"/>
                    <w:tag w:val="goog_rdk_1858"/>
                  </w:sdtPr>
                  <w:sdtContent>
                    <w:del w:author="Kanihaa" w:id="9" w:date="2026-09-25T08:48:49Z"/>
                  </w:sdtContent>
                </w:sdt>
              </w:ins>
              <w:sdt>
                <w:sdtPr>
                  <w:id w:val="1281339876"/>
                  <w:tag w:val="goog_rdk_1859"/>
                </w:sdtPr>
                <w:sdtContent>
                  <w:ins w:author="Pradeep" w:id="176" w:date="2026-09-22T00:17:1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Login page-Existing user</w:delText>
                      </w:r>
                    </w:del>
                  </w:ins>
                </w:sdtContent>
              </w:sdt>
              <w:ins w:author="Pradeep" w:id="176" w:date="2026-09-22T00:17:14Z">
                <w:del w:author="Kanihaa" w:id="9" w:date="2026-09-25T08:48:49Z"/>
              </w:ins>
            </w:sdtContent>
          </w:sdt>
        </w:p>
      </w:sdtContent>
    </w:sdt>
    <w:sdt>
      <w:sdtPr>
        <w:id w:val="507946584"/>
        <w:tag w:val="goog_rdk_1864"/>
      </w:sdtPr>
      <w:sdtContent>
        <w:p w:rsidR="00000000" w:rsidDel="00000000" w:rsidP="00000000" w:rsidRDefault="00000000" w:rsidRPr="00000000" w14:paraId="000001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6" w:date="2026-09-22T00:17:14Z"/>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53666642"/>
              <w:tag w:val="goog_rdk_1861"/>
            </w:sdtPr>
            <w:sdtContent>
              <w:ins w:author="Pradeep" w:id="176" w:date="2026-09-22T00:17:14Z">
                <w:sdt>
                  <w:sdtPr>
                    <w:id w:val="-1649805058"/>
                    <w:tag w:val="goog_rdk_1862"/>
                  </w:sdtPr>
                  <w:sdtContent>
                    <w:del w:author="Kanihaa" w:id="9" w:date="2026-09-25T08:48:49Z"/>
                  </w:sdtContent>
                </w:sdt>
              </w:ins>
              <w:sdt>
                <w:sdtPr>
                  <w:id w:val="-1956042606"/>
                  <w:tag w:val="goog_rdk_1863"/>
                </w:sdtPr>
                <w:sdtContent>
                  <w:ins w:author="Pradeep" w:id="176" w:date="2026-09-22T00:17:1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Register page-New user</w:delText>
                      </w:r>
                    </w:del>
                  </w:ins>
                </w:sdtContent>
              </w:sdt>
              <w:ins w:author="Pradeep" w:id="176" w:date="2026-09-22T00:17:14Z">
                <w:del w:author="Kanihaa" w:id="9" w:date="2026-09-25T08:48:49Z"/>
              </w:ins>
            </w:sdtContent>
          </w:sdt>
        </w:p>
      </w:sdtContent>
    </w:sdt>
    <w:sdt>
      <w:sdtPr>
        <w:id w:val="2075155556"/>
        <w:tag w:val="goog_rdk_1870"/>
      </w:sdtPr>
      <w:sdtContent>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Kanihaa" w:id="9" w:date="2026-09-25T08:48:49Z"/>
              <w:i w:val="1"/>
              <w:iCs w:val="1"/>
              <w:rPrChange w:author="Kavinilavu" w:id="97" w:date="2026-09-24T05:18:57Z">
                <w:rPr>
                  <w:rFonts w:ascii="Cambria" w:cs="Cambria" w:eastAsia="Cambria" w:hAnsi="Cambria"/>
                  <w:sz w:val="24"/>
                  <w:szCs w:val="24"/>
                </w:rPr>
              </w:rPrChange>
            </w:rPr>
            <w:pPrChange w:author="Kavinilavu" w:id="0" w:date="2026-09-24T05:18:57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02200007"/>
              <w:tag w:val="goog_rdk_1865"/>
            </w:sdtPr>
            <w:sdtContent>
              <w:ins w:author="Pradeep" w:id="176" w:date="2026-09-22T00:17:14Z">
                <w:sdt>
                  <w:sdtPr>
                    <w:id w:val="-1260742798"/>
                    <w:tag w:val="goog_rdk_1866"/>
                  </w:sdtPr>
                  <w:sdtContent>
                    <w:del w:author="Kanihaa" w:id="9" w:date="2026-09-25T08:48:49Z"/>
                  </w:sdtContent>
                </w:sdt>
              </w:ins>
              <w:sdt>
                <w:sdtPr>
                  <w:id w:val="-1987784705"/>
                  <w:tag w:val="goog_rdk_1867"/>
                </w:sdtPr>
                <w:sdtContent>
                  <w:ins w:author="Pradeep" w:id="176" w:date="2026-09-22T00:17:1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Logout page-End the current session</w:delText>
                      </w:r>
                    </w:del>
                  </w:ins>
                </w:sdtContent>
              </w:sdt>
              <w:ins w:author="Pradeep" w:id="176" w:date="2026-09-22T00:17:14Z">
                <w:del w:author="Kanihaa" w:id="9" w:date="2026-09-25T08:48:49Z"/>
              </w:ins>
            </w:sdtContent>
          </w:sdt>
          <w:sdt>
            <w:sdtPr>
              <w:id w:val="2097744825"/>
              <w:tag w:val="goog_rdk_1868"/>
            </w:sdtPr>
            <w:sdtContent>
              <w:del w:author="Kanihaa" w:id="9" w:date="2026-09-25T08:48:49Z"/>
              <w:sdt>
                <w:sdtPr>
                  <w:id w:val="-9024375"/>
                  <w:tag w:val="goog_rdk_1869"/>
                </w:sdtPr>
                <w:sdtContent>
                  <w:del w:author="Kanihaa" w:id="9" w:date="2026-09-25T08:48:49Z">
                    <w:r w:rsidDel="00000000" w:rsidR="00000000" w:rsidRPr="00000000">
                      <w:rPr>
                        <w:rtl w:val="0"/>
                      </w:rPr>
                    </w:r>
                  </w:del>
                </w:sdtContent>
              </w:sdt>
              <w:del w:author="Kanihaa" w:id="9" w:date="2026-09-25T08:48:49Z"/>
            </w:sdtContent>
          </w:sdt>
        </w:p>
      </w:sdtContent>
    </w:sdt>
    <w:sdt>
      <w:sdtPr>
        <w:id w:val="953607298"/>
        <w:tag w:val="goog_rdk_1878"/>
      </w:sdtPr>
      <w:sdtContent>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Kanihaa" w:id="9" w:date="2026-09-25T08:48:49Z"/>
              <w:i w:val="1"/>
              <w:iCs w:val="1"/>
              <w:rPrChange w:author="Kavinilavu" w:id="97" w:date="2026-09-24T05:18:57Z">
                <w:rPr>
                  <w:rFonts w:ascii="Cambria" w:cs="Cambria" w:eastAsia="Cambria" w:hAnsi="Cambria"/>
                  <w:sz w:val="24"/>
                  <w:szCs w:val="24"/>
                </w:rPr>
              </w:rPrChange>
            </w:rPr>
            <w:pPrChange w:author="Kavinilavu" w:id="0" w:date="2026-09-24T05:18:57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38175501"/>
              <w:tag w:val="goog_rdk_1873"/>
            </w:sdtPr>
            <w:sdtContent>
              <w:ins w:author="Pradeep" w:id="176" w:date="2026-09-22T00:17:14Z">
                <w:sdt>
                  <w:sdtPr>
                    <w:id w:val="-449421223"/>
                    <w:tag w:val="goog_rdk_1874"/>
                  </w:sdtPr>
                  <w:sdtContent>
                    <w:del w:author="Kanihaa" w:id="9" w:date="2026-09-25T08:48:49Z"/>
                  </w:sdtContent>
                </w:sdt>
              </w:ins>
              <w:sdt>
                <w:sdtPr>
                  <w:id w:val="660131752"/>
                  <w:tag w:val="goog_rdk_1875"/>
                </w:sdtPr>
                <w:sdtContent>
                  <w:ins w:author="Pradeep" w:id="176" w:date="2026-09-22T00:17:1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JWT token-We can access protected APLs(authorised access)</w:delText>
                      </w:r>
                    </w:del>
                  </w:ins>
                </w:sdtContent>
              </w:sdt>
              <w:ins w:author="Pradeep" w:id="176" w:date="2026-09-22T00:17:14Z">
                <w:del w:author="Kanihaa" w:id="9" w:date="2026-09-25T08:48:49Z"/>
              </w:ins>
            </w:sdtContent>
          </w:sdt>
          <w:sdt>
            <w:sdtPr>
              <w:id w:val="736033169"/>
              <w:tag w:val="goog_rdk_1876"/>
            </w:sdtPr>
            <w:sdtContent>
              <w:del w:author="Kanihaa" w:id="9" w:date="2026-09-25T08:48:49Z"/>
              <w:sdt>
                <w:sdtPr>
                  <w:id w:val="230270429"/>
                  <w:tag w:val="goog_rdk_1877"/>
                </w:sdtPr>
                <w:sdtContent>
                  <w:del w:author="Kanihaa" w:id="9" w:date="2026-09-25T08:48:49Z">
                    <w:r w:rsidDel="00000000" w:rsidR="00000000" w:rsidRPr="00000000">
                      <w:rPr>
                        <w:rtl w:val="0"/>
                      </w:rPr>
                    </w:r>
                  </w:del>
                </w:sdtContent>
              </w:sdt>
              <w:del w:author="Kanihaa" w:id="9" w:date="2026-09-25T08:48:49Z"/>
            </w:sdtContent>
          </w:sdt>
        </w:p>
      </w:sdtContent>
    </w:sdt>
    <w:sdt>
      <w:sdtPr>
        <w:id w:val="910049891"/>
        <w:tag w:val="goog_rdk_1881"/>
      </w:sdtPr>
      <w:sdtContent>
        <w:p w:rsidR="00000000" w:rsidDel="00000000" w:rsidP="00000000" w:rsidRDefault="00000000" w:rsidRPr="00000000" w14:paraId="00000128">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65064458"/>
              <w:tag w:val="goog_rdk_1879"/>
            </w:sdtPr>
            <w:sdtContent>
              <w:del w:author="Kanihaa" w:id="9" w:date="2026-09-25T08:48:49Z"/>
              <w:sdt>
                <w:sdtPr>
                  <w:id w:val="-1861813956"/>
                  <w:tag w:val="goog_rdk_1880"/>
                </w:sdtPr>
                <w:sdtContent>
                  <w:del w:author="Kanihaa" w:id="9" w:date="2026-09-25T08:48:49Z">
                    <w:r w:rsidDel="00000000" w:rsidR="00000000" w:rsidRPr="00000000">
                      <w:rPr>
                        <w:rtl w:val="0"/>
                      </w:rPr>
                    </w:r>
                  </w:del>
                </w:sdtContent>
              </w:sdt>
              <w:del w:author="Kanihaa" w:id="9" w:date="2026-09-25T08:48:49Z"/>
            </w:sdtContent>
          </w:sdt>
        </w:p>
      </w:sdtContent>
    </w:sdt>
    <w:sdt>
      <w:sdtPr>
        <w:id w:val="1523634152"/>
        <w:tag w:val="goog_rdk_1884"/>
      </w:sdtPr>
      <w:sdtContent>
        <w:p w:rsidR="00000000" w:rsidDel="00000000" w:rsidP="00000000" w:rsidRDefault="00000000" w:rsidRPr="00000000" w14:paraId="00000129">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453981427"/>
              <w:tag w:val="goog_rdk_1882"/>
            </w:sdtPr>
            <w:sdtContent>
              <w:del w:author="Kanihaa" w:id="9" w:date="2026-09-25T08:48:49Z"/>
              <w:sdt>
                <w:sdtPr>
                  <w:id w:val="-754813018"/>
                  <w:tag w:val="goog_rdk_1883"/>
                </w:sdtPr>
                <w:sdtContent>
                  <w:del w:author="Kanihaa" w:id="9" w:date="2026-09-25T08:48:49Z">
                    <w:r w:rsidDel="00000000" w:rsidR="00000000" w:rsidRPr="00000000">
                      <w:rPr>
                        <w:rtl w:val="0"/>
                      </w:rPr>
                    </w:r>
                  </w:del>
                </w:sdtContent>
              </w:sdt>
              <w:del w:author="Kanihaa" w:id="9" w:date="2026-09-25T08:48:49Z"/>
            </w:sdtContent>
          </w:sdt>
        </w:p>
      </w:sdtContent>
    </w:sdt>
    <w:sdt>
      <w:sdtPr>
        <w:id w:val="1729838870"/>
        <w:tag w:val="goog_rdk_1887"/>
      </w:sdtPr>
      <w:sdtContent>
        <w:p w:rsidR="00000000" w:rsidDel="00000000" w:rsidP="00000000" w:rsidRDefault="00000000" w:rsidRPr="00000000" w14:paraId="0000012A">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88793964"/>
              <w:tag w:val="goog_rdk_1885"/>
            </w:sdtPr>
            <w:sdtContent>
              <w:del w:author="Kanihaa" w:id="9" w:date="2026-09-25T08:48:49Z"/>
              <w:sdt>
                <w:sdtPr>
                  <w:id w:val="521902590"/>
                  <w:tag w:val="goog_rdk_1886"/>
                </w:sdtPr>
                <w:sdtContent>
                  <w:del w:author="Kanihaa" w:id="9" w:date="2026-09-25T08:48:49Z">
                    <w:r w:rsidDel="00000000" w:rsidR="00000000" w:rsidRPr="00000000">
                      <w:rPr>
                        <w:rtl w:val="0"/>
                      </w:rPr>
                    </w:r>
                  </w:del>
                </w:sdtContent>
              </w:sdt>
              <w:del w:author="Kanihaa" w:id="9" w:date="2026-09-25T08:48:49Z"/>
            </w:sdtContent>
          </w:sdt>
        </w:p>
      </w:sdtContent>
    </w:sdt>
    <w:sdt>
      <w:sdtPr>
        <w:id w:val="-1616906200"/>
        <w:tag w:val="goog_rdk_1890"/>
      </w:sdtPr>
      <w:sdtContent>
        <w:p w:rsidR="00000000" w:rsidDel="00000000" w:rsidP="00000000" w:rsidRDefault="00000000" w:rsidRPr="00000000" w14:paraId="0000012B">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734142744"/>
              <w:tag w:val="goog_rdk_1888"/>
            </w:sdtPr>
            <w:sdtContent>
              <w:del w:author="Kanihaa" w:id="9" w:date="2026-09-25T08:48:49Z"/>
              <w:sdt>
                <w:sdtPr>
                  <w:id w:val="-1443242363"/>
                  <w:tag w:val="goog_rdk_1889"/>
                </w:sdtPr>
                <w:sdtContent>
                  <w:del w:author="Kanihaa" w:id="9" w:date="2026-09-25T08:48:49Z">
                    <w:r w:rsidDel="00000000" w:rsidR="00000000" w:rsidRPr="00000000">
                      <w:rPr>
                        <w:rtl w:val="0"/>
                      </w:rPr>
                    </w:r>
                  </w:del>
                </w:sdtContent>
              </w:sdt>
              <w:del w:author="Kanihaa" w:id="9" w:date="2026-09-25T08:48:49Z"/>
            </w:sdtContent>
          </w:sdt>
        </w:p>
      </w:sdtContent>
    </w:sdt>
    <w:sdt>
      <w:sdtPr>
        <w:id w:val="755290565"/>
        <w:tag w:val="goog_rdk_1893"/>
      </w:sdtPr>
      <w:sdtContent>
        <w:p w:rsidR="00000000" w:rsidDel="00000000" w:rsidP="00000000" w:rsidRDefault="00000000" w:rsidRPr="00000000" w14:paraId="0000012C">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512000689"/>
              <w:tag w:val="goog_rdk_1891"/>
            </w:sdtPr>
            <w:sdtContent>
              <w:del w:author="Kanihaa" w:id="9" w:date="2026-09-25T08:48:49Z"/>
              <w:sdt>
                <w:sdtPr>
                  <w:id w:val="-1243882418"/>
                  <w:tag w:val="goog_rdk_1892"/>
                </w:sdtPr>
                <w:sdtContent>
                  <w:del w:author="Kanihaa" w:id="9" w:date="2026-09-25T08:48:49Z">
                    <w:r w:rsidDel="00000000" w:rsidR="00000000" w:rsidRPr="00000000">
                      <w:rPr>
                        <w:rtl w:val="0"/>
                      </w:rPr>
                    </w:r>
                  </w:del>
                </w:sdtContent>
              </w:sdt>
              <w:del w:author="Kanihaa" w:id="9" w:date="2026-09-25T08:48:49Z"/>
            </w:sdtContent>
          </w:sdt>
        </w:p>
      </w:sdtContent>
    </w:sdt>
    <w:sdt>
      <w:sdtPr>
        <w:id w:val="1565367952"/>
        <w:tag w:val="goog_rdk_1896"/>
      </w:sdtPr>
      <w:sdtContent>
        <w:p w:rsidR="00000000" w:rsidDel="00000000" w:rsidP="00000000" w:rsidRDefault="00000000" w:rsidRPr="00000000" w14:paraId="0000012D">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66453927"/>
              <w:tag w:val="goog_rdk_1894"/>
            </w:sdtPr>
            <w:sdtContent>
              <w:del w:author="Kanihaa" w:id="9" w:date="2026-09-25T08:48:49Z"/>
              <w:sdt>
                <w:sdtPr>
                  <w:id w:val="2077632114"/>
                  <w:tag w:val="goog_rdk_1895"/>
                </w:sdtPr>
                <w:sdtContent>
                  <w:del w:author="Kanihaa" w:id="9" w:date="2026-09-25T08:48:49Z">
                    <w:r w:rsidDel="00000000" w:rsidR="00000000" w:rsidRPr="00000000">
                      <w:rPr>
                        <w:rtl w:val="0"/>
                      </w:rPr>
                    </w:r>
                  </w:del>
                </w:sdtContent>
              </w:sdt>
              <w:del w:author="Kanihaa" w:id="9" w:date="2026-09-25T08:48:49Z"/>
            </w:sdtContent>
          </w:sdt>
        </w:p>
      </w:sdtContent>
    </w:sdt>
    <w:sdt>
      <w:sdtPr>
        <w:id w:val="-319978201"/>
        <w:tag w:val="goog_rdk_1899"/>
      </w:sdtPr>
      <w:sdtContent>
        <w:p w:rsidR="00000000" w:rsidDel="00000000" w:rsidP="00000000" w:rsidRDefault="00000000" w:rsidRPr="00000000" w14:paraId="0000012E">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17551909"/>
              <w:tag w:val="goog_rdk_1897"/>
            </w:sdtPr>
            <w:sdtContent>
              <w:del w:author="Kanihaa" w:id="9" w:date="2026-09-25T08:48:49Z"/>
              <w:sdt>
                <w:sdtPr>
                  <w:id w:val="-2011431973"/>
                  <w:tag w:val="goog_rdk_1898"/>
                </w:sdtPr>
                <w:sdtContent>
                  <w:del w:author="Kanihaa" w:id="9" w:date="2026-09-25T08:48:49Z">
                    <w:r w:rsidDel="00000000" w:rsidR="00000000" w:rsidRPr="00000000">
                      <w:rPr>
                        <w:rtl w:val="0"/>
                      </w:rPr>
                    </w:r>
                  </w:del>
                </w:sdtContent>
              </w:sdt>
              <w:del w:author="Kanihaa" w:id="9" w:date="2026-09-25T08:48:49Z"/>
            </w:sdtContent>
          </w:sdt>
        </w:p>
      </w:sdtContent>
    </w:sdt>
    <w:sdt>
      <w:sdtPr>
        <w:id w:val="-843502657"/>
        <w:tag w:val="goog_rdk_1902"/>
      </w:sdtPr>
      <w:sdtContent>
        <w:p w:rsidR="00000000" w:rsidDel="00000000" w:rsidP="00000000" w:rsidRDefault="00000000" w:rsidRPr="00000000" w14:paraId="0000012F">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07785177"/>
              <w:tag w:val="goog_rdk_1900"/>
            </w:sdtPr>
            <w:sdtContent>
              <w:del w:author="Kanihaa" w:id="9" w:date="2026-09-25T08:48:49Z"/>
              <w:sdt>
                <w:sdtPr>
                  <w:id w:val="314297742"/>
                  <w:tag w:val="goog_rdk_1901"/>
                </w:sdtPr>
                <w:sdtContent>
                  <w:del w:author="Kanihaa" w:id="9" w:date="2026-09-25T08:48:49Z">
                    <w:r w:rsidDel="00000000" w:rsidR="00000000" w:rsidRPr="00000000">
                      <w:rPr>
                        <w:rtl w:val="0"/>
                      </w:rPr>
                    </w:r>
                  </w:del>
                </w:sdtContent>
              </w:sdt>
              <w:del w:author="Kanihaa" w:id="9" w:date="2026-09-25T08:48:49Z"/>
            </w:sdtContent>
          </w:sdt>
        </w:p>
      </w:sdtContent>
    </w:sdt>
    <w:sdt>
      <w:sdtPr>
        <w:id w:val="-654069155"/>
        <w:tag w:val="goog_rdk_1905"/>
      </w:sdtPr>
      <w:sdtContent>
        <w:p w:rsidR="00000000" w:rsidDel="00000000" w:rsidP="00000000" w:rsidRDefault="00000000" w:rsidRPr="00000000" w14:paraId="00000130">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660897007"/>
              <w:tag w:val="goog_rdk_1903"/>
            </w:sdtPr>
            <w:sdtContent>
              <w:del w:author="Kanihaa" w:id="9" w:date="2026-09-25T08:48:49Z"/>
              <w:sdt>
                <w:sdtPr>
                  <w:id w:val="-512127331"/>
                  <w:tag w:val="goog_rdk_1904"/>
                </w:sdtPr>
                <w:sdtContent>
                  <w:del w:author="Kanihaa" w:id="9" w:date="2026-09-25T08:48:49Z">
                    <w:r w:rsidDel="00000000" w:rsidR="00000000" w:rsidRPr="00000000">
                      <w:rPr>
                        <w:rtl w:val="0"/>
                      </w:rPr>
                    </w:r>
                  </w:del>
                </w:sdtContent>
              </w:sdt>
              <w:del w:author="Kanihaa" w:id="9" w:date="2026-09-25T08:48:49Z"/>
            </w:sdtContent>
          </w:sdt>
        </w:p>
      </w:sdtContent>
    </w:sdt>
    <w:sdt>
      <w:sdtPr>
        <w:id w:val="2037415474"/>
        <w:tag w:val="goog_rdk_1908"/>
      </w:sdtPr>
      <w:sdtContent>
        <w:p w:rsidR="00000000" w:rsidDel="00000000" w:rsidP="00000000" w:rsidRDefault="00000000" w:rsidRPr="00000000" w14:paraId="00000131">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77404544"/>
              <w:tag w:val="goog_rdk_1906"/>
            </w:sdtPr>
            <w:sdtContent>
              <w:del w:author="Kanihaa" w:id="9" w:date="2026-09-25T08:48:49Z"/>
              <w:sdt>
                <w:sdtPr>
                  <w:id w:val="1789974277"/>
                  <w:tag w:val="goog_rdk_1907"/>
                </w:sdtPr>
                <w:sdtContent>
                  <w:del w:author="Kanihaa" w:id="9" w:date="2026-09-25T08:48:49Z">
                    <w:r w:rsidDel="00000000" w:rsidR="00000000" w:rsidRPr="00000000">
                      <w:rPr>
                        <w:rtl w:val="0"/>
                      </w:rPr>
                    </w:r>
                  </w:del>
                </w:sdtContent>
              </w:sdt>
              <w:del w:author="Kanihaa" w:id="9" w:date="2026-09-25T08:48:49Z"/>
            </w:sdtContent>
          </w:sdt>
        </w:p>
      </w:sdtContent>
    </w:sdt>
    <w:sdt>
      <w:sdtPr>
        <w:id w:val="-1606167822"/>
        <w:tag w:val="goog_rdk_1911"/>
      </w:sdtPr>
      <w:sdtContent>
        <w:p w:rsidR="00000000" w:rsidDel="00000000" w:rsidP="00000000" w:rsidRDefault="00000000" w:rsidRPr="00000000" w14:paraId="00000132">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293009604"/>
              <w:tag w:val="goog_rdk_1909"/>
            </w:sdtPr>
            <w:sdtContent>
              <w:del w:author="Kanihaa" w:id="9" w:date="2026-09-25T08:48:49Z"/>
              <w:sdt>
                <w:sdtPr>
                  <w:id w:val="1147721457"/>
                  <w:tag w:val="goog_rdk_1910"/>
                </w:sdtPr>
                <w:sdtContent>
                  <w:del w:author="Kanihaa" w:id="9" w:date="2026-09-25T08:48:49Z">
                    <w:r w:rsidDel="00000000" w:rsidR="00000000" w:rsidRPr="00000000">
                      <w:rPr>
                        <w:rtl w:val="0"/>
                      </w:rPr>
                    </w:r>
                  </w:del>
                </w:sdtContent>
              </w:sdt>
              <w:del w:author="Kanihaa" w:id="9" w:date="2026-09-25T08:48:49Z"/>
            </w:sdtContent>
          </w:sdt>
        </w:p>
      </w:sdtContent>
    </w:sdt>
    <w:sdt>
      <w:sdtPr>
        <w:id w:val="1228684656"/>
        <w:tag w:val="goog_rdk_1914"/>
      </w:sdtPr>
      <w:sdtContent>
        <w:p w:rsidR="00000000" w:rsidDel="00000000" w:rsidP="00000000" w:rsidRDefault="00000000" w:rsidRPr="00000000" w14:paraId="00000133">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42059401"/>
              <w:tag w:val="goog_rdk_1912"/>
            </w:sdtPr>
            <w:sdtContent>
              <w:del w:author="Kanihaa" w:id="9" w:date="2026-09-25T08:48:49Z"/>
              <w:sdt>
                <w:sdtPr>
                  <w:id w:val="1711544313"/>
                  <w:tag w:val="goog_rdk_1913"/>
                </w:sdtPr>
                <w:sdtContent>
                  <w:del w:author="Kanihaa" w:id="9" w:date="2026-09-25T08:48:49Z">
                    <w:r w:rsidDel="00000000" w:rsidR="00000000" w:rsidRPr="00000000">
                      <w:rPr>
                        <w:rtl w:val="0"/>
                      </w:rPr>
                    </w:r>
                  </w:del>
                </w:sdtContent>
              </w:sdt>
              <w:del w:author="Kanihaa" w:id="9" w:date="2026-09-25T08:48:49Z"/>
            </w:sdtContent>
          </w:sdt>
        </w:p>
      </w:sdtContent>
    </w:sdt>
    <w:sdt>
      <w:sdtPr>
        <w:id w:val="1732169487"/>
        <w:tag w:val="goog_rdk_1917"/>
      </w:sdtPr>
      <w:sdtContent>
        <w:p w:rsidR="00000000" w:rsidDel="00000000" w:rsidP="00000000" w:rsidRDefault="00000000" w:rsidRPr="00000000" w14:paraId="00000134">
          <w:pPr>
            <w:pStyle w:val="Heading1"/>
            <w:spacing w:after="160"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pPrChange>
          </w:pPr>
          <w:sdt>
            <w:sdtPr>
              <w:id w:val="1587904495"/>
              <w:tag w:val="goog_rdk_1915"/>
            </w:sdtPr>
            <w:sdtContent>
              <w:del w:author="Kanihaa" w:id="9" w:date="2026-09-25T08:48:49Z"/>
              <w:sdt>
                <w:sdtPr>
                  <w:id w:val="1714819372"/>
                  <w:tag w:val="goog_rdk_1916"/>
                </w:sdtPr>
                <w:sdtContent>
                  <w:del w:author="Kanihaa" w:id="9" w:date="2026-09-25T08:48:49Z">
                    <w:r w:rsidDel="00000000" w:rsidR="00000000" w:rsidRPr="00000000">
                      <w:rPr>
                        <w:rtl w:val="0"/>
                      </w:rPr>
                    </w:r>
                  </w:del>
                </w:sdtContent>
              </w:sdt>
              <w:del w:author="Kanihaa" w:id="9" w:date="2026-09-25T08:48:49Z"/>
            </w:sdtContent>
          </w:sdt>
        </w:p>
      </w:sdtContent>
    </w:sdt>
    <w:sdt>
      <w:sdtPr>
        <w:id w:val="1398810419"/>
        <w:tag w:val="goog_rdk_1920"/>
      </w:sdtPr>
      <w:sdtContent>
        <w:p w:rsidR="00000000" w:rsidDel="00000000" w:rsidP="00000000" w:rsidRDefault="00000000" w:rsidRPr="00000000" w14:paraId="00000135">
          <w:pPr>
            <w:pStyle w:val="Heading1"/>
            <w:spacing w:after="160"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pPrChange>
          </w:pPr>
          <w:sdt>
            <w:sdtPr>
              <w:id w:val="579030128"/>
              <w:tag w:val="goog_rdk_1918"/>
            </w:sdtPr>
            <w:sdtContent>
              <w:del w:author="Kanihaa" w:id="9" w:date="2026-09-25T08:48:49Z"/>
              <w:sdt>
                <w:sdtPr>
                  <w:id w:val="-1440184210"/>
                  <w:tag w:val="goog_rdk_1919"/>
                </w:sdtPr>
                <w:sdtContent>
                  <w:del w:author="Kanihaa" w:id="9" w:date="2026-09-25T08:48:49Z">
                    <w:r w:rsidDel="00000000" w:rsidR="00000000" w:rsidRPr="00000000">
                      <w:rPr>
                        <w:rtl w:val="0"/>
                      </w:rPr>
                    </w:r>
                  </w:del>
                </w:sdtContent>
              </w:sdt>
              <w:del w:author="Kanihaa" w:id="9" w:date="2026-09-25T08:48:49Z"/>
            </w:sdtContent>
          </w:sdt>
        </w:p>
      </w:sdtContent>
    </w:sdt>
    <w:sdt>
      <w:sdtPr>
        <w:id w:val="-1089188237"/>
        <w:tag w:val="goog_rdk_1923"/>
      </w:sdtPr>
      <w:sdtContent>
        <w:p w:rsidR="00000000" w:rsidDel="00000000" w:rsidP="00000000" w:rsidRDefault="00000000" w:rsidRPr="00000000" w14:paraId="00000136">
          <w:pPr>
            <w:pStyle w:val="Heading1"/>
            <w:spacing w:after="160"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pPrChange>
          </w:pPr>
          <w:sdt>
            <w:sdtPr>
              <w:id w:val="-556861012"/>
              <w:tag w:val="goog_rdk_1921"/>
            </w:sdtPr>
            <w:sdtContent>
              <w:del w:author="Kanihaa" w:id="9" w:date="2026-09-25T08:48:49Z"/>
              <w:sdt>
                <w:sdtPr>
                  <w:id w:val="1845151118"/>
                  <w:tag w:val="goog_rdk_1922"/>
                </w:sdtPr>
                <w:sdtContent>
                  <w:del w:author="Kanihaa" w:id="9" w:date="2026-09-25T08:48:49Z">
                    <w:r w:rsidDel="00000000" w:rsidR="00000000" w:rsidRPr="00000000">
                      <w:rPr>
                        <w:rtl w:val="0"/>
                      </w:rPr>
                    </w:r>
                  </w:del>
                </w:sdtContent>
              </w:sdt>
              <w:del w:author="Kanihaa" w:id="9" w:date="2026-09-25T08:48:49Z"/>
            </w:sdtContent>
          </w:sdt>
        </w:p>
      </w:sdtContent>
    </w:sdt>
    <w:sdt>
      <w:sdtPr>
        <w:id w:val="461838409"/>
        <w:tag w:val="goog_rdk_1928"/>
      </w:sdtPr>
      <w:sdtContent>
        <w:p w:rsidR="00000000" w:rsidDel="00000000" w:rsidP="00000000" w:rsidRDefault="00000000" w:rsidRPr="00000000" w14:paraId="00000137">
          <w:pPr>
            <w:pStyle w:val="Heading1"/>
            <w:keepNext w:val="0"/>
            <w:keepLines w:val="0"/>
            <w:spacing w:after="8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color w:val="000000"/>
                  <w:sz w:val="24"/>
                  <w:szCs w:val="24"/>
                </w:rPr>
              </w:rPrChange>
            </w:rPr>
            <w:pPrChange w:author="Gayathri" w:id="0" w:date="2026-09-24T05:13:41Z">
              <w:pPr>
                <w:pStyle w:val="Heading2"/>
                <w:keepNext w:val="0"/>
                <w:keepLines w:val="0"/>
                <w:spacing w:after="80" w:before="360" w:lineRule="auto"/>
                <w:jc w:val="both"/>
              </w:pPr>
            </w:pPrChange>
          </w:pPr>
          <w:sdt>
            <w:sdtPr>
              <w:id w:val="-2060383672"/>
              <w:tag w:val="goog_rdk_1924"/>
            </w:sdtPr>
            <w:sdtContent>
              <w:del w:author="Kanihaa" w:id="9" w:date="2026-09-25T08:48:49Z"/>
              <w:sdt>
                <w:sdtPr>
                  <w:id w:val="-1442540320"/>
                  <w:tag w:val="goog_rdk_192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MILESTONE 3: Backend – FastAPI Integration (</w:delText>
                    </w:r>
                  </w:del>
                </w:sdtContent>
              </w:sdt>
              <w:del w:author="Kanihaa" w:id="9" w:date="2026-09-25T08:48:49Z">
                <w:bookmarkStart w:colFirst="0" w:colLast="0" w:name="_heading=h.5fww8z4ywnzx" w:id="35"/>
                <w:bookmarkEnd w:id="35"/>
                <w:sdt>
                  <w:sdtPr>
                    <w:id w:val="1169522840"/>
                    <w:tag w:val="goog_rdk_192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188038"/>
                            <w:sz w:val="24"/>
                            <w:szCs w:val="24"/>
                          </w:rPr>
                        </w:rPrChange>
                      </w:rPr>
                      <w:delText xml:space="preserve">main.py</w:delText>
                    </w:r>
                  </w:sdtContent>
                </w:sdt>
                <w:sdt>
                  <w:sdtPr>
                    <w:id w:val="-1181785952"/>
                    <w:tag w:val="goog_rdk_192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w:delText>
                    </w:r>
                  </w:sdtContent>
                </w:sdt>
              </w:del>
            </w:sdtContent>
          </w:sdt>
        </w:p>
      </w:sdtContent>
    </w:sdt>
    <w:sdt>
      <w:sdtPr>
        <w:id w:val="-1153493035"/>
        <w:tag w:val="goog_rdk_1935"/>
      </w:sdtPr>
      <w:sdtContent>
        <w:p w:rsidR="00000000" w:rsidDel="00000000" w:rsidP="00000000" w:rsidRDefault="00000000" w:rsidRPr="00000000" w14:paraId="00000138">
          <w:pPr>
            <w:pStyle w:val="Heading1"/>
            <w:spacing w:after="240" w:before="24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Rule="auto"/>
                <w:jc w:val="both"/>
              </w:pPr>
            </w:pPrChange>
          </w:pPr>
          <w:sdt>
            <w:sdtPr>
              <w:id w:val="481112987"/>
              <w:tag w:val="goog_rdk_1929"/>
            </w:sdtPr>
            <w:sdtContent>
              <w:del w:author="Kanihaa" w:id="9" w:date="2026-09-25T08:48:49Z"/>
              <w:sdt>
                <w:sdtPr>
                  <w:id w:val="-1885272147"/>
                  <w:tag w:val="goog_rdk_193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This milestone focuses on implementing the FastAPI-powered backend for </w:delText>
                    </w:r>
                  </w:del>
                </w:sdtContent>
              </w:sdt>
              <w:del w:author="Kanihaa" w:id="9" w:date="2026-09-25T08:48:49Z">
                <w:sdt>
                  <w:sdtPr>
                    <w:id w:val="-1159909808"/>
                    <w:tag w:val="goog_rdk_193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PocketSmart AI</w:delText>
                    </w:r>
                  </w:sdtContent>
                </w:sdt>
                <w:sdt>
                  <w:sdtPr>
                    <w:id w:val="582315106"/>
                    <w:tag w:val="goog_rdk_193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It acts as the bridge between the frontend interface and the Gemini-based AI recommendation engine defined in </w:delText>
                    </w:r>
                  </w:sdtContent>
                </w:sdt>
                <w:sdt>
                  <w:sdtPr>
                    <w:id w:val="-1422992416"/>
                    <w:tag w:val="goog_rdk_193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color w:val="188038"/>
                          </w:rPr>
                        </w:rPrChange>
                      </w:rPr>
                      <w:delText xml:space="preserve">gemini_utils.py</w:delText>
                    </w:r>
                  </w:sdtContent>
                </w:sdt>
                <w:sdt>
                  <w:sdtPr>
                    <w:id w:val="747947521"/>
                    <w:tag w:val="goog_rdk_193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The backend is designed with modular architecture, providing clean and maintainable API endpoints for planners across Home, Party, and Jewelry domains.It also includes features like CORS setup for cross-origin requests, session handling for personalized user experience, and structured input/output models to ensure smooth AI interaction and reliable frontend rendering.</w:delText>
                    </w:r>
                  </w:sdtContent>
                </w:sdt>
              </w:del>
            </w:sdtContent>
          </w:sdt>
        </w:p>
      </w:sdtContent>
    </w:sdt>
    <w:sdt>
      <w:sdtPr>
        <w:id w:val="-1882828519"/>
        <w:tag w:val="goog_rdk_1938"/>
      </w:sdtPr>
      <w:sdtContent>
        <w:p w:rsidR="00000000" w:rsidDel="00000000" w:rsidP="00000000" w:rsidRDefault="00000000" w:rsidRPr="00000000" w14:paraId="00000139">
          <w:pPr>
            <w:numPr>
              <w:ilvl w:val="0"/>
              <w:numId w:val="28"/>
            </w:numPr>
            <w:spacing w:after="0" w:before="240" w:lineRule="auto"/>
            <w:ind w:left="720" w:hanging="360"/>
            <w:rPr>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rPr>
              </w:rPrChange>
            </w:rPr>
            <w:pPrChange w:author="Kavinilavu" w:id="0" w:date="2026-09-24T05:18:57Z">
              <w:pPr>
                <w:numPr>
                  <w:ilvl w:val="0"/>
                  <w:numId w:val="28"/>
                </w:numPr>
                <w:spacing w:after="0" w:before="240" w:lineRule="auto"/>
                <w:ind w:left="720" w:hanging="360"/>
              </w:pPr>
            </w:pPrChange>
          </w:pPr>
          <w:sdt>
            <w:sdtPr>
              <w:id w:val="-2105519770"/>
              <w:tag w:val="goog_rdk_1936"/>
            </w:sdtPr>
            <w:sdtContent>
              <w:del w:author="Kanihaa" w:id="9" w:date="2026-09-25T08:48:49Z"/>
              <w:sdt>
                <w:sdtPr>
                  <w:id w:val="702615838"/>
                  <w:tag w:val="goog_rdk_193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Activity 3.1: Define FastAPI Routes</w:delText>
                      <w:br w:type="textWrapping"/>
                    </w:r>
                  </w:del>
                </w:sdtContent>
              </w:sdt>
              <w:del w:author="Kanihaa" w:id="9" w:date="2026-09-25T08:48:49Z"/>
            </w:sdtContent>
          </w:sdt>
        </w:p>
      </w:sdtContent>
    </w:sdt>
    <w:sdt>
      <w:sdtPr>
        <w:id w:val="51743999"/>
        <w:tag w:val="goog_rdk_1944"/>
      </w:sdtPr>
      <w:sdtContent>
        <w:p w:rsidR="00000000" w:rsidDel="00000000" w:rsidP="00000000" w:rsidRDefault="00000000" w:rsidRPr="00000000" w14:paraId="0000013A">
          <w:pPr>
            <w:numPr>
              <w:ilvl w:val="1"/>
              <w:numId w:val="28"/>
            </w:numPr>
            <w:spacing w:after="240" w:before="0" w:lineRule="auto"/>
            <w:ind w:left="1440" w:hanging="360"/>
            <w:rPr>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rPr>
              </w:rPrChange>
            </w:rPr>
            <w:pPrChange w:author="Kavinilavu" w:id="0" w:date="2026-09-24T05:18:57Z">
              <w:pPr>
                <w:numPr>
                  <w:ilvl w:val="1"/>
                  <w:numId w:val="28"/>
                </w:numPr>
                <w:spacing w:after="240" w:before="0" w:lineRule="auto"/>
                <w:ind w:left="1440" w:hanging="360"/>
              </w:pPr>
            </w:pPrChange>
          </w:pPr>
          <w:sdt>
            <w:sdtPr>
              <w:id w:val="1405020250"/>
              <w:tag w:val="goog_rdk_1939"/>
            </w:sdtPr>
            <w:sdtContent>
              <w:del w:author="Kanihaa" w:id="9" w:date="2026-09-25T08:48:49Z"/>
              <w:sdt>
                <w:sdtPr>
                  <w:id w:val="-357614763"/>
                  <w:tag w:val="goog_rdk_194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Home Planner (</w:delText>
                    </w:r>
                  </w:del>
                </w:sdtContent>
              </w:sdt>
              <w:del w:author="Kanihaa" w:id="9" w:date="2026-09-25T08:48:49Z">
                <w:sdt>
                  <w:sdtPr>
                    <w:id w:val="-179880069"/>
                    <w:tag w:val="goog_rdk_194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sz w:val="24"/>
                            <w:szCs w:val="24"/>
                          </w:rPr>
                        </w:rPrChange>
                      </w:rPr>
                      <w:delText xml:space="preserve">/generate-home</w:delText>
                    </w:r>
                  </w:sdtContent>
                </w:sdt>
                <w:sdt>
                  <w:sdtPr>
                    <w:id w:val="200019480"/>
                    <w:tag w:val="goog_rdk_194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Accepts home-related preferences and budget to return tailored product suggestions.</w:delText>
                    </w:r>
                  </w:sdtContent>
                </w:sdt>
                <w:sdt>
                  <w:sdtPr>
                    <w:id w:val="-1081342359"/>
                    <w:tag w:val="goog_rdk_1943"/>
                  </w:sdtPr>
                  <w:sdtContent>
                    <w:r w:rsidDel="00000000" w:rsidR="00000000" w:rsidRPr="00000000">
                      <w:rPr>
                        <w:rtl w:val="0"/>
                      </w:rPr>
                    </w:r>
                  </w:sdtContent>
                </w:sdt>
              </w:del>
            </w:sdtContent>
          </w:sdt>
        </w:p>
      </w:sdtContent>
    </w:sdt>
    <w:sdt>
      <w:sdtPr>
        <w:id w:val="-1871337696"/>
        <w:tag w:val="goog_rdk_1947"/>
      </w:sdtPr>
      <w:sdtContent>
        <w:p w:rsidR="00000000" w:rsidDel="00000000" w:rsidP="00000000" w:rsidRDefault="00000000" w:rsidRPr="00000000" w14:paraId="0000013B">
          <w:pPr>
            <w:pStyle w:val="Heading1"/>
            <w:spacing w:after="240" w:before="240" w:lineRule="auto"/>
            <w:ind w:left="144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Rule="auto"/>
                <w:ind w:left="1440" w:firstLine="0"/>
              </w:pPr>
            </w:pPrChange>
          </w:pPr>
          <w:sdt>
            <w:sdtPr>
              <w:id w:val="1541138630"/>
              <w:tag w:val="goog_rdk_1945"/>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695950" cy="5114925"/>
                      <wp:effectExtent b="0" l="0" r="0" t="0"/>
                      <wp:docPr id="167"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695950" cy="5114925"/>
                              </a:xfrm>
                              <a:prstGeom prst="rect"/>
                              <a:ln/>
                            </pic:spPr>
                          </pic:pic>
                        </a:graphicData>
                      </a:graphic>
                    </wp:inline>
                  </w:drawing>
                </w:r>
              </w:del>
              <w:sdt>
                <w:sdtPr>
                  <w:id w:val="-1924789957"/>
                  <w:tag w:val="goog_rdk_194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sdtContent>
              </w:sdt>
              <w:del w:author="Kanihaa" w:id="9" w:date="2026-09-25T08:48:49Z"/>
            </w:sdtContent>
          </w:sdt>
        </w:p>
      </w:sdtContent>
    </w:sdt>
    <w:sdt>
      <w:sdtPr>
        <w:id w:val="1031334104"/>
        <w:tag w:val="goog_rdk_1953"/>
      </w:sdtPr>
      <w:sdtContent>
        <w:p w:rsidR="00000000" w:rsidDel="00000000" w:rsidP="00000000" w:rsidRDefault="00000000" w:rsidRPr="00000000" w14:paraId="0000013C">
          <w:pPr>
            <w:numPr>
              <w:ilvl w:val="1"/>
              <w:numId w:val="28"/>
            </w:numPr>
            <w:spacing w:after="0" w:before="240" w:lineRule="auto"/>
            <w:ind w:left="1440" w:hanging="360"/>
            <w:rPr>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rPr>
              </w:rPrChange>
            </w:rPr>
            <w:pPrChange w:author="Kavinilavu" w:id="0" w:date="2026-09-24T05:18:57Z">
              <w:pPr>
                <w:numPr>
                  <w:ilvl w:val="1"/>
                  <w:numId w:val="28"/>
                </w:numPr>
                <w:spacing w:after="0" w:before="240" w:lineRule="auto"/>
                <w:ind w:left="1440" w:hanging="360"/>
              </w:pPr>
            </w:pPrChange>
          </w:pPr>
          <w:sdt>
            <w:sdtPr>
              <w:id w:val="2072105130"/>
              <w:tag w:val="goog_rdk_1948"/>
            </w:sdtPr>
            <w:sdtContent>
              <w:del w:author="Kanihaa" w:id="9" w:date="2026-09-25T08:48:49Z"/>
              <w:sdt>
                <w:sdtPr>
                  <w:id w:val="-251167341"/>
                  <w:tag w:val="goog_rdk_194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Party Planner (</w:delText>
                    </w:r>
                  </w:del>
                </w:sdtContent>
              </w:sdt>
              <w:del w:author="Kanihaa" w:id="9" w:date="2026-09-25T08:48:49Z">
                <w:sdt>
                  <w:sdtPr>
                    <w:id w:val="2093099211"/>
                    <w:tag w:val="goog_rdk_195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sz w:val="24"/>
                            <w:szCs w:val="24"/>
                          </w:rPr>
                        </w:rPrChange>
                      </w:rPr>
                      <w:delText xml:space="preserve">/generate-party</w:delText>
                    </w:r>
                  </w:sdtContent>
                </w:sdt>
                <w:sdt>
                  <w:sdtPr>
                    <w:id w:val="-887587829"/>
                    <w:tag w:val="goog_rdk_195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Processes party details and guest count to recommend venue, food, and decoration items.</w:delText>
                      <w:br w:type="textWrapping"/>
                    </w:r>
                  </w:sdtContent>
                </w:sdt>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619750" cy="4600575"/>
                      <wp:effectExtent b="0" l="0" r="0" t="0"/>
                      <wp:docPr id="168"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5619750" cy="4600575"/>
                              </a:xfrm>
                              <a:prstGeom prst="rect"/>
                              <a:ln/>
                            </pic:spPr>
                          </pic:pic>
                        </a:graphicData>
                      </a:graphic>
                    </wp:inline>
                  </w:drawing>
                </w:r>
                <w:sdt>
                  <w:sdtPr>
                    <w:id w:val="-757887843"/>
                    <w:tag w:val="goog_rdk_1952"/>
                  </w:sdtPr>
                  <w:sdtContent>
                    <w:r w:rsidDel="00000000" w:rsidR="00000000" w:rsidRPr="00000000">
                      <w:rPr>
                        <w:rtl w:val="0"/>
                      </w:rPr>
                    </w:r>
                  </w:sdtContent>
                </w:sdt>
              </w:del>
            </w:sdtContent>
          </w:sdt>
        </w:p>
      </w:sdtContent>
    </w:sdt>
    <w:sdt>
      <w:sdtPr>
        <w:id w:val="-1399784465"/>
        <w:tag w:val="goog_rdk_1959"/>
      </w:sdtPr>
      <w:sdtContent>
        <w:p w:rsidR="00000000" w:rsidDel="00000000" w:rsidP="00000000" w:rsidRDefault="00000000" w:rsidRPr="00000000" w14:paraId="0000013D">
          <w:pPr>
            <w:numPr>
              <w:ilvl w:val="1"/>
              <w:numId w:val="28"/>
            </w:numPr>
            <w:spacing w:after="240" w:before="0" w:lineRule="auto"/>
            <w:ind w:left="1440" w:hanging="360"/>
            <w:rPr>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rPr>
              </w:rPrChange>
            </w:rPr>
            <w:pPrChange w:author="Kavinilavu" w:id="0" w:date="2026-09-24T05:18:57Z">
              <w:pPr>
                <w:numPr>
                  <w:ilvl w:val="1"/>
                  <w:numId w:val="28"/>
                </w:numPr>
                <w:spacing w:after="240" w:before="0" w:lineRule="auto"/>
                <w:ind w:left="1440" w:hanging="360"/>
              </w:pPr>
            </w:pPrChange>
          </w:pPr>
          <w:sdt>
            <w:sdtPr>
              <w:id w:val="891301766"/>
              <w:tag w:val="goog_rdk_1954"/>
            </w:sdtPr>
            <w:sdtContent>
              <w:del w:author="Kanihaa" w:id="9" w:date="2026-09-25T08:48:49Z"/>
              <w:sdt>
                <w:sdtPr>
                  <w:id w:val="1607995237"/>
                  <w:tag w:val="goog_rdk_195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Jewelry Planner (</w:delText>
                    </w:r>
                  </w:del>
                </w:sdtContent>
              </w:sdt>
              <w:del w:author="Kanihaa" w:id="9" w:date="2026-09-25T08:48:49Z">
                <w:sdt>
                  <w:sdtPr>
                    <w:id w:val="1865371613"/>
                    <w:tag w:val="goog_rdk_195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sz w:val="24"/>
                            <w:szCs w:val="24"/>
                          </w:rPr>
                        </w:rPrChange>
                      </w:rPr>
                      <w:delText xml:space="preserve">/generate-jewelry</w:delText>
                    </w:r>
                  </w:sdtContent>
                </w:sdt>
                <w:sdt>
                  <w:sdtPr>
                    <w:id w:val="-1589309607"/>
                    <w:tag w:val="goog_rdk_195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Uses text and optional image inputs to suggest jewelry based on outfit and occasion.</w:delText>
                    </w:r>
                  </w:sdtContent>
                </w:sdt>
                <w:sdt>
                  <w:sdtPr>
                    <w:id w:val="1402002298"/>
                    <w:tag w:val="goog_rdk_1958"/>
                  </w:sdtPr>
                  <w:sdtContent>
                    <w:r w:rsidDel="00000000" w:rsidR="00000000" w:rsidRPr="00000000">
                      <w:rPr>
                        <w:rtl w:val="0"/>
                      </w:rPr>
                    </w:r>
                  </w:sdtContent>
                </w:sdt>
              </w:del>
            </w:sdtContent>
          </w:sdt>
        </w:p>
      </w:sdtContent>
    </w:sdt>
    <w:sdt>
      <w:sdtPr>
        <w:id w:val="444289809"/>
        <w:tag w:val="goog_rdk_1962"/>
      </w:sdtPr>
      <w:sdtContent>
        <w:p w:rsidR="00000000" w:rsidDel="00000000" w:rsidP="00000000" w:rsidRDefault="00000000" w:rsidRPr="00000000" w14:paraId="0000013E">
          <w:pPr>
            <w:pStyle w:val="Heading1"/>
            <w:spacing w:after="240" w:before="240" w:lineRule="auto"/>
            <w:ind w:left="144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Rule="auto"/>
                <w:ind w:left="1440" w:firstLine="0"/>
              </w:pPr>
            </w:pPrChange>
          </w:pPr>
          <w:sdt>
            <w:sdtPr>
              <w:id w:val="486595724"/>
              <w:tag w:val="goog_rdk_1960"/>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524500" cy="8534400"/>
                      <wp:effectExtent b="0" l="0" r="0" t="0"/>
                      <wp:docPr id="169"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5524500" cy="8534400"/>
                              </a:xfrm>
                              <a:prstGeom prst="rect"/>
                              <a:ln/>
                            </pic:spPr>
                          </pic:pic>
                        </a:graphicData>
                      </a:graphic>
                    </wp:inline>
                  </w:drawing>
                </w:r>
              </w:del>
              <w:sdt>
                <w:sdtPr>
                  <w:id w:val="967482325"/>
                  <w:tag w:val="goog_rdk_1961"/>
                </w:sdtPr>
                <w:sdtContent>
                  <w:del w:author="Kanihaa" w:id="9" w:date="2026-09-25T08:48:49Z">
                    <w:r w:rsidDel="00000000" w:rsidR="00000000" w:rsidRPr="00000000">
                      <w:rPr>
                        <w:rtl w:val="0"/>
                      </w:rPr>
                    </w:r>
                  </w:del>
                </w:sdtContent>
              </w:sdt>
              <w:del w:author="Kanihaa" w:id="9" w:date="2026-09-25T08:48:49Z"/>
            </w:sdtContent>
          </w:sdt>
        </w:p>
      </w:sdtContent>
    </w:sdt>
    <w:sdt>
      <w:sdtPr>
        <w:id w:val="-886903353"/>
        <w:tag w:val="goog_rdk_1965"/>
      </w:sdtPr>
      <w:sdtContent>
        <w:p w:rsidR="00000000" w:rsidDel="00000000" w:rsidP="00000000" w:rsidRDefault="00000000" w:rsidRPr="00000000" w14:paraId="0000013F">
          <w:pPr>
            <w:pStyle w:val="Heading1"/>
            <w:spacing w:after="240" w:before="240" w:lineRule="auto"/>
            <w:ind w:left="144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Rule="auto"/>
                <w:ind w:left="1440" w:firstLine="0"/>
              </w:pPr>
            </w:pPrChange>
          </w:pPr>
          <w:sdt>
            <w:sdtPr>
              <w:id w:val="1970247438"/>
              <w:tag w:val="goog_rdk_196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4162425" cy="3286125"/>
                      <wp:effectExtent b="0" l="0" r="0" t="0"/>
                      <wp:docPr id="170"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4162425" cy="3286125"/>
                              </a:xfrm>
                              <a:prstGeom prst="rect"/>
                              <a:ln/>
                            </pic:spPr>
                          </pic:pic>
                        </a:graphicData>
                      </a:graphic>
                    </wp:inline>
                  </w:drawing>
                </w:r>
              </w:del>
              <w:sdt>
                <w:sdtPr>
                  <w:id w:val="117895257"/>
                  <w:tag w:val="goog_rdk_196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sdtContent>
              </w:sdt>
              <w:del w:author="Kanihaa" w:id="9" w:date="2026-09-25T08:48:49Z"/>
            </w:sdtContent>
          </w:sdt>
        </w:p>
      </w:sdtContent>
    </w:sdt>
    <w:sdt>
      <w:sdtPr>
        <w:id w:val="642470309"/>
        <w:tag w:val="goog_rdk_1977"/>
      </w:sdtPr>
      <w:sdtContent>
        <w:p w:rsidR="00000000" w:rsidDel="00000000" w:rsidP="00000000" w:rsidRDefault="00000000" w:rsidRPr="00000000" w14:paraId="00000140">
          <w:pPr>
            <w:numPr>
              <w:ilvl w:val="1"/>
              <w:numId w:val="28"/>
            </w:numPr>
            <w:spacing w:after="0" w:before="240" w:lineRule="auto"/>
            <w:ind w:left="1440" w:hanging="360"/>
            <w:rPr>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rPr>
              </w:rPrChange>
            </w:rPr>
            <w:pPrChange w:author="Kavinilavu" w:id="0" w:date="2026-09-24T05:18:57Z">
              <w:pPr>
                <w:numPr>
                  <w:ilvl w:val="1"/>
                  <w:numId w:val="28"/>
                </w:numPr>
                <w:spacing w:after="0" w:before="240" w:lineRule="auto"/>
                <w:ind w:left="1440" w:hanging="360"/>
              </w:pPr>
            </w:pPrChange>
          </w:pPr>
          <w:sdt>
            <w:sdtPr>
              <w:id w:val="83097411"/>
              <w:tag w:val="goog_rdk_1966"/>
            </w:sdtPr>
            <w:sdtContent>
              <w:del w:author="Kanihaa" w:id="9" w:date="2026-09-25T08:48:49Z"/>
              <w:sdt>
                <w:sdtPr>
                  <w:id w:val="-1886164986"/>
                  <w:tag w:val="goog_rdk_196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User Auth (</w:delText>
                    </w:r>
                  </w:del>
                </w:sdtContent>
              </w:sdt>
              <w:del w:author="Kanihaa" w:id="9" w:date="2026-09-25T08:48:49Z">
                <w:sdt>
                  <w:sdtPr>
                    <w:id w:val="94104919"/>
                    <w:tag w:val="goog_rdk_196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sz w:val="24"/>
                            <w:szCs w:val="24"/>
                          </w:rPr>
                        </w:rPrChange>
                      </w:rPr>
                      <w:delText xml:space="preserve">/register</w:delText>
                    </w:r>
                  </w:sdtContent>
                </w:sdt>
                <w:sdt>
                  <w:sdtPr>
                    <w:id w:val="-1578604030"/>
                    <w:tag w:val="goog_rdk_196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sdtContent>
                </w:sdt>
                <w:sdt>
                  <w:sdtPr>
                    <w:id w:val="-390503965"/>
                    <w:tag w:val="goog_rdk_197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sz w:val="24"/>
                            <w:szCs w:val="24"/>
                          </w:rPr>
                        </w:rPrChange>
                      </w:rPr>
                      <w:delText xml:space="preserve">/login</w:delText>
                    </w:r>
                  </w:sdtContent>
                </w:sdt>
                <w:sdt>
                  <w:sdtPr>
                    <w:id w:val="1841537509"/>
                    <w:tag w:val="goog_rdk_197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sdtContent>
                </w:sdt>
                <w:sdt>
                  <w:sdtPr>
                    <w:id w:val="1530939627"/>
                    <w:tag w:val="goog_rdk_197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sz w:val="24"/>
                            <w:szCs w:val="24"/>
                          </w:rPr>
                        </w:rPrChange>
                      </w:rPr>
                      <w:delText xml:space="preserve">/logout</w:delText>
                    </w:r>
                  </w:sdtContent>
                </w:sdt>
                <w:sdt>
                  <w:sdtPr>
                    <w:id w:val="1411109568"/>
                    <w:tag w:val="goog_rdk_197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sdtContent>
                </w:sdt>
                <w:sdt>
                  <w:sdtPr>
                    <w:id w:val="1658450277"/>
                    <w:tag w:val="goog_rdk_197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sz w:val="24"/>
                            <w:szCs w:val="24"/>
                          </w:rPr>
                        </w:rPrChange>
                      </w:rPr>
                      <w:delText xml:space="preserve">/token</w:delText>
                    </w:r>
                  </w:sdtContent>
                </w:sdt>
                <w:sdt>
                  <w:sdtPr>
                    <w:id w:val="-1332438543"/>
                    <w:tag w:val="goog_rdk_197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Manages user registration, authentication, and session control.</w:delText>
                      <w:br w:type="textWrapping"/>
                    </w:r>
                  </w:sdtContent>
                </w:sdt>
                <w:sdt>
                  <w:sdtPr>
                    <w:id w:val="1678247339"/>
                    <w:tag w:val="goog_rdk_1976"/>
                  </w:sdtPr>
                  <w:sdtContent>
                    <w:r w:rsidDel="00000000" w:rsidR="00000000" w:rsidRPr="00000000">
                      <w:rPr>
                        <w:rtl w:val="0"/>
                      </w:rPr>
                    </w:r>
                  </w:sdtContent>
                </w:sdt>
              </w:del>
            </w:sdtContent>
          </w:sdt>
        </w:p>
      </w:sdtContent>
    </w:sdt>
    <w:sdt>
      <w:sdtPr>
        <w:id w:val="-909345693"/>
        <w:tag w:val="goog_rdk_1985"/>
      </w:sdtPr>
      <w:sdtContent>
        <w:p w:rsidR="00000000" w:rsidDel="00000000" w:rsidP="00000000" w:rsidRDefault="00000000" w:rsidRPr="00000000" w14:paraId="00000141">
          <w:pPr>
            <w:numPr>
              <w:ilvl w:val="1"/>
              <w:numId w:val="28"/>
            </w:numPr>
            <w:spacing w:after="0" w:before="0" w:lineRule="auto"/>
            <w:ind w:left="1440" w:hanging="360"/>
            <w:rPr>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rPr>
              </w:rPrChange>
            </w:rPr>
            <w:pPrChange w:author="Kavinilavu" w:id="0" w:date="2026-09-24T05:18:57Z">
              <w:pPr>
                <w:numPr>
                  <w:ilvl w:val="1"/>
                  <w:numId w:val="28"/>
                </w:numPr>
                <w:spacing w:after="0" w:before="0" w:lineRule="auto"/>
                <w:ind w:left="1440" w:hanging="360"/>
              </w:pPr>
            </w:pPrChange>
          </w:pPr>
          <w:sdt>
            <w:sdtPr>
              <w:id w:val="809191431"/>
              <w:tag w:val="goog_rdk_1978"/>
            </w:sdtPr>
            <w:sdtContent>
              <w:del w:author="Kanihaa" w:id="9" w:date="2026-09-25T08:48:49Z"/>
              <w:sdt>
                <w:sdtPr>
                  <w:id w:val="477857404"/>
                  <w:tag w:val="goog_rdk_197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Session Info (</w:delText>
                    </w:r>
                  </w:del>
                </w:sdtContent>
              </w:sdt>
              <w:del w:author="Kanihaa" w:id="9" w:date="2026-09-25T08:48:49Z">
                <w:sdt>
                  <w:sdtPr>
                    <w:id w:val="1139034116"/>
                    <w:tag w:val="goog_rdk_198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sz w:val="24"/>
                            <w:szCs w:val="24"/>
                          </w:rPr>
                        </w:rPrChange>
                      </w:rPr>
                      <w:delText xml:space="preserve">/session-info</w:delText>
                    </w:r>
                  </w:sdtContent>
                </w:sdt>
                <w:sdt>
                  <w:sdtPr>
                    <w:id w:val="1352427996"/>
                    <w:tag w:val="goog_rdk_198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sdtContent>
                </w:sdt>
                <w:sdt>
                  <w:sdtPr>
                    <w:id w:val="1436061623"/>
                    <w:tag w:val="goog_rdk_198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sz w:val="24"/>
                            <w:szCs w:val="24"/>
                          </w:rPr>
                        </w:rPrChange>
                      </w:rPr>
                      <w:delText xml:space="preserve">/session-data</w:delText>
                    </w:r>
                  </w:sdtContent>
                </w:sdt>
                <w:sdt>
                  <w:sdtPr>
                    <w:id w:val="-1773130536"/>
                    <w:tag w:val="goog_rdk_198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Retrieves user-specific session data for personalized AI interaction.</w:delText>
                      <w:br w:type="textWrapping"/>
                    </w:r>
                  </w:sdtContent>
                </w:sdt>
                <w:sdt>
                  <w:sdtPr>
                    <w:id w:val="653885953"/>
                    <w:tag w:val="goog_rdk_1984"/>
                  </w:sdtPr>
                  <w:sdtContent>
                    <w:r w:rsidDel="00000000" w:rsidR="00000000" w:rsidRPr="00000000">
                      <w:rPr>
                        <w:rtl w:val="0"/>
                      </w:rPr>
                    </w:r>
                  </w:sdtContent>
                </w:sdt>
              </w:del>
            </w:sdtContent>
          </w:sdt>
        </w:p>
      </w:sdtContent>
    </w:sdt>
    <w:sdt>
      <w:sdtPr>
        <w:id w:val="344117725"/>
        <w:tag w:val="goog_rdk_1988"/>
      </w:sdtPr>
      <w:sdtContent>
        <w:p w:rsidR="00000000" w:rsidDel="00000000" w:rsidP="00000000" w:rsidRDefault="00000000" w:rsidRPr="00000000" w14:paraId="00000142">
          <w:pPr>
            <w:numPr>
              <w:ilvl w:val="0"/>
              <w:numId w:val="28"/>
            </w:numPr>
            <w:spacing w:after="240" w:before="0" w:lineRule="auto"/>
            <w:ind w:left="720" w:hanging="360"/>
            <w:rPr>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rPr>
              </w:rPrChange>
            </w:rPr>
            <w:pPrChange w:author="Kavinilavu" w:id="0" w:date="2026-09-24T05:18:57Z">
              <w:pPr>
                <w:numPr>
                  <w:ilvl w:val="0"/>
                  <w:numId w:val="28"/>
                </w:numPr>
                <w:spacing w:after="240" w:before="0" w:lineRule="auto"/>
                <w:ind w:left="720" w:hanging="360"/>
              </w:pPr>
            </w:pPrChange>
          </w:pPr>
          <w:sdt>
            <w:sdtPr>
              <w:id w:val="742259840"/>
              <w:tag w:val="goog_rdk_1986"/>
            </w:sdtPr>
            <w:sdtContent>
              <w:del w:author="Kanihaa" w:id="9" w:date="2026-09-25T08:48:49Z"/>
              <w:sdt>
                <w:sdtPr>
                  <w:id w:val="2108293142"/>
                  <w:tag w:val="goog_rdk_198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Activity 3.2: Modular Architecture Setup</w:delText>
                    </w:r>
                  </w:del>
                </w:sdtContent>
              </w:sdt>
              <w:del w:author="Kanihaa" w:id="9" w:date="2026-09-25T08:48:49Z"/>
            </w:sdtContent>
          </w:sdt>
        </w:p>
      </w:sdtContent>
    </w:sdt>
    <w:sdt>
      <w:sdtPr>
        <w:id w:val="-1045772117"/>
        <w:tag w:val="goog_rdk_1992"/>
      </w:sdtPr>
      <w:sdtContent>
        <w:p w:rsidR="00000000" w:rsidDel="00000000" w:rsidP="00000000" w:rsidRDefault="00000000" w:rsidRPr="00000000" w14:paraId="00000143">
          <w:pPr>
            <w:pStyle w:val="Heading1"/>
            <w:spacing w:after="240" w:befor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Rule="auto"/>
                <w:ind w:left="720" w:firstLine="0"/>
              </w:pPr>
            </w:pPrChange>
          </w:pPr>
          <w:sdt>
            <w:sdtPr>
              <w:id w:val="-587789204"/>
              <w:tag w:val="goog_rdk_1989"/>
            </w:sdtPr>
            <w:sdtContent>
              <w:del w:author="Kanihaa" w:id="9" w:date="2026-09-25T08:48:49Z"/>
              <w:sdt>
                <w:sdtPr>
                  <w:id w:val="-421471358"/>
                  <w:tag w:val="goog_rdk_199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/recommendations-details</w:delText>
                    </w:r>
                  </w:del>
                </w:sdtContent>
              </w:sdt>
              <w:del w:author="Kanihaa" w:id="9" w:date="2026-09-25T08:48:49Z">
                <w:sdt>
                  <w:sdtPr>
                    <w:id w:val="1986740764"/>
                    <w:tag w:val="goog_rdk_199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Returns detailed AI-generated product recommendations based on user budget, preferences, and selected category (Home, Party, or Jewelry).</w:delText>
                    </w:r>
                  </w:sdtContent>
                </w:sdt>
              </w:del>
            </w:sdtContent>
          </w:sdt>
        </w:p>
      </w:sdtContent>
    </w:sdt>
    <w:sdt>
      <w:sdtPr>
        <w:id w:val="-138475617"/>
        <w:tag w:val="goog_rdk_1995"/>
      </w:sdtPr>
      <w:sdtContent>
        <w:p w:rsidR="00000000" w:rsidDel="00000000" w:rsidP="00000000" w:rsidRDefault="00000000" w:rsidRPr="00000000" w14:paraId="00000144">
          <w:pPr>
            <w:pStyle w:val="Heading1"/>
            <w:spacing w:after="240" w:before="240" w:lineRule="auto"/>
            <w:ind w:left="144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spacing w:after="240" w:before="240" w:lineRule="auto"/>
                <w:ind w:left="1440" w:firstLine="0"/>
              </w:pPr>
            </w:pPrChange>
          </w:pPr>
          <w:sdt>
            <w:sdtPr>
              <w:id w:val="-1479568932"/>
              <w:tag w:val="goog_rdk_199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drawing>
                    <wp:inline distB="114300" distT="114300" distL="114300" distR="114300">
                      <wp:extent cx="5219700" cy="2958783"/>
                      <wp:effectExtent b="0" l="0" r="0" t="0"/>
                      <wp:docPr id="172"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5219700" cy="2958783"/>
                              </a:xfrm>
                              <a:prstGeom prst="rect"/>
                              <a:ln/>
                            </pic:spPr>
                          </pic:pic>
                        </a:graphicData>
                      </a:graphic>
                    </wp:inline>
                  </w:drawing>
                </w:r>
              </w:del>
              <w:sdt>
                <w:sdtPr>
                  <w:id w:val="-1548962171"/>
                  <w:tag w:val="goog_rdk_199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br w:type="textWrapping"/>
                    </w:r>
                  </w:del>
                </w:sdtContent>
              </w:sdt>
              <w:del w:author="Kanihaa" w:id="9" w:date="2026-09-25T08:48:49Z"/>
            </w:sdtContent>
          </w:sdt>
        </w:p>
      </w:sdtContent>
    </w:sdt>
    <w:sdt>
      <w:sdtPr>
        <w:id w:val="-525800969"/>
        <w:tag w:val="goog_rdk_1998"/>
      </w:sdtPr>
      <w:sdtContent>
        <w:p w:rsidR="00000000" w:rsidDel="00000000" w:rsidP="00000000" w:rsidRDefault="00000000" w:rsidRPr="00000000" w14:paraId="00000145">
          <w:pPr>
            <w:numPr>
              <w:ilvl w:val="0"/>
              <w:numId w:val="28"/>
            </w:numPr>
            <w:spacing w:after="240" w:before="240" w:lineRule="auto"/>
            <w:ind w:left="720" w:hanging="360"/>
            <w:rPr>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rPr>
              </w:rPrChange>
            </w:rPr>
            <w:pPrChange w:author="Kavinilavu" w:id="0" w:date="2026-09-24T05:18:57Z">
              <w:pPr>
                <w:numPr>
                  <w:ilvl w:val="0"/>
                  <w:numId w:val="28"/>
                </w:numPr>
                <w:spacing w:after="240" w:before="240" w:lineRule="auto"/>
                <w:ind w:left="720" w:hanging="360"/>
              </w:pPr>
            </w:pPrChange>
          </w:pPr>
          <w:sdt>
            <w:sdtPr>
              <w:id w:val="-1282434651"/>
              <w:tag w:val="goog_rdk_1996"/>
            </w:sdtPr>
            <w:sdtContent>
              <w:del w:author="Kanihaa" w:id="9" w:date="2026-09-25T08:48:49Z"/>
              <w:sdt>
                <w:sdtPr>
                  <w:id w:val="1174803032"/>
                  <w:tag w:val="goog_rdk_199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Activity 3.3: CORS &amp; Static Routing</w:delText>
                    </w:r>
                  </w:del>
                </w:sdtContent>
              </w:sdt>
              <w:del w:author="Kanihaa" w:id="9" w:date="2026-09-25T08:48:49Z"/>
            </w:sdtContent>
          </w:sdt>
        </w:p>
      </w:sdtContent>
    </w:sdt>
    <w:sdt>
      <w:sdtPr>
        <w:id w:val="1051398481"/>
        <w:tag w:val="goog_rdk_2002"/>
      </w:sdtPr>
      <w:sdtContent>
        <w:p w:rsidR="00000000" w:rsidDel="00000000" w:rsidP="00000000" w:rsidRDefault="00000000" w:rsidRPr="00000000" w14:paraId="00000146">
          <w:pPr>
            <w:pStyle w:val="Heading1"/>
            <w:spacing w:after="240" w:befor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Rule="auto"/>
                <w:ind w:left="720" w:firstLine="0"/>
              </w:pPr>
            </w:pPrChange>
          </w:pPr>
          <w:sdt>
            <w:sdtPr>
              <w:id w:val="1139821098"/>
              <w:tag w:val="goog_rdk_1999"/>
            </w:sdtPr>
            <w:sdtContent>
              <w:del w:author="Kanihaa" w:id="9" w:date="2026-09-25T08:48:49Z"/>
              <w:sdt>
                <w:sdtPr>
                  <w:id w:val="751181220"/>
                  <w:tag w:val="goog_rdk_200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/history</w:delText>
                    </w:r>
                  </w:del>
                </w:sdtContent>
              </w:sdt>
              <w:del w:author="Kanihaa" w:id="9" w:date="2026-09-25T08:48:49Z">
                <w:sdt>
                  <w:sdtPr>
                    <w:id w:val="-1292433165"/>
                    <w:tag w:val="goog_rdk_200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Retrieves the user's past recommendation queries and results for review or re-use.</w:delText>
                    </w:r>
                  </w:sdtContent>
                </w:sdt>
              </w:del>
            </w:sdtContent>
          </w:sdt>
        </w:p>
      </w:sdtContent>
    </w:sdt>
    <w:sdt>
      <w:sdtPr>
        <w:id w:val="259521258"/>
        <w:tag w:val="goog_rdk_2005"/>
      </w:sdtPr>
      <w:sdtContent>
        <w:p w:rsidR="00000000" w:rsidDel="00000000" w:rsidP="00000000" w:rsidRDefault="00000000" w:rsidRPr="00000000" w14:paraId="00000147">
          <w:pPr>
            <w:pStyle w:val="Heading1"/>
            <w:spacing w:after="240" w:before="240" w:lineRule="auto"/>
            <w:ind w:left="144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spacing w:after="240" w:before="240" w:lineRule="auto"/>
                <w:ind w:left="1440" w:firstLine="0"/>
              </w:pPr>
            </w:pPrChange>
          </w:pPr>
          <w:sdt>
            <w:sdtPr>
              <w:id w:val="1856194106"/>
              <w:tag w:val="goog_rdk_200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drawing>
                    <wp:inline distB="114300" distT="114300" distL="114300" distR="114300">
                      <wp:extent cx="5731200" cy="774700"/>
                      <wp:effectExtent b="0" l="0" r="0" t="0"/>
                      <wp:docPr id="173" name="image24.png"/>
                      <a:graphic>
                        <a:graphicData uri="http://schemas.openxmlformats.org/drawingml/2006/picture">
                          <pic:pic>
                            <pic:nvPicPr>
                              <pic:cNvPr id="0" name="image24.png"/>
                              <pic:cNvPicPr preferRelativeResize="0"/>
                            </pic:nvPicPr>
                            <pic:blipFill>
                              <a:blip r:embed="rId46"/>
                              <a:srcRect b="0" l="0" r="0" t="0"/>
                              <a:stretch>
                                <a:fillRect/>
                              </a:stretch>
                            </pic:blipFill>
                            <pic:spPr>
                              <a:xfrm>
                                <a:off x="0" y="0"/>
                                <a:ext cx="5731200" cy="774700"/>
                              </a:xfrm>
                              <a:prstGeom prst="rect"/>
                              <a:ln/>
                            </pic:spPr>
                          </pic:pic>
                        </a:graphicData>
                      </a:graphic>
                    </wp:inline>
                  </w:drawing>
                </w:r>
              </w:del>
              <w:sdt>
                <w:sdtPr>
                  <w:id w:val="-1789112891"/>
                  <w:tag w:val="goog_rdk_200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br w:type="textWrapping"/>
                    </w:r>
                  </w:del>
                </w:sdtContent>
              </w:sdt>
              <w:del w:author="Kanihaa" w:id="9" w:date="2026-09-25T08:48:49Z"/>
            </w:sdtContent>
          </w:sdt>
        </w:p>
      </w:sdtContent>
    </w:sdt>
    <w:sdt>
      <w:sdtPr>
        <w:id w:val="599292509"/>
        <w:tag w:val="goog_rdk_2011"/>
      </w:sdtPr>
      <w:sdtContent>
        <w:p w:rsidR="00000000" w:rsidDel="00000000" w:rsidP="00000000" w:rsidRDefault="00000000" w:rsidRPr="00000000" w14:paraId="00000148">
          <w:pPr>
            <w:numPr>
              <w:ilvl w:val="0"/>
              <w:numId w:val="28"/>
            </w:numPr>
            <w:spacing w:after="240" w:before="240" w:lineRule="auto"/>
            <w:ind w:left="720" w:hanging="360"/>
            <w:rPr>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rPr>
              </w:rPrChange>
            </w:rPr>
            <w:pPrChange w:author="Kavinilavu" w:id="0" w:date="2026-09-24T05:18:57Z">
              <w:pPr>
                <w:numPr>
                  <w:ilvl w:val="0"/>
                  <w:numId w:val="28"/>
                </w:numPr>
                <w:spacing w:after="240" w:before="240" w:lineRule="auto"/>
                <w:ind w:left="720" w:hanging="360"/>
              </w:pPr>
            </w:pPrChange>
          </w:pPr>
          <w:sdt>
            <w:sdtPr>
              <w:id w:val="426231911"/>
              <w:tag w:val="goog_rdk_2006"/>
            </w:sdtPr>
            <w:sdtContent>
              <w:del w:author="Kanihaa" w:id="9" w:date="2026-09-25T08:48:49Z"/>
              <w:sdt>
                <w:sdtPr>
                  <w:id w:val="1053633486"/>
                  <w:tag w:val="goog_rdk_200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Activity 3.4:  Startup and  main function</w:delText>
                      <w:br w:type="textWrapping"/>
                    </w:r>
                  </w:del>
                </w:sdtContent>
              </w:sdt>
              <w:del w:author="Kanihaa" w:id="9" w:date="2026-09-25T08:48:49Z">
                <w:sdt>
                  <w:sdtPr>
                    <w:id w:val="994994689"/>
                    <w:tag w:val="goog_rdk_200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sz w:val="24"/>
                            <w:szCs w:val="24"/>
                          </w:rPr>
                        </w:rPrChange>
                      </w:rPr>
                      <w:delText xml:space="preserve">/startup</w:delText>
                    </w:r>
                  </w:sdtContent>
                </w:sdt>
                <w:sdt>
                  <w:sdtPr>
                    <w:id w:val="1958512049"/>
                    <w:tag w:val="goog_rdk_200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Initializes essential application services and loads configuration settings when the FastAPI server starts.</w:delText>
                    </w:r>
                  </w:sdtContent>
                </w:sdt>
                <w:sdt>
                  <w:sdtPr>
                    <w:id w:val="1778953093"/>
                    <w:tag w:val="goog_rdk_2010"/>
                  </w:sdtPr>
                  <w:sdtContent>
                    <w:r w:rsidDel="00000000" w:rsidR="00000000" w:rsidRPr="00000000">
                      <w:rPr>
                        <w:rtl w:val="0"/>
                      </w:rPr>
                    </w:r>
                  </w:sdtContent>
                </w:sdt>
              </w:del>
            </w:sdtContent>
          </w:sdt>
        </w:p>
      </w:sdtContent>
    </w:sdt>
    <w:sdt>
      <w:sdtPr>
        <w:id w:val="1680675272"/>
        <w:tag w:val="goog_rdk_2014"/>
      </w:sdtPr>
      <w:sdtContent>
        <w:p w:rsidR="00000000" w:rsidDel="00000000" w:rsidP="00000000" w:rsidRDefault="00000000" w:rsidRPr="00000000" w14:paraId="00000149">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03888059"/>
              <w:tag w:val="goog_rdk_2012"/>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drawing>
                    <wp:inline distB="114300" distT="114300" distL="114300" distR="114300">
                      <wp:extent cx="5731200" cy="3289300"/>
                      <wp:effectExtent b="0" l="0" r="0" t="0"/>
                      <wp:docPr id="175" name="image49.png"/>
                      <a:graphic>
                        <a:graphicData uri="http://schemas.openxmlformats.org/drawingml/2006/picture">
                          <pic:pic>
                            <pic:nvPicPr>
                              <pic:cNvPr id="0" name="image49.png"/>
                              <pic:cNvPicPr preferRelativeResize="0"/>
                            </pic:nvPicPr>
                            <pic:blipFill>
                              <a:blip r:embed="rId47"/>
                              <a:srcRect b="0" l="0" r="0" t="0"/>
                              <a:stretch>
                                <a:fillRect/>
                              </a:stretch>
                            </pic:blipFill>
                            <pic:spPr>
                              <a:xfrm>
                                <a:off x="0" y="0"/>
                                <a:ext cx="5731200" cy="3289300"/>
                              </a:xfrm>
                              <a:prstGeom prst="rect"/>
                              <a:ln/>
                            </pic:spPr>
                          </pic:pic>
                        </a:graphicData>
                      </a:graphic>
                    </wp:inline>
                  </w:drawing>
                </w:r>
              </w:del>
              <w:sdt>
                <w:sdtPr>
                  <w:id w:val="28412541"/>
                  <w:tag w:val="goog_rdk_2013"/>
                </w:sdtPr>
                <w:sdtContent>
                  <w:del w:author="Kanihaa" w:id="9" w:date="2026-09-25T08:48:49Z">
                    <w:r w:rsidDel="00000000" w:rsidR="00000000" w:rsidRPr="00000000">
                      <w:rPr>
                        <w:rtl w:val="0"/>
                      </w:rPr>
                    </w:r>
                  </w:del>
                </w:sdtContent>
              </w:sdt>
              <w:del w:author="Kanihaa" w:id="9" w:date="2026-09-25T08:48:49Z"/>
            </w:sdtContent>
          </w:sdt>
        </w:p>
      </w:sdtContent>
    </w:sdt>
    <w:sdt>
      <w:sdtPr>
        <w:id w:val="-60217017"/>
        <w:tag w:val="goog_rdk_2017"/>
      </w:sdtPr>
      <w:sdtContent>
        <w:p w:rsidR="00000000" w:rsidDel="00000000" w:rsidP="00000000" w:rsidRDefault="00000000" w:rsidRPr="00000000" w14:paraId="0000014A">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131162651"/>
              <w:tag w:val="goog_rdk_2015"/>
            </w:sdtPr>
            <w:sdtContent>
              <w:del w:author="Kanihaa" w:id="9" w:date="2026-09-25T08:48:49Z"/>
              <w:sdt>
                <w:sdtPr>
                  <w:id w:val="-745590931"/>
                  <w:tag w:val="goog_rdk_2016"/>
                </w:sdtPr>
                <w:sdtContent>
                  <w:del w:author="Kanihaa" w:id="9" w:date="2026-09-25T08:48:49Z">
                    <w:r w:rsidDel="00000000" w:rsidR="00000000" w:rsidRPr="00000000">
                      <w:rPr>
                        <w:rtl w:val="0"/>
                      </w:rPr>
                    </w:r>
                  </w:del>
                </w:sdtContent>
              </w:sdt>
              <w:del w:author="Kanihaa" w:id="9" w:date="2026-09-25T08:48:49Z"/>
            </w:sdtContent>
          </w:sdt>
        </w:p>
      </w:sdtContent>
    </w:sdt>
    <w:sdt>
      <w:sdtPr>
        <w:id w:val="1739345031"/>
        <w:tag w:val="goog_rdk_2024"/>
      </w:sdtPr>
      <w:sdtContent>
        <w:p w:rsidR="00000000" w:rsidDel="00000000" w:rsidP="00000000" w:rsidRDefault="00000000" w:rsidRPr="00000000" w14:paraId="0000014B">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i w:val="0"/>
                  <w:iCs w:val="0"/>
                  <w:smallCaps w:val="0"/>
                  <w:strike w:val="0"/>
                  <w:color w:val="000000"/>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025050574"/>
              <w:tag w:val="goog_rdk_2018"/>
            </w:sdtPr>
            <w:sdtContent>
              <w:del w:author="Kanihaa" w:id="9" w:date="2026-09-25T08:48:49Z"/>
              <w:sdt>
                <w:sdtPr>
                  <w:id w:val="1986199101"/>
                  <w:tag w:val="goog_rdk_201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__main__</w:delText>
                    </w:r>
                  </w:del>
                </w:sdtContent>
              </w:sdt>
              <w:del w:author="Kanihaa" w:id="9" w:date="2026-09-25T08:48:49Z">
                <w:sdt>
                  <w:sdtPr>
                    <w:id w:val="1653592676"/>
                    <w:tag w:val="goog_rdk_202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Entry point of the FastAPI application that starts the server using </w:delText>
                    </w:r>
                  </w:sdtContent>
                </w:sdt>
                <w:sdt>
                  <w:sdtPr>
                    <w:id w:val="971634195"/>
                    <w:tag w:val="goog_rdk_202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uvicorn</w:delText>
                    </w:r>
                  </w:sdtContent>
                </w:sdt>
                <w:sdt>
                  <w:sdtPr>
                    <w:id w:val="644935630"/>
                    <w:tag w:val="goog_rdk_202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when the script is run directly.</w:delText>
                    </w:r>
                  </w:sdtContent>
                </w:sdt>
                <w:sdt>
                  <w:sdtPr>
                    <w:id w:val="472460889"/>
                    <w:tag w:val="goog_rdk_2023"/>
                  </w:sdtPr>
                  <w:sdtContent>
                    <w:r w:rsidDel="00000000" w:rsidR="00000000" w:rsidRPr="00000000">
                      <w:rPr>
                        <w:rtl w:val="0"/>
                      </w:rPr>
                    </w:r>
                  </w:sdtContent>
                </w:sdt>
              </w:del>
            </w:sdtContent>
          </w:sdt>
        </w:p>
      </w:sdtContent>
    </w:sdt>
    <w:sdt>
      <w:sdtPr>
        <w:id w:val="277205782"/>
        <w:tag w:val="goog_rdk_2027"/>
      </w:sdtPr>
      <w:sdtContent>
        <w:p w:rsidR="00000000" w:rsidDel="00000000" w:rsidP="00000000" w:rsidRDefault="00000000" w:rsidRPr="00000000" w14:paraId="0000014C">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720382001"/>
              <w:tag w:val="goog_rdk_2025"/>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drawing>
                    <wp:inline distB="114300" distT="114300" distL="114300" distR="114300">
                      <wp:extent cx="4114800" cy="971550"/>
                      <wp:effectExtent b="0" l="0" r="0" t="0"/>
                      <wp:docPr id="176"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4114800" cy="971550"/>
                              </a:xfrm>
                              <a:prstGeom prst="rect"/>
                              <a:ln/>
                            </pic:spPr>
                          </pic:pic>
                        </a:graphicData>
                      </a:graphic>
                    </wp:inline>
                  </w:drawing>
                </w:r>
              </w:del>
              <w:sdt>
                <w:sdtPr>
                  <w:id w:val="-1319381582"/>
                  <w:tag w:val="goog_rdk_2026"/>
                </w:sdtPr>
                <w:sdtContent>
                  <w:del w:author="Kanihaa" w:id="9" w:date="2026-09-25T08:48:49Z">
                    <w:r w:rsidDel="00000000" w:rsidR="00000000" w:rsidRPr="00000000">
                      <w:rPr>
                        <w:rtl w:val="0"/>
                      </w:rPr>
                    </w:r>
                  </w:del>
                </w:sdtContent>
              </w:sdt>
              <w:del w:author="Kanihaa" w:id="9" w:date="2026-09-25T08:48:49Z"/>
            </w:sdtContent>
          </w:sdt>
        </w:p>
      </w:sdtContent>
    </w:sdt>
    <w:sdt>
      <w:sdtPr>
        <w:id w:val="-1963844995"/>
        <w:tag w:val="goog_rdk_2035"/>
      </w:sdtPr>
      <w:sdtContent>
        <w:p w:rsidR="00000000" w:rsidDel="00000000" w:rsidP="00000000" w:rsidRDefault="00000000" w:rsidRPr="00000000" w14:paraId="000001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7" w:date="2026-09-22T00:19:54Z"/>
              <w:del w:author="Kanihaa" w:id="9" w:date="2026-09-25T08:48:49Z"/>
              <w:rFonts w:ascii="Cambria" w:cs="Cambria" w:eastAsia="Cambria" w:hAnsi="Cambria"/>
              <w:b w:val="1"/>
              <w:bCs w:val="1"/>
              <w:i w:val="1"/>
              <w:iCs w:val="1"/>
              <w:smallCaps w:val="0"/>
              <w:strike w:val="0"/>
              <w:color w:val="cccccc"/>
              <w:sz w:val="24"/>
              <w:szCs w:val="24"/>
              <w:shd w:fill="auto" w:val="clear"/>
              <w:vertAlign w:val="baseline"/>
              <w:rPrChange w:author="Kavinilavu" w:id="97" w:date="2026-09-24T05:18:57Z">
                <w:rPr>
                  <w:rFonts w:ascii="Cambria" w:cs="Cambria" w:eastAsia="Cambria" w:hAnsi="Cambria"/>
                  <w:b w:val="1"/>
                  <w:bCs w:val="1"/>
                  <w:i w:val="0"/>
                  <w:iCs w:val="0"/>
                  <w:smallCaps w:val="0"/>
                  <w:strike w:val="0"/>
                  <w:color w:val="cccccc"/>
                  <w:sz w:val="24"/>
                  <w:szCs w:val="24"/>
                  <w:shd w:fill="auto" w:val="clear"/>
                  <w:vertAlign w:val="baseline"/>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437618958"/>
              <w:tag w:val="goog_rdk_2030"/>
            </w:sdtPr>
            <w:sdtContent>
              <w:ins w:author="Pradeep" w:id="177" w:date="2026-09-22T00:19:54Z">
                <w:sdt>
                  <w:sdtPr>
                    <w:id w:val="-1081998275"/>
                    <w:tag w:val="goog_rdk_2031"/>
                  </w:sdtPr>
                  <w:sdtContent>
                    <w:del w:author="Kanihaa" w:id="9" w:date="2026-09-25T08:48:49Z"/>
                  </w:sdtContent>
                </w:sdt>
              </w:ins>
              <w:sdt>
                <w:sdtPr>
                  <w:id w:val="1532006704"/>
                  <w:tag w:val="goog_rdk_2032"/>
                </w:sdtPr>
                <w:sdtContent>
                  <w:ins w:author="Pradeep" w:id="177"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To </w:delText>
                      </w:r>
                    </w:del>
                  </w:ins>
                </w:sdtContent>
              </w:sdt>
              <w:ins w:author="Pradeep" w:id="177" w:date="2026-09-22T00:19:54Z">
                <w:del w:author="Kanihaa" w:id="9" w:date="2026-09-25T08:48:49Z">
                  <w:sdt>
                    <w:sdtPr>
                      <w:id w:val="-1496307114"/>
                      <w:tag w:val="goog_rdk_203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build</w:delText>
                      </w:r>
                    </w:sdtContent>
                  </w:sdt>
                  <w:sdt>
                    <w:sdtPr>
                      <w:id w:val="-1631663286"/>
                      <w:tag w:val="goog_rdk_203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 complete backend structure </w:delText>
                      </w:r>
                    </w:sdtContent>
                  </w:sdt>
                </w:del>
              </w:ins>
            </w:sdtContent>
          </w:sdt>
        </w:p>
      </w:sdtContent>
    </w:sdt>
    <w:sdt>
      <w:sdtPr>
        <w:id w:val="1880408302"/>
        <w:tag w:val="goog_rdk_2039"/>
      </w:sdtPr>
      <w:sdtContent>
        <w:p w:rsidR="00000000" w:rsidDel="00000000" w:rsidP="00000000" w:rsidRDefault="00000000" w:rsidRPr="00000000" w14:paraId="000001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7" w:date="2026-09-22T00:19:54Z"/>
              <w:del w:author="Kanihaa" w:id="9" w:date="2026-09-25T08:48:49Z"/>
              <w:rFonts w:ascii="Cambria" w:cs="Cambria" w:eastAsia="Cambria" w:hAnsi="Cambria"/>
              <w:b w:val="1"/>
              <w:bCs w:val="1"/>
              <w:i w:val="1"/>
              <w:iCs w:val="1"/>
              <w:color w:val="cccccc"/>
              <w:sz w:val="24"/>
              <w:szCs w:val="24"/>
              <w:rPrChange w:author="Kavinilavu" w:id="97" w:date="2026-09-24T05:18:57Z">
                <w:rPr>
                  <w:rFonts w:ascii="Cambria" w:cs="Cambria" w:eastAsia="Cambria" w:hAnsi="Cambria"/>
                  <w:b w:val="1"/>
                  <w:bCs w:val="1"/>
                  <w:color w:val="cccccc"/>
                  <w:sz w:val="24"/>
                  <w:szCs w:val="24"/>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94476445"/>
              <w:tag w:val="goog_rdk_2036"/>
            </w:sdtPr>
            <w:sdtContent>
              <w:ins w:author="Pradeep" w:id="177" w:date="2026-09-22T00:19:54Z">
                <w:sdt>
                  <w:sdtPr>
                    <w:id w:val="838218453"/>
                    <w:tag w:val="goog_rdk_2037"/>
                  </w:sdtPr>
                  <w:sdtContent>
                    <w:del w:author="Kanihaa" w:id="9" w:date="2026-09-25T08:48:49Z"/>
                  </w:sdtContent>
                </w:sdt>
              </w:ins>
              <w:sdt>
                <w:sdtPr>
                  <w:id w:val="-1492549438"/>
                  <w:tag w:val="goog_rdk_2038"/>
                </w:sdtPr>
                <w:sdtContent>
                  <w:ins w:author="Pradeep" w:id="177"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Fast APIs is a bridge between frontend and gemini ai</w:delText>
                      </w:r>
                    </w:del>
                  </w:ins>
                </w:sdtContent>
              </w:sdt>
              <w:ins w:author="Pradeep" w:id="177" w:date="2026-09-22T00:19:54Z">
                <w:del w:author="Kanihaa" w:id="9" w:date="2026-09-25T08:48:49Z"/>
              </w:ins>
            </w:sdtContent>
          </w:sdt>
        </w:p>
      </w:sdtContent>
    </w:sdt>
    <w:sdt>
      <w:sdtPr>
        <w:id w:val="700945245"/>
        <w:tag w:val="goog_rdk_2043"/>
      </w:sdtPr>
      <w:sdtContent>
        <w:p w:rsidR="00000000" w:rsidDel="00000000" w:rsidP="00000000" w:rsidRDefault="00000000" w:rsidRPr="00000000" w14:paraId="000001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7" w:date="2026-09-22T00:19:54Z"/>
              <w:del w:author="Kanihaa" w:id="9" w:date="2026-09-25T08:48:49Z"/>
              <w:rFonts w:ascii="Cambria" w:cs="Cambria" w:eastAsia="Cambria" w:hAnsi="Cambria"/>
              <w:b w:val="1"/>
              <w:bCs w:val="1"/>
              <w:i w:val="1"/>
              <w:iCs w:val="1"/>
              <w:color w:val="cccccc"/>
              <w:sz w:val="24"/>
              <w:szCs w:val="24"/>
              <w:rPrChange w:author="Kavinilavu" w:id="97" w:date="2026-09-24T05:18:57Z">
                <w:rPr>
                  <w:rFonts w:ascii="Cambria" w:cs="Cambria" w:eastAsia="Cambria" w:hAnsi="Cambria"/>
                  <w:b w:val="1"/>
                  <w:bCs w:val="1"/>
                  <w:color w:val="cccccc"/>
                  <w:sz w:val="24"/>
                  <w:szCs w:val="24"/>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314975213"/>
              <w:tag w:val="goog_rdk_2040"/>
            </w:sdtPr>
            <w:sdtContent>
              <w:ins w:author="Pradeep" w:id="177" w:date="2026-09-22T00:19:54Z">
                <w:sdt>
                  <w:sdtPr>
                    <w:id w:val="1477819481"/>
                    <w:tag w:val="goog_rdk_2041"/>
                  </w:sdtPr>
                  <w:sdtContent>
                    <w:del w:author="Kanihaa" w:id="9" w:date="2026-09-25T08:48:49Z"/>
                  </w:sdtContent>
                </w:sdt>
              </w:ins>
              <w:sdt>
                <w:sdtPr>
                  <w:id w:val="-201982226"/>
                  <w:tag w:val="goog_rdk_2042"/>
                </w:sdtPr>
                <w:sdtContent>
                  <w:ins w:author="Pradeep" w:id="177"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to receive request</w:delText>
                      </w:r>
                    </w:del>
                  </w:ins>
                </w:sdtContent>
              </w:sdt>
              <w:ins w:author="Pradeep" w:id="177" w:date="2026-09-22T00:19:54Z">
                <w:del w:author="Kanihaa" w:id="9" w:date="2026-09-25T08:48:49Z"/>
              </w:ins>
            </w:sdtContent>
          </w:sdt>
        </w:p>
      </w:sdtContent>
    </w:sdt>
    <w:sdt>
      <w:sdtPr>
        <w:id w:val="-1000066329"/>
        <w:tag w:val="goog_rdk_2047"/>
      </w:sdtPr>
      <w:sdtContent>
        <w:p w:rsidR="00000000" w:rsidDel="00000000" w:rsidP="00000000" w:rsidRDefault="00000000" w:rsidRPr="00000000" w14:paraId="000001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7" w:date="2026-09-22T00:19:54Z"/>
              <w:del w:author="Kanihaa" w:id="9" w:date="2026-09-25T08:48:49Z"/>
              <w:rFonts w:ascii="Cambria" w:cs="Cambria" w:eastAsia="Cambria" w:hAnsi="Cambria"/>
              <w:b w:val="1"/>
              <w:bCs w:val="1"/>
              <w:i w:val="1"/>
              <w:iCs w:val="1"/>
              <w:color w:val="cccccc"/>
              <w:sz w:val="24"/>
              <w:szCs w:val="24"/>
              <w:rPrChange w:author="Kavinilavu" w:id="97" w:date="2026-09-24T05:18:57Z">
                <w:rPr>
                  <w:rFonts w:ascii="Cambria" w:cs="Cambria" w:eastAsia="Cambria" w:hAnsi="Cambria"/>
                  <w:b w:val="1"/>
                  <w:bCs w:val="1"/>
                  <w:color w:val="cccccc"/>
                  <w:sz w:val="24"/>
                  <w:szCs w:val="24"/>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508793782"/>
              <w:tag w:val="goog_rdk_2044"/>
            </w:sdtPr>
            <w:sdtContent>
              <w:ins w:author="Pradeep" w:id="177" w:date="2026-09-22T00:19:54Z">
                <w:sdt>
                  <w:sdtPr>
                    <w:id w:val="-2079550884"/>
                    <w:tag w:val="goog_rdk_2045"/>
                  </w:sdtPr>
                  <w:sdtContent>
                    <w:del w:author="Kanihaa" w:id="9" w:date="2026-09-25T08:48:49Z"/>
                  </w:sdtContent>
                </w:sdt>
              </w:ins>
              <w:sdt>
                <w:sdtPr>
                  <w:id w:val="1114179674"/>
                  <w:tag w:val="goog_rdk_2046"/>
                </w:sdtPr>
                <w:sdtContent>
                  <w:ins w:author="Pradeep" w:id="177"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input validate and process</w:delText>
                      </w:r>
                    </w:del>
                  </w:ins>
                </w:sdtContent>
              </w:sdt>
              <w:ins w:author="Pradeep" w:id="177" w:date="2026-09-22T00:19:54Z">
                <w:del w:author="Kanihaa" w:id="9" w:date="2026-09-25T08:48:49Z"/>
              </w:ins>
            </w:sdtContent>
          </w:sdt>
        </w:p>
      </w:sdtContent>
    </w:sdt>
    <w:sdt>
      <w:sdtPr>
        <w:id w:val="1277806367"/>
        <w:tag w:val="goog_rdk_2051"/>
      </w:sdtPr>
      <w:sdtContent>
        <w:p w:rsidR="00000000" w:rsidDel="00000000" w:rsidP="00000000" w:rsidRDefault="00000000" w:rsidRPr="00000000" w14:paraId="000001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7" w:date="2026-09-22T00:19:54Z"/>
              <w:del w:author="Kanihaa" w:id="9" w:date="2026-09-25T08:48:49Z"/>
              <w:rFonts w:ascii="Cambria" w:cs="Cambria" w:eastAsia="Cambria" w:hAnsi="Cambria"/>
              <w:b w:val="1"/>
              <w:bCs w:val="1"/>
              <w:i w:val="1"/>
              <w:iCs w:val="1"/>
              <w:color w:val="cccccc"/>
              <w:sz w:val="24"/>
              <w:szCs w:val="24"/>
              <w:rPrChange w:author="Kavinilavu" w:id="97" w:date="2026-09-24T05:18:57Z">
                <w:rPr>
                  <w:rFonts w:ascii="Cambria" w:cs="Cambria" w:eastAsia="Cambria" w:hAnsi="Cambria"/>
                  <w:b w:val="1"/>
                  <w:bCs w:val="1"/>
                  <w:color w:val="cccccc"/>
                  <w:sz w:val="24"/>
                  <w:szCs w:val="24"/>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872975925"/>
              <w:tag w:val="goog_rdk_2048"/>
            </w:sdtPr>
            <w:sdtContent>
              <w:ins w:author="Pradeep" w:id="177" w:date="2026-09-22T00:19:54Z">
                <w:sdt>
                  <w:sdtPr>
                    <w:id w:val="-1945653567"/>
                    <w:tag w:val="goog_rdk_2049"/>
                  </w:sdtPr>
                  <w:sdtContent>
                    <w:del w:author="Kanihaa" w:id="9" w:date="2026-09-25T08:48:49Z"/>
                  </w:sdtContent>
                </w:sdt>
              </w:ins>
              <w:sdt>
                <w:sdtPr>
                  <w:id w:val="1354856584"/>
                  <w:tag w:val="goog_rdk_2050"/>
                </w:sdtPr>
                <w:sdtContent>
                  <w:ins w:author="Pradeep" w:id="177"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communicate with gemini</w:delText>
                      </w:r>
                    </w:del>
                  </w:ins>
                </w:sdtContent>
              </w:sdt>
              <w:ins w:author="Pradeep" w:id="177" w:date="2026-09-22T00:19:54Z">
                <w:del w:author="Kanihaa" w:id="9" w:date="2026-09-25T08:48:49Z"/>
              </w:ins>
            </w:sdtContent>
          </w:sdt>
        </w:p>
      </w:sdtContent>
    </w:sdt>
    <w:sdt>
      <w:sdtPr>
        <w:id w:val="943810824"/>
        <w:tag w:val="goog_rdk_2055"/>
      </w:sdtPr>
      <w:sdtContent>
        <w:p w:rsidR="00000000" w:rsidDel="00000000" w:rsidP="00000000" w:rsidRDefault="00000000" w:rsidRPr="00000000" w14:paraId="000001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7" w:date="2026-09-22T00:19:54Z"/>
              <w:del w:author="Kanihaa" w:id="9" w:date="2026-09-25T08:48:49Z"/>
              <w:rFonts w:ascii="Cambria" w:cs="Cambria" w:eastAsia="Cambria" w:hAnsi="Cambria"/>
              <w:b w:val="1"/>
              <w:bCs w:val="1"/>
              <w:i w:val="1"/>
              <w:iCs w:val="1"/>
              <w:color w:val="cccccc"/>
              <w:sz w:val="24"/>
              <w:szCs w:val="24"/>
              <w:rPrChange w:author="Kavinilavu" w:id="97" w:date="2026-09-24T05:18:57Z">
                <w:rPr>
                  <w:rFonts w:ascii="Cambria" w:cs="Cambria" w:eastAsia="Cambria" w:hAnsi="Cambria"/>
                  <w:b w:val="1"/>
                  <w:bCs w:val="1"/>
                  <w:color w:val="cccccc"/>
                  <w:sz w:val="24"/>
                  <w:szCs w:val="24"/>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2126855178"/>
              <w:tag w:val="goog_rdk_2052"/>
            </w:sdtPr>
            <w:sdtContent>
              <w:ins w:author="Pradeep" w:id="177" w:date="2026-09-22T00:19:54Z">
                <w:sdt>
                  <w:sdtPr>
                    <w:id w:val="-685348155"/>
                    <w:tag w:val="goog_rdk_2053"/>
                  </w:sdtPr>
                  <w:sdtContent>
                    <w:del w:author="Kanihaa" w:id="9" w:date="2026-09-25T08:48:49Z"/>
                  </w:sdtContent>
                </w:sdt>
              </w:ins>
              <w:sdt>
                <w:sdtPr>
                  <w:id w:val="1497505302"/>
                  <w:tag w:val="goog_rdk_2054"/>
                </w:sdtPr>
                <w:sdtContent>
                  <w:ins w:author="Pradeep" w:id="177"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return response</w:delText>
                      </w:r>
                    </w:del>
                  </w:ins>
                </w:sdtContent>
              </w:sdt>
              <w:ins w:author="Pradeep" w:id="177" w:date="2026-09-22T00:19:54Z">
                <w:del w:author="Kanihaa" w:id="9" w:date="2026-09-25T08:48:49Z"/>
              </w:ins>
            </w:sdtContent>
          </w:sdt>
        </w:p>
      </w:sdtContent>
    </w:sdt>
    <w:sdt>
      <w:sdtPr>
        <w:id w:val="1863606936"/>
        <w:tag w:val="goog_rdk_2061"/>
      </w:sdtPr>
      <w:sdtContent>
        <w:p w:rsidR="00000000" w:rsidDel="00000000" w:rsidP="00000000" w:rsidRDefault="00000000" w:rsidRPr="00000000" w14:paraId="000001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7" w:date="2026-09-22T00:19:54Z"/>
              <w:del w:author="Kanihaa" w:id="9" w:date="2026-09-25T08:48:49Z"/>
              <w:rFonts w:ascii="Cambria" w:cs="Cambria" w:eastAsia="Cambria" w:hAnsi="Cambria"/>
              <w:b w:val="1"/>
              <w:bCs w:val="1"/>
              <w:i w:val="1"/>
              <w:iCs w:val="1"/>
              <w:color w:val="cccccc"/>
              <w:sz w:val="24"/>
              <w:szCs w:val="24"/>
              <w:rPrChange w:author="Kavinilavu" w:id="97" w:date="2026-09-24T05:18:57Z">
                <w:rPr>
                  <w:rFonts w:ascii="Cambria" w:cs="Cambria" w:eastAsia="Cambria" w:hAnsi="Cambria"/>
                  <w:b w:val="1"/>
                  <w:bCs w:val="1"/>
                  <w:color w:val="cccccc"/>
                  <w:sz w:val="24"/>
                  <w:szCs w:val="24"/>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62008640"/>
              <w:tag w:val="goog_rdk_2056"/>
            </w:sdtPr>
            <w:sdtContent>
              <w:ins w:author="Pradeep" w:id="177" w:date="2026-09-22T00:19:54Z">
                <w:sdt>
                  <w:sdtPr>
                    <w:id w:val="1559621723"/>
                    <w:tag w:val="goog_rdk_2057"/>
                  </w:sdtPr>
                  <w:sdtContent>
                    <w:del w:author="Kanihaa" w:id="9" w:date="2026-09-25T08:48:49Z"/>
                  </w:sdtContent>
                </w:sdt>
              </w:ins>
              <w:sdt>
                <w:sdtPr>
                  <w:id w:val="1351692803"/>
                  <w:tag w:val="goog_rdk_2058"/>
                </w:sdtPr>
                <w:sdtContent>
                  <w:ins w:author="Pradeep" w:id="177"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handles </w:delText>
                      </w:r>
                    </w:del>
                  </w:ins>
                </w:sdtContent>
              </w:sdt>
              <w:ins w:author="Pradeep" w:id="177" w:date="2026-09-22T00:19:54Z">
                <w:del w:author="Kanihaa" w:id="9" w:date="2026-09-25T08:48:49Z">
                  <w:sdt>
                    <w:sdtPr>
                      <w:id w:val="-1555396850"/>
                      <w:tag w:val="goog_rdk_205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authentication</w:delText>
                      </w:r>
                    </w:sdtContent>
                  </w:sdt>
                  <w:sdt>
                    <w:sdtPr>
                      <w:id w:val="-1923513339"/>
                      <w:tag w:val="goog_rdk_206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 and sessions</w:delText>
                      </w:r>
                    </w:sdtContent>
                  </w:sdt>
                </w:del>
              </w:ins>
            </w:sdtContent>
          </w:sdt>
        </w:p>
      </w:sdtContent>
    </w:sdt>
    <w:sdt>
      <w:sdtPr>
        <w:id w:val="15891394"/>
        <w:tag w:val="goog_rdk_2065"/>
      </w:sdtPr>
      <w:sdtContent>
        <w:p w:rsidR="00000000" w:rsidDel="00000000" w:rsidP="00000000" w:rsidRDefault="00000000" w:rsidRPr="00000000" w14:paraId="000001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7" w:date="2026-09-22T00:19:54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331304534"/>
              <w:tag w:val="goog_rdk_2062"/>
            </w:sdtPr>
            <w:sdtContent>
              <w:ins w:author="Pradeep" w:id="177" w:date="2026-09-22T00:19:54Z">
                <w:sdt>
                  <w:sdtPr>
                    <w:id w:val="-1527216649"/>
                    <w:tag w:val="goog_rdk_2063"/>
                  </w:sdtPr>
                  <w:sdtContent>
                    <w:del w:author="Kanihaa" w:id="9" w:date="2026-09-25T08:48:49Z"/>
                  </w:sdtContent>
                </w:sdt>
              </w:ins>
              <w:sdt>
                <w:sdtPr>
                  <w:id w:val="-160966197"/>
                  <w:tag w:val="goog_rdk_2064"/>
                </w:sdtPr>
                <w:sdtContent>
                  <w:ins w:author="Pradeep" w:id="177"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Fast API- python web framework for building APIs</w:delText>
                      </w:r>
                    </w:del>
                  </w:ins>
                </w:sdtContent>
              </w:sdt>
              <w:ins w:author="Pradeep" w:id="177" w:date="2026-09-22T00:19:54Z">
                <w:del w:author="Kanihaa" w:id="9" w:date="2026-09-25T08:48:49Z"/>
              </w:ins>
            </w:sdtContent>
          </w:sdt>
        </w:p>
      </w:sdtContent>
    </w:sdt>
    <w:sdt>
      <w:sdtPr>
        <w:id w:val="2024644016"/>
        <w:tag w:val="goog_rdk_2069"/>
      </w:sdtPr>
      <w:sdtContent>
        <w:p w:rsidR="00000000" w:rsidDel="00000000" w:rsidP="00000000" w:rsidRDefault="00000000" w:rsidRPr="00000000" w14:paraId="000001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7" w:date="2026-09-22T00:19:54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2036398251"/>
              <w:tag w:val="goog_rdk_2066"/>
            </w:sdtPr>
            <w:sdtContent>
              <w:ins w:author="Pradeep" w:id="177" w:date="2026-09-22T00:19:54Z">
                <w:sdt>
                  <w:sdtPr>
                    <w:id w:val="-609094212"/>
                    <w:tag w:val="goog_rdk_2067"/>
                  </w:sdtPr>
                  <w:sdtContent>
                    <w:del w:author="Kanihaa" w:id="9" w:date="2026-09-25T08:48:49Z"/>
                  </w:sdtContent>
                </w:sdt>
              </w:ins>
              <w:sdt>
                <w:sdtPr>
                  <w:id w:val="880918065"/>
                  <w:tag w:val="goog_rdk_2068"/>
                </w:sdtPr>
                <w:sdtContent>
                  <w:ins w:author="Pradeep" w:id="177"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route-function-processing-response</w:delText>
                      </w:r>
                    </w:del>
                  </w:ins>
                </w:sdtContent>
              </w:sdt>
              <w:ins w:author="Pradeep" w:id="177" w:date="2026-09-22T00:19:54Z">
                <w:del w:author="Kanihaa" w:id="9" w:date="2026-09-25T08:48:49Z"/>
              </w:ins>
            </w:sdtContent>
          </w:sdt>
        </w:p>
      </w:sdtContent>
    </w:sdt>
    <w:sdt>
      <w:sdtPr>
        <w:id w:val="1604030004"/>
        <w:tag w:val="goog_rdk_2073"/>
      </w:sdtPr>
      <w:sdtContent>
        <w:p w:rsidR="00000000" w:rsidDel="00000000" w:rsidP="00000000" w:rsidRDefault="00000000" w:rsidRPr="00000000" w14:paraId="000001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7" w:date="2026-09-22T00:19:54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69550153"/>
              <w:tag w:val="goog_rdk_2070"/>
            </w:sdtPr>
            <w:sdtContent>
              <w:ins w:author="Pradeep" w:id="177" w:date="2026-09-22T00:19:54Z">
                <w:sdt>
                  <w:sdtPr>
                    <w:id w:val="1458404875"/>
                    <w:tag w:val="goog_rdk_2071"/>
                  </w:sdtPr>
                  <w:sdtContent>
                    <w:del w:author="Kanihaa" w:id="9" w:date="2026-09-25T08:48:49Z"/>
                  </w:sdtContent>
                </w:sdt>
              </w:ins>
              <w:sdt>
                <w:sdtPr>
                  <w:id w:val="2022582306"/>
                  <w:tag w:val="goog_rdk_2072"/>
                </w:sdtPr>
                <w:sdtContent>
                  <w:ins w:author="Pradeep" w:id="177"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instead of single file seperate into modules</w:delText>
                      </w:r>
                    </w:del>
                  </w:ins>
                </w:sdtContent>
              </w:sdt>
              <w:ins w:author="Pradeep" w:id="177" w:date="2026-09-22T00:19:54Z">
                <w:del w:author="Kanihaa" w:id="9" w:date="2026-09-25T08:48:49Z"/>
              </w:ins>
            </w:sdtContent>
          </w:sdt>
        </w:p>
      </w:sdtContent>
    </w:sdt>
    <w:sdt>
      <w:sdtPr>
        <w:id w:val="647781695"/>
        <w:tag w:val="goog_rdk_2077"/>
      </w:sdtPr>
      <w:sdtContent>
        <w:p w:rsidR="00000000" w:rsidDel="00000000" w:rsidP="00000000" w:rsidRDefault="00000000" w:rsidRPr="00000000" w14:paraId="000001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7" w:date="2026-09-22T00:19:54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641296457"/>
              <w:tag w:val="goog_rdk_2074"/>
            </w:sdtPr>
            <w:sdtContent>
              <w:ins w:author="Pradeep" w:id="177" w:date="2026-09-22T00:19:54Z">
                <w:sdt>
                  <w:sdtPr>
                    <w:id w:val="-1766877093"/>
                    <w:tag w:val="goog_rdk_2075"/>
                  </w:sdtPr>
                  <w:sdtContent>
                    <w:del w:author="Kanihaa" w:id="9" w:date="2026-09-25T08:48:49Z"/>
                  </w:sdtContent>
                </w:sdt>
              </w:ins>
              <w:sdt>
                <w:sdtPr>
                  <w:id w:val="-1333398245"/>
                  <w:tag w:val="goog_rdk_2076"/>
                </w:sdtPr>
                <w:sdtContent>
                  <w:ins w:author="Pradeep" w:id="177"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routes-handles API end points</w:delText>
                      </w:r>
                    </w:del>
                  </w:ins>
                </w:sdtContent>
              </w:sdt>
              <w:ins w:author="Pradeep" w:id="177" w:date="2026-09-22T00:19:54Z">
                <w:del w:author="Kanihaa" w:id="9" w:date="2026-09-25T08:48:49Z"/>
              </w:ins>
            </w:sdtContent>
          </w:sdt>
        </w:p>
      </w:sdtContent>
    </w:sdt>
    <w:sdt>
      <w:sdtPr>
        <w:id w:val="-1159843775"/>
        <w:tag w:val="goog_rdk_2081"/>
      </w:sdtPr>
      <w:sdtContent>
        <w:p w:rsidR="00000000" w:rsidDel="00000000" w:rsidP="00000000" w:rsidRDefault="00000000" w:rsidRPr="00000000" w14:paraId="000001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7" w:date="2026-09-22T00:19:54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490174492"/>
              <w:tag w:val="goog_rdk_2078"/>
            </w:sdtPr>
            <w:sdtContent>
              <w:ins w:author="Pradeep" w:id="177" w:date="2026-09-22T00:19:54Z">
                <w:sdt>
                  <w:sdtPr>
                    <w:id w:val="-1976616125"/>
                    <w:tag w:val="goog_rdk_2079"/>
                  </w:sdtPr>
                  <w:sdtContent>
                    <w:del w:author="Kanihaa" w:id="9" w:date="2026-09-25T08:48:49Z"/>
                  </w:sdtContent>
                </w:sdt>
              </w:ins>
              <w:sdt>
                <w:sdtPr>
                  <w:id w:val="-1976238856"/>
                  <w:tag w:val="goog_rdk_2080"/>
                </w:sdtPr>
                <w:sdtContent>
                  <w:ins w:author="Pradeep" w:id="177"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services-business logic and gemini calls</w:delText>
                      </w:r>
                    </w:del>
                  </w:ins>
                </w:sdtContent>
              </w:sdt>
              <w:ins w:author="Pradeep" w:id="177" w:date="2026-09-22T00:19:54Z">
                <w:del w:author="Kanihaa" w:id="9" w:date="2026-09-25T08:48:49Z"/>
              </w:ins>
            </w:sdtContent>
          </w:sdt>
        </w:p>
      </w:sdtContent>
    </w:sdt>
    <w:sdt>
      <w:sdtPr>
        <w:id w:val="591074816"/>
        <w:tag w:val="goog_rdk_2086"/>
      </w:sdtPr>
      <w:sdtContent>
        <w:p w:rsidR="00000000" w:rsidDel="00000000" w:rsidP="00000000" w:rsidRDefault="00000000" w:rsidRPr="00000000" w14:paraId="000001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7" w:date="2026-09-22T00:19:54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380610406"/>
              <w:tag w:val="goog_rdk_2082"/>
            </w:sdtPr>
            <w:sdtContent>
              <w:ins w:author="Pradeep" w:id="177" w:date="2026-09-22T00:19:54Z">
                <w:sdt>
                  <w:sdtPr>
                    <w:id w:val="-786595787"/>
                    <w:tag w:val="goog_rdk_2083"/>
                  </w:sdtPr>
                  <w:sdtContent>
                    <w:del w:author="Kanihaa" w:id="9" w:date="2026-09-25T08:48:49Z"/>
                  </w:sdtContent>
                </w:sdt>
              </w:ins>
              <w:sdt>
                <w:sdtPr>
                  <w:id w:val="-1601183166"/>
                  <w:tag w:val="goog_rdk_2084"/>
                </w:sdtPr>
                <w:sdtContent>
                  <w:ins w:author="Pradeep" w:id="177"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models-defines input output </w:delText>
                      </w:r>
                    </w:del>
                  </w:ins>
                </w:sdtContent>
              </w:sdt>
              <w:ins w:author="Pradeep" w:id="177" w:date="2026-09-22T00:19:54Z">
                <w:del w:author="Kanihaa" w:id="9" w:date="2026-09-25T08:48:49Z">
                  <w:sdt>
                    <w:sdtPr>
                      <w:id w:val="573598100"/>
                      <w:tag w:val="goog_rdk_208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data structure</w:delText>
                      </w:r>
                    </w:sdtContent>
                  </w:sdt>
                </w:del>
              </w:ins>
            </w:sdtContent>
          </w:sdt>
        </w:p>
      </w:sdtContent>
    </w:sdt>
    <w:sdt>
      <w:sdtPr>
        <w:id w:val="-481693924"/>
        <w:tag w:val="goog_rdk_2093"/>
      </w:sdtPr>
      <w:sdtContent>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Kanihaa" w:id="9" w:date="2026-09-25T08:48:49Z"/>
              <w:strike w:val="1"/>
              <w:rPrChange w:author="Sushanth G.k" w:id="157" w:date="2026-09-24T07:06:28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Sushanth G.k" w:id="0" w:date="2026-09-24T07:06:28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65050304"/>
              <w:tag w:val="goog_rdk_2087"/>
            </w:sdtPr>
            <w:sdtContent>
              <w:ins w:author="Pradeep" w:id="177" w:date="2026-09-22T00:19:54Z">
                <w:sdt>
                  <w:sdtPr>
                    <w:id w:val="-1650082690"/>
                    <w:tag w:val="goog_rdk_2088"/>
                  </w:sdtPr>
                  <w:sdtContent>
                    <w:del w:author="Kanihaa" w:id="9" w:date="2026-09-25T08:48:49Z"/>
                  </w:sdtContent>
                </w:sdt>
              </w:ins>
              <w:sdt>
                <w:sdtPr>
                  <w:id w:val="-1052739312"/>
                  <w:tag w:val="goog_rdk_2089"/>
                </w:sdtPr>
                <w:sdtContent>
                  <w:ins w:author="Pradeep" w:id="177"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CORS-helps frontend and backend safe commun</w:delText>
                      </w:r>
                    </w:del>
                  </w:ins>
                </w:sdtContent>
              </w:sdt>
              <w:ins w:author="Pradeep" w:id="177" w:date="2026-09-22T00:19:54Z">
                <w:del w:author="Kanihaa" w:id="9" w:date="2026-09-25T08:48:49Z">
                  <w:sdt>
                    <w:sdtPr>
                      <w:id w:val="506604620"/>
                      <w:tag w:val="goog_rdk_209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ication</w:delText>
                      </w:r>
                    </w:sdtContent>
                  </w:sdt>
                </w:del>
              </w:ins>
            </w:sdtContent>
          </w:sdt>
          <w:sdt>
            <w:sdtPr>
              <w:id w:val="614403162"/>
              <w:tag w:val="goog_rdk_2091"/>
            </w:sdtPr>
            <w:sdtContent>
              <w:del w:author="Kanihaa" w:id="9" w:date="2026-09-25T08:48:49Z"/>
              <w:sdt>
                <w:sdtPr>
                  <w:id w:val="-276113631"/>
                  <w:tag w:val="goog_rdk_2092"/>
                </w:sdtPr>
                <w:sdtContent>
                  <w:del w:author="Kanihaa" w:id="9" w:date="2026-09-25T08:48:49Z">
                    <w:r w:rsidDel="00000000" w:rsidR="00000000" w:rsidRPr="00000000">
                      <w:rPr>
                        <w:rtl w:val="0"/>
                      </w:rPr>
                    </w:r>
                  </w:del>
                </w:sdtContent>
              </w:sdt>
              <w:del w:author="Kanihaa" w:id="9" w:date="2026-09-25T08:48:49Z"/>
            </w:sdtContent>
          </w:sdt>
        </w:p>
      </w:sdtContent>
    </w:sdt>
    <w:sdt>
      <w:sdtPr>
        <w:id w:val="-544403762"/>
        <w:tag w:val="goog_rdk_2096"/>
      </w:sdtPr>
      <w:sdtContent>
        <w:p w:rsidR="00000000" w:rsidDel="00000000" w:rsidP="00000000" w:rsidRDefault="00000000" w:rsidRPr="00000000" w14:paraId="0000015B">
          <w:pPr>
            <w:pStyle w:val="Heading1"/>
            <w:numPr>
              <w:ilvl w:val="0"/>
              <w:numId w:val="5"/>
            </w:numPr>
            <w:spacing w:line="259" w:lineRule="auto"/>
            <w:ind w:left="720" w:hanging="360"/>
            <w:rPr>
              <w:del w:author="Kanihaa" w:id="9" w:date="2026-09-25T08:48:49Z"/>
              <w:rFonts w:ascii="Cambria" w:cs="Cambria" w:eastAsia="Cambria" w:hAnsi="Cambria"/>
              <w:b w:val="1"/>
              <w:bCs w:val="1"/>
              <w:strike w:val="1"/>
              <w:sz w:val="24"/>
              <w:szCs w:val="24"/>
              <w:rPrChange w:author="Santhosh A" w:id="178" w:date="2026-09-25T08:40:12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Santhosh A" w:id="0" w:date="2026-09-25T08:40:12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11930360"/>
              <w:tag w:val="goog_rdk_2094"/>
            </w:sdtPr>
            <w:sdtContent>
              <w:del w:author="Kanihaa" w:id="9" w:date="2026-09-25T08:48:49Z"/>
              <w:sdt>
                <w:sdtPr>
                  <w:id w:val="837267712"/>
                  <w:tag w:val="goog_rdk_2095"/>
                </w:sdtPr>
                <w:sdtContent>
                  <w:del w:author="Kanihaa" w:id="9" w:date="2026-09-25T08:48:49Z">
                    <w:r w:rsidDel="00000000" w:rsidR="00000000" w:rsidRPr="00000000">
                      <w:rPr>
                        <w:rtl w:val="0"/>
                      </w:rPr>
                    </w:r>
                  </w:del>
                </w:sdtContent>
              </w:sdt>
              <w:del w:author="Kanihaa" w:id="9" w:date="2026-09-25T08:48:49Z"/>
            </w:sdtContent>
          </w:sdt>
        </w:p>
      </w:sdtContent>
    </w:sdt>
    <w:sdt>
      <w:sdtPr>
        <w:id w:val="-2063947365"/>
        <w:tag w:val="goog_rdk_2099"/>
      </w:sdtPr>
      <w:sdtContent>
        <w:p w:rsidR="00000000" w:rsidDel="00000000" w:rsidP="00000000" w:rsidRDefault="00000000" w:rsidRPr="00000000" w14:paraId="0000015C">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53585938"/>
              <w:tag w:val="goog_rdk_2097"/>
            </w:sdtPr>
            <w:sdtContent>
              <w:del w:author="Kanihaa" w:id="9" w:date="2026-09-25T08:48:49Z"/>
              <w:sdt>
                <w:sdtPr>
                  <w:id w:val="-593242195"/>
                  <w:tag w:val="goog_rdk_2098"/>
                </w:sdtPr>
                <w:sdtContent>
                  <w:del w:author="Kanihaa" w:id="9" w:date="2026-09-25T08:48:49Z">
                    <w:r w:rsidDel="00000000" w:rsidR="00000000" w:rsidRPr="00000000">
                      <w:rPr>
                        <w:rtl w:val="0"/>
                      </w:rPr>
                    </w:r>
                  </w:del>
                </w:sdtContent>
              </w:sdt>
              <w:del w:author="Kanihaa" w:id="9" w:date="2026-09-25T08:48:49Z"/>
            </w:sdtContent>
          </w:sdt>
        </w:p>
      </w:sdtContent>
    </w:sdt>
    <w:sdt>
      <w:sdtPr>
        <w:id w:val="-1306582823"/>
        <w:tag w:val="goog_rdk_2102"/>
      </w:sdtPr>
      <w:sdtContent>
        <w:p w:rsidR="00000000" w:rsidDel="00000000" w:rsidP="00000000" w:rsidRDefault="00000000" w:rsidRPr="00000000" w14:paraId="0000015D">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83569030"/>
              <w:tag w:val="goog_rdk_2100"/>
            </w:sdtPr>
            <w:sdtContent>
              <w:del w:author="Kanihaa" w:id="9" w:date="2026-09-25T08:48:49Z"/>
              <w:sdt>
                <w:sdtPr>
                  <w:id w:val="1189365521"/>
                  <w:tag w:val="goog_rdk_2101"/>
                </w:sdtPr>
                <w:sdtContent>
                  <w:del w:author="Kanihaa" w:id="9" w:date="2026-09-25T08:48:49Z">
                    <w:r w:rsidDel="00000000" w:rsidR="00000000" w:rsidRPr="00000000">
                      <w:rPr>
                        <w:rtl w:val="0"/>
                      </w:rPr>
                    </w:r>
                  </w:del>
                </w:sdtContent>
              </w:sdt>
              <w:del w:author="Kanihaa" w:id="9" w:date="2026-09-25T08:48:49Z"/>
            </w:sdtContent>
          </w:sdt>
        </w:p>
      </w:sdtContent>
    </w:sdt>
    <w:sdt>
      <w:sdtPr>
        <w:id w:val="2055291063"/>
        <w:tag w:val="goog_rdk_2105"/>
      </w:sdtPr>
      <w:sdtContent>
        <w:p w:rsidR="00000000" w:rsidDel="00000000" w:rsidP="00000000" w:rsidRDefault="00000000" w:rsidRPr="00000000" w14:paraId="0000015E">
          <w:pPr>
            <w:pStyle w:val="Heading1"/>
            <w:spacing w:after="160"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pPrChange>
          </w:pPr>
          <w:sdt>
            <w:sdtPr>
              <w:id w:val="1520978008"/>
              <w:tag w:val="goog_rdk_2103"/>
            </w:sdtPr>
            <w:sdtContent>
              <w:del w:author="Kanihaa" w:id="9" w:date="2026-09-25T08:48:49Z"/>
              <w:sdt>
                <w:sdtPr>
                  <w:id w:val="-1647630273"/>
                  <w:tag w:val="goog_rdk_2104"/>
                </w:sdtPr>
                <w:sdtContent>
                  <w:del w:author="Kanihaa" w:id="9" w:date="2026-09-25T08:48:49Z">
                    <w:r w:rsidDel="00000000" w:rsidR="00000000" w:rsidRPr="00000000">
                      <w:rPr>
                        <w:rtl w:val="0"/>
                      </w:rPr>
                    </w:r>
                  </w:del>
                </w:sdtContent>
              </w:sdt>
              <w:del w:author="Kanihaa" w:id="9" w:date="2026-09-25T08:48:49Z"/>
            </w:sdtContent>
          </w:sdt>
        </w:p>
      </w:sdtContent>
    </w:sdt>
    <w:sdt>
      <w:sdtPr>
        <w:id w:val="-669141580"/>
        <w:tag w:val="goog_rdk_2108"/>
      </w:sdtPr>
      <w:sdtContent>
        <w:p w:rsidR="00000000" w:rsidDel="00000000" w:rsidP="00000000" w:rsidRDefault="00000000" w:rsidRPr="00000000" w14:paraId="0000015F">
          <w:pPr>
            <w:pStyle w:val="Heading1"/>
            <w:spacing w:after="160"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pPrChange>
          </w:pPr>
          <w:sdt>
            <w:sdtPr>
              <w:id w:val="1569881293"/>
              <w:tag w:val="goog_rdk_2106"/>
            </w:sdtPr>
            <w:sdtContent>
              <w:del w:author="Kanihaa" w:id="9" w:date="2026-09-25T08:48:49Z"/>
              <w:sdt>
                <w:sdtPr>
                  <w:id w:val="-754917469"/>
                  <w:tag w:val="goog_rdk_2107"/>
                </w:sdtPr>
                <w:sdtContent>
                  <w:del w:author="Kanihaa" w:id="9" w:date="2026-09-25T08:48:49Z">
                    <w:r w:rsidDel="00000000" w:rsidR="00000000" w:rsidRPr="00000000">
                      <w:rPr>
                        <w:rtl w:val="0"/>
                      </w:rPr>
                    </w:r>
                  </w:del>
                </w:sdtContent>
              </w:sdt>
              <w:del w:author="Kanihaa" w:id="9" w:date="2026-09-25T08:48:49Z"/>
            </w:sdtContent>
          </w:sdt>
        </w:p>
      </w:sdtContent>
    </w:sdt>
    <w:sdt>
      <w:sdtPr>
        <w:id w:val="-613755837"/>
        <w:tag w:val="goog_rdk_2111"/>
      </w:sdtPr>
      <w:sdtContent>
        <w:p w:rsidR="00000000" w:rsidDel="00000000" w:rsidP="00000000" w:rsidRDefault="00000000" w:rsidRPr="00000000" w14:paraId="00000160">
          <w:pPr>
            <w:pStyle w:val="Heading1"/>
            <w:keepNext w:val="0"/>
            <w:keepLines w:val="0"/>
            <w:spacing w:after="8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color w:val="000000"/>
                  <w:sz w:val="24"/>
                  <w:szCs w:val="24"/>
                </w:rPr>
              </w:rPrChange>
            </w:rPr>
            <w:pPrChange w:author="Gayathri" w:id="0" w:date="2026-09-24T05:13:41Z">
              <w:pPr>
                <w:pStyle w:val="Heading2"/>
                <w:keepNext w:val="0"/>
                <w:keepLines w:val="0"/>
                <w:spacing w:after="80" w:before="360" w:lineRule="auto"/>
              </w:pPr>
            </w:pPrChange>
          </w:pPr>
          <w:sdt>
            <w:sdtPr>
              <w:id w:val="804619437"/>
              <w:tag w:val="goog_rdk_2109"/>
            </w:sdtPr>
            <w:sdtContent>
              <w:del w:author="Kanihaa" w:id="9" w:date="2026-09-25T08:48:49Z"/>
              <w:sdt>
                <w:sdtPr>
                  <w:id w:val="350252058"/>
                  <w:tag w:val="goog_rdk_211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MILESTONE 4: UI Development</w:delText>
                    </w:r>
                  </w:del>
                </w:sdtContent>
              </w:sdt>
              <w:del w:author="Kanihaa" w:id="9" w:date="2026-09-25T08:48:49Z">
                <w:bookmarkStart w:colFirst="0" w:colLast="0" w:name="_heading=h.95lubtn1jv67" w:id="36"/>
                <w:bookmarkEnd w:id="36"/>
              </w:del>
            </w:sdtContent>
          </w:sdt>
        </w:p>
      </w:sdtContent>
    </w:sdt>
    <w:sdt>
      <w:sdtPr>
        <w:id w:val="507695890"/>
        <w:tag w:val="goog_rdk_2124"/>
      </w:sdtPr>
      <w:sdtContent>
        <w:p w:rsidR="00000000" w:rsidDel="00000000" w:rsidP="00000000" w:rsidRDefault="00000000" w:rsidRPr="00000000" w14:paraId="00000161">
          <w:pPr>
            <w:pStyle w:val="Heading1"/>
            <w:spacing w:after="240" w:befor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Rule="auto"/>
              </w:pPr>
            </w:pPrChange>
          </w:pPr>
          <w:sdt>
            <w:sdtPr>
              <w:id w:val="1853856296"/>
              <w:tag w:val="goog_rdk_2112"/>
            </w:sdtPr>
            <w:sdtContent>
              <w:del w:author="Kanihaa" w:id="9" w:date="2026-09-25T08:48:49Z"/>
              <w:sdt>
                <w:sdtPr>
                  <w:id w:val="56693957"/>
                  <w:tag w:val="goog_rdk_211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This milestone focuses on developing a </w:delText>
                    </w:r>
                  </w:del>
                </w:sdtContent>
              </w:sdt>
              <w:del w:author="Kanihaa" w:id="9" w:date="2026-09-25T08:48:49Z">
                <w:sdt>
                  <w:sdtPr>
                    <w:id w:val="-1657162299"/>
                    <w:tag w:val="goog_rdk_211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lightweight, responsive, and intuitive frontend</w:delText>
                    </w:r>
                  </w:sdtContent>
                </w:sdt>
                <w:sdt>
                  <w:sdtPr>
                    <w:id w:val="1688120960"/>
                    <w:tag w:val="goog_rdk_211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for </w:delText>
                    </w:r>
                  </w:sdtContent>
                </w:sdt>
                <w:sdt>
                  <w:sdtPr>
                    <w:id w:val="-1469179114"/>
                    <w:tag w:val="goog_rdk_211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PocketSmart AI</w:delText>
                    </w:r>
                  </w:sdtContent>
                </w:sdt>
                <w:sdt>
                  <w:sdtPr>
                    <w:id w:val="1578592363"/>
                    <w:tag w:val="goog_rdk_211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using </w:delText>
                    </w:r>
                  </w:sdtContent>
                </w:sdt>
                <w:sdt>
                  <w:sdtPr>
                    <w:id w:val="330909170"/>
                    <w:tag w:val="goog_rdk_211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HTML</w:delText>
                    </w:r>
                  </w:sdtContent>
                </w:sdt>
                <w:sdt>
                  <w:sdtPr>
                    <w:id w:val="1311865502"/>
                    <w:tag w:val="goog_rdk_211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1460311177"/>
                    <w:tag w:val="goog_rdk_212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CSS</w:delText>
                    </w:r>
                  </w:sdtContent>
                </w:sdt>
                <w:sdt>
                  <w:sdtPr>
                    <w:id w:val="1491569251"/>
                    <w:tag w:val="goog_rdk_212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and </w:delText>
                    </w:r>
                  </w:sdtContent>
                </w:sdt>
                <w:sdt>
                  <w:sdtPr>
                    <w:id w:val="-571981772"/>
                    <w:tag w:val="goog_rdk_212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Jinja2 templates</w:delText>
                    </w:r>
                  </w:sdtContent>
                </w:sdt>
                <w:sdt>
                  <w:sdtPr>
                    <w:id w:val="903236081"/>
                    <w:tag w:val="goog_rdk_212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The interface enables users to interact seamlessly with the system's budget-based recommendation capabilities across Home Interior, Party Planning, and Jewelry categories. It is tightly integrated with FastAPI backend endpoints to facilitate real-time input and AI-powered output rendering.The goal is to maintain a clean, user-friendly design that supports multi-category inputs, displays structured AI recommendations, and includes authentication and session-based personalization.</w:delText>
                    </w:r>
                  </w:sdtContent>
                </w:sdt>
              </w:del>
            </w:sdtContent>
          </w:sdt>
        </w:p>
      </w:sdtContent>
    </w:sdt>
    <w:sdt>
      <w:sdtPr>
        <w:id w:val="1191886043"/>
        <w:tag w:val="goog_rdk_2127"/>
      </w:sdtPr>
      <w:sdtContent>
        <w:p w:rsidR="00000000" w:rsidDel="00000000" w:rsidP="00000000" w:rsidRDefault="00000000" w:rsidRPr="00000000" w14:paraId="00000162">
          <w:pPr>
            <w:pStyle w:val="Heading1"/>
            <w:spacing w:after="280" w:before="28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Rule="auto"/>
              </w:pPr>
            </w:pPrChange>
          </w:pPr>
          <w:sdt>
            <w:sdtPr>
              <w:id w:val="-154153631"/>
              <w:tag w:val="goog_rdk_2125"/>
            </w:sdtPr>
            <w:sdtContent>
              <w:del w:author="Kanihaa" w:id="9" w:date="2026-09-25T08:48:49Z"/>
              <w:sdt>
                <w:sdtPr>
                  <w:id w:val="-1100738930"/>
                  <w:tag w:val="goog_rdk_2126"/>
                </w:sdtPr>
                <w:sdtContent>
                  <w:del w:author="Kanihaa" w:id="9" w:date="2026-09-25T08:48:49Z">
                    <w:r w:rsidDel="00000000" w:rsidR="00000000" w:rsidRPr="00000000">
                      <w:rPr>
                        <w:rtl w:val="0"/>
                      </w:rPr>
                    </w:r>
                  </w:del>
                </w:sdtContent>
              </w:sdt>
              <w:del w:author="Kanihaa" w:id="9" w:date="2026-09-25T08:48:49Z"/>
            </w:sdtContent>
          </w:sdt>
        </w:p>
      </w:sdtContent>
    </w:sdt>
    <w:sdt>
      <w:sdtPr>
        <w:id w:val="963847028"/>
        <w:tag w:val="goog_rdk_2130"/>
      </w:sdtPr>
      <w:sdtContent>
        <w:p w:rsidR="00000000" w:rsidDel="00000000" w:rsidP="00000000" w:rsidRDefault="00000000" w:rsidRPr="00000000" w14:paraId="00000163">
          <w:pPr>
            <w:pStyle w:val="Heading1"/>
            <w:spacing w:after="240" w:befor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spacing w:after="240" w:before="240" w:lineRule="auto"/>
              </w:pPr>
            </w:pPrChange>
          </w:pPr>
          <w:sdt>
            <w:sdtPr>
              <w:id w:val="240192826"/>
              <w:tag w:val="goog_rdk_2128"/>
            </w:sdtPr>
            <w:sdtContent>
              <w:del w:author="Kanihaa" w:id="9" w:date="2026-09-25T08:48:49Z"/>
              <w:sdt>
                <w:sdtPr>
                  <w:id w:val="979956533"/>
                  <w:tag w:val="goog_rdk_212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Activity 4.1: Develop HTML Frontend Interface</w:delText>
                    </w:r>
                  </w:del>
                </w:sdtContent>
              </w:sdt>
              <w:del w:author="Kanihaa" w:id="9" w:date="2026-09-25T08:48:49Z"/>
            </w:sdtContent>
          </w:sdt>
        </w:p>
      </w:sdtContent>
    </w:sdt>
    <w:sdt>
      <w:sdtPr>
        <w:id w:val="1904071218"/>
        <w:tag w:val="goog_rdk_2133"/>
      </w:sdtPr>
      <w:sdtContent>
        <w:p w:rsidR="00000000" w:rsidDel="00000000" w:rsidP="00000000" w:rsidRDefault="00000000" w:rsidRPr="00000000" w14:paraId="00000164">
          <w:pPr>
            <w:numPr>
              <w:ilvl w:val="0"/>
              <w:numId w:val="32"/>
            </w:numPr>
            <w:spacing w:after="0" w:before="240" w:lineRule="auto"/>
            <w:ind w:left="720" w:hanging="360"/>
            <w:rPr>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0"/>
                  <w:numId w:val="32"/>
                </w:numPr>
                <w:spacing w:after="0" w:before="240" w:lineRule="auto"/>
                <w:ind w:left="720" w:hanging="360"/>
              </w:pPr>
            </w:pPrChange>
          </w:pPr>
          <w:sdt>
            <w:sdtPr>
              <w:id w:val="-1168000910"/>
              <w:tag w:val="goog_rdk_2131"/>
            </w:sdtPr>
            <w:sdtContent>
              <w:del w:author="Kanihaa" w:id="9" w:date="2026-09-25T08:48:49Z"/>
              <w:sdt>
                <w:sdtPr>
                  <w:id w:val="744620066"/>
                  <w:tag w:val="goog_rdk_213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Design a home page with budget input fields and category selectors (Home, Party, Jewelry)</w:delText>
                      <w:br w:type="textWrapping"/>
                    </w:r>
                  </w:del>
                </w:sdtContent>
              </w:sdt>
              <w:del w:author="Kanihaa" w:id="9" w:date="2026-09-25T08:48:49Z"/>
            </w:sdtContent>
          </w:sdt>
        </w:p>
      </w:sdtContent>
    </w:sdt>
    <w:sdt>
      <w:sdtPr>
        <w:id w:val="-1360436704"/>
        <w:tag w:val="goog_rdk_2136"/>
      </w:sdtPr>
      <w:sdtContent>
        <w:p w:rsidR="00000000" w:rsidDel="00000000" w:rsidP="00000000" w:rsidRDefault="00000000" w:rsidRPr="00000000" w14:paraId="00000165">
          <w:pPr>
            <w:numPr>
              <w:ilvl w:val="0"/>
              <w:numId w:val="32"/>
            </w:numPr>
            <w:spacing w:after="0" w:before="0" w:lineRule="auto"/>
            <w:ind w:left="720" w:hanging="360"/>
            <w:rPr>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0"/>
                  <w:numId w:val="32"/>
                </w:numPr>
                <w:spacing w:after="0" w:before="0" w:lineRule="auto"/>
                <w:ind w:left="720" w:hanging="360"/>
              </w:pPr>
            </w:pPrChange>
          </w:pPr>
          <w:sdt>
            <w:sdtPr>
              <w:id w:val="1967821667"/>
              <w:tag w:val="goog_rdk_2134"/>
            </w:sdtPr>
            <w:sdtContent>
              <w:del w:author="Kanihaa" w:id="9" w:date="2026-09-25T08:48:49Z"/>
              <w:sdt>
                <w:sdtPr>
                  <w:id w:val="-288287963"/>
                  <w:tag w:val="goog_rdk_213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Implement individual forms for each planner module connected to FastAPI POST routes</w:delText>
                      <w:br w:type="textWrapping"/>
                    </w:r>
                  </w:del>
                </w:sdtContent>
              </w:sdt>
              <w:del w:author="Kanihaa" w:id="9" w:date="2026-09-25T08:48:49Z"/>
            </w:sdtContent>
          </w:sdt>
        </w:p>
      </w:sdtContent>
    </w:sdt>
    <w:sdt>
      <w:sdtPr>
        <w:id w:val="-441620053"/>
        <w:tag w:val="goog_rdk_2139"/>
      </w:sdtPr>
      <w:sdtContent>
        <w:p w:rsidR="00000000" w:rsidDel="00000000" w:rsidP="00000000" w:rsidRDefault="00000000" w:rsidRPr="00000000" w14:paraId="00000166">
          <w:pPr>
            <w:numPr>
              <w:ilvl w:val="0"/>
              <w:numId w:val="32"/>
            </w:numPr>
            <w:spacing w:after="240" w:before="0" w:lineRule="auto"/>
            <w:ind w:left="720" w:hanging="360"/>
            <w:rPr>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0"/>
                  <w:numId w:val="32"/>
                </w:numPr>
                <w:spacing w:after="240" w:before="0" w:lineRule="auto"/>
                <w:ind w:left="720" w:hanging="360"/>
              </w:pPr>
            </w:pPrChange>
          </w:pPr>
          <w:sdt>
            <w:sdtPr>
              <w:id w:val="961655107"/>
              <w:tag w:val="goog_rdk_2137"/>
            </w:sdtPr>
            <w:sdtContent>
              <w:del w:author="Kanihaa" w:id="9" w:date="2026-09-25T08:48:49Z"/>
              <w:sdt>
                <w:sdtPr>
                  <w:id w:val="598418625"/>
                  <w:tag w:val="goog_rdk_213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Display AI responses in well-structured, card-like layouts (e.g., product suggestions, item details, prices)</w:delText>
                    </w:r>
                  </w:del>
                </w:sdtContent>
              </w:sdt>
              <w:del w:author="Kanihaa" w:id="9" w:date="2026-09-25T08:48:49Z"/>
            </w:sdtContent>
          </w:sdt>
        </w:p>
      </w:sdtContent>
    </w:sdt>
    <w:sdt>
      <w:sdtPr>
        <w:id w:val="-498743849"/>
        <w:tag w:val="goog_rdk_2143"/>
      </w:sdtPr>
      <w:sdtContent>
        <w:p w:rsidR="00000000" w:rsidDel="00000000" w:rsidP="00000000" w:rsidRDefault="00000000" w:rsidRPr="00000000" w14:paraId="00000167">
          <w:pPr>
            <w:pStyle w:val="Heading1"/>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i w:val="0"/>
                  <w:iCs w:val="0"/>
                  <w:color w:val="000000"/>
                  <w:sz w:val="24"/>
                  <w:szCs w:val="24"/>
                </w:rPr>
              </w:rPrChange>
            </w:rPr>
            <w:pPrChange w:author="Gayathri" w:id="0" w:date="2026-09-24T05:13:41Z">
              <w:pPr>
                <w:pStyle w:val="Heading4"/>
              </w:pPr>
            </w:pPrChange>
          </w:pPr>
          <w:sdt>
            <w:sdtPr>
              <w:id w:val="1836746026"/>
              <w:tag w:val="goog_rdk_2140"/>
            </w:sdtPr>
            <w:sdtContent>
              <w:del w:author="Kanihaa" w:id="9" w:date="2026-09-25T08:48:49Z"/>
              <w:sdt>
                <w:sdtPr>
                  <w:id w:val="1071177699"/>
                  <w:tag w:val="goog_rdk_214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color w:val="000000"/>
                            <w:sz w:val="24"/>
                            <w:szCs w:val="24"/>
                          </w:rPr>
                        </w:rPrChange>
                      </w:rPr>
                      <w:delText xml:space="preserve">Templates Directory Structure:</w:delText>
                    </w:r>
                  </w:del>
                </w:sdtContent>
              </w:sdt>
              <w:del w:author="Kanihaa" w:id="9" w:date="2026-09-25T08:48:49Z">
                <w:sdt>
                  <w:sdtPr>
                    <w:id w:val="-1477904420"/>
                    <w:tag w:val="goog_rdk_2142"/>
                  </w:sdtPr>
                  <w:sdtContent>
                    <w:r w:rsidDel="00000000" w:rsidR="00000000" w:rsidRPr="00000000">
                      <w:rPr>
                        <w:rtl w:val="0"/>
                      </w:rPr>
                    </w:r>
                  </w:sdtContent>
                </w:sdt>
              </w:del>
            </w:sdtContent>
          </w:sdt>
        </w:p>
      </w:sdtContent>
    </w:sdt>
    <w:sdt>
      <w:sdtPr>
        <w:id w:val="675723066"/>
        <w:tag w:val="goog_rdk_2149"/>
      </w:sdtPr>
      <w:sdtContent>
        <w:p w:rsidR="00000000" w:rsidDel="00000000" w:rsidP="00000000" w:rsidRDefault="00000000" w:rsidRPr="00000000" w14:paraId="000001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9" w:date="2026-09-22T00:28:55Z"/>
              <w:del w:author="Kanihaa" w:id="9" w:date="2026-09-25T08:48:49Z"/>
              <w:rFonts w:ascii="Cambria" w:cs="Cambria" w:eastAsia="Cambria" w:hAnsi="Cambria"/>
              <w:b w:val="1"/>
              <w:bCs w:val="1"/>
              <w:i w:val="1"/>
              <w:iCs w:val="1"/>
              <w:smallCaps w:val="0"/>
              <w:strike w:val="0"/>
              <w:color w:val="000000"/>
              <w:sz w:val="24"/>
              <w:szCs w:val="24"/>
              <w:shd w:fill="auto" w:val="clear"/>
              <w:vertAlign w:val="baseline"/>
              <w:rPrChange w:author="Kavinilavu" w:id="97" w:date="2026-09-24T05:18:57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Kavinilavu" w:id="0" w:date="2026-09-24T05:18:57Z">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317690954"/>
              <w:tag w:val="goog_rdk_2146"/>
            </w:sdtPr>
            <w:sdtContent>
              <w:ins w:author="Pradeep" w:id="179" w:date="2026-09-22T00:28:55Z">
                <w:sdt>
                  <w:sdtPr>
                    <w:id w:val="-795140185"/>
                    <w:tag w:val="goog_rdk_2147"/>
                  </w:sdtPr>
                  <w:sdtContent>
                    <w:del w:author="Kanihaa" w:id="9" w:date="2026-09-25T08:48:49Z"/>
                  </w:sdtContent>
                </w:sdt>
              </w:ins>
              <w:sdt>
                <w:sdtPr>
                  <w:id w:val="1059597482"/>
                  <w:tag w:val="goog_rdk_2148"/>
                </w:sdtPr>
                <w:sdtContent>
                  <w:ins w:author="Pradeep" w:id="179" w:date="2026-09-22T00:28:5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i w:val="0"/>
                              <w:iCs w:val="0"/>
                              <w:color w:val="000000"/>
                              <w:sz w:val="24"/>
                              <w:szCs w:val="24"/>
                            </w:rPr>
                          </w:rPrChange>
                        </w:rPr>
                        <w:delText xml:space="preserve"> built frontend</w:delText>
                      </w:r>
                    </w:del>
                  </w:ins>
                </w:sdtContent>
              </w:sdt>
              <w:ins w:author="Pradeep" w:id="179" w:date="2026-09-22T00:28:55Z">
                <w:del w:author="Kanihaa" w:id="9" w:date="2026-09-25T08:48:49Z"/>
              </w:ins>
            </w:sdtContent>
          </w:sdt>
        </w:p>
      </w:sdtContent>
    </w:sdt>
    <w:sdt>
      <w:sdtPr>
        <w:id w:val="581901573"/>
        <w:tag w:val="goog_rdk_2153"/>
      </w:sdtPr>
      <w:sdtContent>
        <w:p w:rsidR="00000000" w:rsidDel="00000000" w:rsidP="00000000" w:rsidRDefault="00000000" w:rsidRPr="00000000" w14:paraId="000001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9" w:date="2026-09-22T00:28:55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884604598"/>
              <w:tag w:val="goog_rdk_2150"/>
            </w:sdtPr>
            <w:sdtContent>
              <w:ins w:author="Pradeep" w:id="179" w:date="2026-09-22T00:28:55Z">
                <w:sdt>
                  <w:sdtPr>
                    <w:id w:val="1024252195"/>
                    <w:tag w:val="goog_rdk_2151"/>
                  </w:sdtPr>
                  <w:sdtContent>
                    <w:del w:author="Kanihaa" w:id="9" w:date="2026-09-25T08:48:49Z"/>
                  </w:sdtContent>
                </w:sdt>
              </w:ins>
              <w:sdt>
                <w:sdtPr>
                  <w:id w:val="1431099938"/>
                  <w:tag w:val="goog_rdk_2152"/>
                </w:sdtPr>
                <w:sdtContent>
                  <w:ins w:author="Pradeep" w:id="179" w:date="2026-09-22T00:28:5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i w:val="0"/>
                              <w:iCs w:val="0"/>
                              <w:color w:val="000000"/>
                              <w:sz w:val="24"/>
                              <w:szCs w:val="24"/>
                            </w:rPr>
                          </w:rPrChange>
                        </w:rPr>
                        <w:delText xml:space="preserve">technologies UI</w:delText>
                      </w:r>
                    </w:del>
                  </w:ins>
                </w:sdtContent>
              </w:sdt>
              <w:ins w:author="Pradeep" w:id="179" w:date="2026-09-22T00:28:55Z">
                <w:del w:author="Kanihaa" w:id="9" w:date="2026-09-25T08:48:49Z"/>
              </w:ins>
            </w:sdtContent>
          </w:sdt>
        </w:p>
      </w:sdtContent>
    </w:sdt>
    <w:sdt>
      <w:sdtPr>
        <w:id w:val="-378567122"/>
        <w:tag w:val="goog_rdk_2159"/>
      </w:sdtPr>
      <w:sdtContent>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Kanihaa" w:id="9" w:date="2026-09-25T08:48:49Z"/>
              <w:i w:val="1"/>
              <w:iCs w:val="1"/>
              <w:rPrChange w:author="Kavinilavu" w:id="97" w:date="2026-09-24T05:18:57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Kavinilavu" w:id="0" w:date="2026-09-24T05:18:57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18216289"/>
              <w:tag w:val="goog_rdk_2154"/>
            </w:sdtPr>
            <w:sdtContent>
              <w:ins w:author="Pradeep" w:id="179" w:date="2026-09-22T00:28:55Z">
                <w:sdt>
                  <w:sdtPr>
                    <w:id w:val="-1714206514"/>
                    <w:tag w:val="goog_rdk_2155"/>
                  </w:sdtPr>
                  <w:sdtContent>
                    <w:del w:author="Kanihaa" w:id="9" w:date="2026-09-25T08:48:49Z"/>
                  </w:sdtContent>
                </w:sdt>
              </w:ins>
              <w:sdt>
                <w:sdtPr>
                  <w:id w:val="-605414833"/>
                  <w:tag w:val="goog_rdk_2156"/>
                </w:sdtPr>
                <w:sdtContent>
                  <w:ins w:author="Pradeep" w:id="179" w:date="2026-09-22T00:28:5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i w:val="0"/>
                              <w:iCs w:val="0"/>
                              <w:color w:val="000000"/>
                              <w:sz w:val="24"/>
                              <w:szCs w:val="24"/>
                            </w:rPr>
                          </w:rPrChange>
                        </w:rPr>
                        <w:delText xml:space="preserve">creates User friendly interface </w:delText>
                      </w:r>
                    </w:del>
                  </w:ins>
                </w:sdtContent>
              </w:sdt>
              <w:ins w:author="Pradeep" w:id="179" w:date="2026-09-22T00:28:55Z">
                <w:del w:author="Kanihaa" w:id="9" w:date="2026-09-25T08:48:49Z"/>
              </w:ins>
            </w:sdtContent>
          </w:sdt>
          <w:sdt>
            <w:sdtPr>
              <w:id w:val="-1208740532"/>
              <w:tag w:val="goog_rdk_2157"/>
            </w:sdtPr>
            <w:sdtContent>
              <w:del w:author="Kanihaa" w:id="9" w:date="2026-09-25T08:48:49Z"/>
              <w:sdt>
                <w:sdtPr>
                  <w:id w:val="1261477881"/>
                  <w:tag w:val="goog_rdk_2158"/>
                </w:sdtPr>
                <w:sdtContent>
                  <w:del w:author="Kanihaa" w:id="9" w:date="2026-09-25T08:48:49Z">
                    <w:r w:rsidDel="00000000" w:rsidR="00000000" w:rsidRPr="00000000">
                      <w:rPr>
                        <w:rtl w:val="0"/>
                      </w:rPr>
                    </w:r>
                  </w:del>
                </w:sdtContent>
              </w:sdt>
              <w:del w:author="Kanihaa" w:id="9" w:date="2026-09-25T08:48:49Z"/>
            </w:sdtContent>
          </w:sdt>
        </w:p>
      </w:sdtContent>
    </w:sdt>
    <w:sdt>
      <w:sdtPr>
        <w:id w:val="724548240"/>
        <w:tag w:val="goog_rdk_2162"/>
      </w:sdtPr>
      <w:sdtContent>
        <w:p w:rsidR="00000000" w:rsidDel="00000000" w:rsidP="00000000" w:rsidRDefault="00000000" w:rsidRPr="00000000" w14:paraId="0000016B">
          <w:pPr>
            <w:pStyle w:val="Heading1"/>
            <w:spacing w:line="259" w:lineRule="auto"/>
            <w:jc w:val="center"/>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pPr>
            </w:pPrChange>
          </w:pPr>
          <w:sdt>
            <w:sdtPr>
              <w:id w:val="1053038002"/>
              <w:tag w:val="goog_rdk_2160"/>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drawing>
                    <wp:inline distB="114300" distT="114300" distL="114300" distR="114300">
                      <wp:extent cx="1428750" cy="3886200"/>
                      <wp:effectExtent b="0" l="0" r="0" t="0"/>
                      <wp:docPr id="177" name="image39.png"/>
                      <a:graphic>
                        <a:graphicData uri="http://schemas.openxmlformats.org/drawingml/2006/picture">
                          <pic:pic>
                            <pic:nvPicPr>
                              <pic:cNvPr id="0" name="image39.png"/>
                              <pic:cNvPicPr preferRelativeResize="0"/>
                            </pic:nvPicPr>
                            <pic:blipFill>
                              <a:blip r:embed="rId49"/>
                              <a:srcRect b="0" l="0" r="0" t="0"/>
                              <a:stretch>
                                <a:fillRect/>
                              </a:stretch>
                            </pic:blipFill>
                            <pic:spPr>
                              <a:xfrm>
                                <a:off x="0" y="0"/>
                                <a:ext cx="1428750" cy="3886200"/>
                              </a:xfrm>
                              <a:prstGeom prst="rect"/>
                              <a:ln/>
                            </pic:spPr>
                          </pic:pic>
                        </a:graphicData>
                      </a:graphic>
                    </wp:inline>
                  </w:drawing>
                </w:r>
              </w:del>
              <w:sdt>
                <w:sdtPr>
                  <w:id w:val="-387730160"/>
                  <w:tag w:val="goog_rdk_2161"/>
                </w:sdtPr>
                <w:sdtContent>
                  <w:del w:author="Kanihaa" w:id="9" w:date="2026-09-25T08:48:49Z">
                    <w:r w:rsidDel="00000000" w:rsidR="00000000" w:rsidRPr="00000000">
                      <w:rPr>
                        <w:rtl w:val="0"/>
                      </w:rPr>
                    </w:r>
                  </w:del>
                </w:sdtContent>
              </w:sdt>
              <w:del w:author="Kanihaa" w:id="9" w:date="2026-09-25T08:48:49Z"/>
            </w:sdtContent>
          </w:sdt>
        </w:p>
      </w:sdtContent>
    </w:sdt>
    <w:sdt>
      <w:sdtPr>
        <w:id w:val="-1977640010"/>
        <w:tag w:val="goog_rdk_2165"/>
      </w:sdtPr>
      <w:sdtContent>
        <w:p w:rsidR="00000000" w:rsidDel="00000000" w:rsidP="00000000" w:rsidRDefault="00000000" w:rsidRPr="00000000" w14:paraId="0000016C">
          <w:pPr>
            <w:pStyle w:val="Heading1"/>
            <w:keepNext w:val="0"/>
            <w:keepLines w:val="0"/>
            <w:spacing w:after="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color w:val="000000"/>
                  <w:sz w:val="22"/>
                  <w:szCs w:val="22"/>
                </w:rPr>
              </w:rPrChange>
            </w:rPr>
            <w:pPrChange w:author="Gayathri" w:id="0" w:date="2026-09-24T05:13:41Z">
              <w:pPr>
                <w:pStyle w:val="Heading2"/>
                <w:keepNext w:val="0"/>
                <w:keepLines w:val="0"/>
                <w:spacing w:after="80" w:before="360" w:line="240" w:lineRule="auto"/>
              </w:pPr>
            </w:pPrChange>
          </w:pPr>
          <w:sdt>
            <w:sdtPr>
              <w:id w:val="391873345"/>
              <w:tag w:val="goog_rdk_2163"/>
            </w:sdtPr>
            <w:sdtContent>
              <w:del w:author="Kanihaa" w:id="9" w:date="2026-09-25T08:48:49Z"/>
              <w:sdt>
                <w:sdtPr>
                  <w:id w:val="629039425"/>
                  <w:tag w:val="goog_rdk_2164"/>
                </w:sdtPr>
                <w:sdtContent>
                  <w:del w:author="Kanihaa" w:id="9" w:date="2026-09-25T08:48:49Z">
                    <w:r w:rsidDel="00000000" w:rsidR="00000000" w:rsidRPr="00000000">
                      <w:rPr>
                        <w:rtl w:val="0"/>
                      </w:rPr>
                    </w:r>
                  </w:del>
                </w:sdtContent>
              </w:sdt>
              <w:del w:author="Kanihaa" w:id="9" w:date="2026-09-25T08:48:49Z">
                <w:bookmarkStart w:colFirst="0" w:colLast="0" w:name="_heading=h.xlyml0hj7tjg" w:id="37"/>
                <w:bookmarkEnd w:id="37"/>
              </w:del>
            </w:sdtContent>
          </w:sdt>
        </w:p>
      </w:sdtContent>
    </w:sdt>
    <w:sdt>
      <w:sdtPr>
        <w:id w:val="-2088298468"/>
        <w:tag w:val="goog_rdk_2168"/>
      </w:sdtPr>
      <w:sdtContent>
        <w:p w:rsidR="00000000" w:rsidDel="00000000" w:rsidP="00000000" w:rsidRDefault="00000000" w:rsidRPr="00000000" w14:paraId="0000016D">
          <w:pPr>
            <w:pStyle w:val="Heading1"/>
            <w:keepNext w:val="0"/>
            <w:keepLines w:val="0"/>
            <w:spacing w:after="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color w:val="000000"/>
                  <w:sz w:val="22"/>
                  <w:szCs w:val="22"/>
                </w:rPr>
              </w:rPrChange>
            </w:rPr>
            <w:pPrChange w:author="Gayathri" w:id="0" w:date="2026-09-24T05:13:41Z">
              <w:pPr>
                <w:pStyle w:val="Heading2"/>
                <w:keepNext w:val="0"/>
                <w:keepLines w:val="0"/>
                <w:spacing w:after="80" w:before="360" w:line="240" w:lineRule="auto"/>
              </w:pPr>
            </w:pPrChange>
          </w:pPr>
          <w:sdt>
            <w:sdtPr>
              <w:id w:val="1399328762"/>
              <w:tag w:val="goog_rdk_2166"/>
            </w:sdtPr>
            <w:sdtContent>
              <w:del w:author="Kanihaa" w:id="9" w:date="2026-09-25T08:48:49Z"/>
              <w:sdt>
                <w:sdtPr>
                  <w:id w:val="-605562746"/>
                  <w:tag w:val="goog_rdk_216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2"/>
                            <w:szCs w:val="22"/>
                          </w:rPr>
                        </w:rPrChange>
                      </w:rPr>
                      <w:delText xml:space="preserve">MILESTONE 5: Testing &amp; Optimization</w:delText>
                    </w:r>
                  </w:del>
                </w:sdtContent>
              </w:sdt>
              <w:del w:author="Kanihaa" w:id="9" w:date="2026-09-25T08:48:49Z">
                <w:bookmarkStart w:colFirst="0" w:colLast="0" w:name="_heading=h.e7ub2sgnf0hq" w:id="38"/>
                <w:bookmarkEnd w:id="38"/>
              </w:del>
            </w:sdtContent>
          </w:sdt>
        </w:p>
      </w:sdtContent>
    </w:sdt>
    <w:sdt>
      <w:sdtPr>
        <w:id w:val="665900470"/>
        <w:tag w:val="goog_rdk_2172"/>
      </w:sdtPr>
      <w:sdtContent>
        <w:p w:rsidR="00000000" w:rsidDel="00000000" w:rsidP="00000000" w:rsidRDefault="00000000" w:rsidRPr="00000000" w14:paraId="0000016E">
          <w:pPr>
            <w:pStyle w:val="Heading1"/>
            <w:spacing w:after="280" w:before="28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6"/>
                  <w:szCs w:val="26"/>
                </w:rPr>
              </w:rPrChange>
            </w:rPr>
            <w:pPrChange w:author="Gayathri" w:id="0" w:date="2026-09-24T05:13:41Z">
              <w:pPr>
                <w:pStyle w:val="Heading3"/>
                <w:spacing w:after="280" w:before="280" w:lineRule="auto"/>
                <w:jc w:val="both"/>
              </w:pPr>
            </w:pPrChange>
          </w:pPr>
          <w:sdt>
            <w:sdtPr>
              <w:id w:val="-928857313"/>
              <w:tag w:val="goog_rdk_2169"/>
            </w:sdtPr>
            <w:sdtContent>
              <w:del w:author="Kanihaa" w:id="9" w:date="2026-09-25T08:48:49Z"/>
              <w:sdt>
                <w:sdtPr>
                  <w:id w:val="-1131525146"/>
                  <w:tag w:val="goog_rdk_217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2"/>
                            <w:szCs w:val="22"/>
                          </w:rPr>
                        </w:rPrChange>
                      </w:rPr>
                      <w:delText xml:space="preserve">This milestone focuses on validating the reliability, accuracy, and contextual awareness of PocketSmart AI's recommendation engine. The system is tested using real-world user scenarios across different planning categories—Home Interiors, Party Planning, and Jewelry Suggestions—to ensure consistent performance. Optimization efforts include refining AI prompt structures, improving session handling, and ensuring a smooth UI/UX across devices.</w:delText>
                    </w:r>
                  </w:del>
                </w:sdtContent>
              </w:sdt>
              <w:del w:author="Kanihaa" w:id="9" w:date="2026-09-25T08:48:49Z">
                <w:sdt>
                  <w:sdtPr>
                    <w:id w:val="68776772"/>
                    <w:tag w:val="goog_rdk_2171"/>
                  </w:sdtPr>
                  <w:sdtContent>
                    <w:r w:rsidDel="00000000" w:rsidR="00000000" w:rsidRPr="00000000">
                      <w:rPr>
                        <w:rtl w:val="0"/>
                      </w:rPr>
                    </w:r>
                  </w:sdtContent>
                </w:sdt>
              </w:del>
            </w:sdtContent>
          </w:sdt>
        </w:p>
      </w:sdtContent>
    </w:sdt>
    <w:sdt>
      <w:sdtPr>
        <w:id w:val="952966070"/>
        <w:tag w:val="goog_rdk_2181"/>
      </w:sdtPr>
      <w:sdtContent>
        <w:p w:rsidR="00000000" w:rsidDel="00000000" w:rsidP="00000000" w:rsidRDefault="00000000" w:rsidRPr="00000000" w14:paraId="0000016F">
          <w:pPr>
            <w:pStyle w:val="Heading1"/>
            <w:spacing w:after="280" w:before="28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sz w:val="24"/>
                  <w:szCs w:val="24"/>
                </w:rPr>
              </w:rPrChange>
            </w:rPr>
            <w:pPrChange w:author="Gayathri" w:id="0" w:date="2026-09-24T05:13:41Z">
              <w:pPr>
                <w:pStyle w:val="Heading3"/>
                <w:spacing w:after="280" w:before="280" w:lineRule="auto"/>
                <w:ind w:left="0" w:firstLine="0"/>
              </w:pPr>
            </w:pPrChange>
          </w:pPr>
          <w:sdt>
            <w:sdtPr>
              <w:id w:val="1042183957"/>
              <w:tag w:val="goog_rdk_2175"/>
            </w:sdtPr>
            <w:sdtContent>
              <w:ins w:author="devasree devasree" w:id="180" w:date="2026-09-23T15:20:06Z">
                <w:sdt>
                  <w:sdtPr>
                    <w:id w:val="-1420469331"/>
                    <w:tag w:val="goog_rdk_2176"/>
                  </w:sdtPr>
                  <w:sdtContent>
                    <w:del w:author="Kanihaa" w:id="9" w:date="2026-09-25T08:48:49Z"/>
                  </w:sdtContent>
                </w:sdt>
              </w:ins>
              <w:sdt>
                <w:sdtPr>
                  <w:id w:val="734193270"/>
                  <w:tag w:val="goog_rdk_2177"/>
                </w:sdtPr>
                <w:sdtContent>
                  <w:ins w:author="devasree devasree" w:id="180" w:date="2026-09-23T15:20:06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6"/>
                              <w:szCs w:val="26"/>
                            </w:rPr>
                          </w:rPrChange>
                        </w:rPr>
                        <w:delText xml:space="preserve"> </w:delText>
                      </w:r>
                    </w:del>
                  </w:ins>
                </w:sdtContent>
              </w:sdt>
              <w:ins w:author="devasree devasree" w:id="180" w:date="2026-09-23T15:20:06Z">
                <w:del w:author="Kanihaa" w:id="9" w:date="2026-09-25T08:48:49Z"/>
              </w:ins>
            </w:sdtContent>
          </w:sdt>
          <w:sdt>
            <w:sdtPr>
              <w:id w:val="-625878476"/>
              <w:tag w:val="goog_rdk_2178"/>
            </w:sdtPr>
            <w:sdtContent>
              <w:del w:author="Kanihaa" w:id="9" w:date="2026-09-25T08:48:49Z"/>
              <w:sdt>
                <w:sdtPr>
                  <w:id w:val="1688498439"/>
                  <w:tag w:val="goog_rdk_217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5.1:</w:delText>
                    </w:r>
                  </w:del>
                </w:sdtContent>
              </w:sdt>
              <w:del w:author="Kanihaa" w:id="9" w:date="2026-09-25T08:48:49Z">
                <w:sdt>
                  <w:sdtPr>
                    <w:id w:val="-1422016615"/>
                    <w:tag w:val="goog_rdk_218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4"/>
                            <w:szCs w:val="24"/>
                          </w:rPr>
                        </w:rPrChange>
                      </w:rPr>
                      <w:delText xml:space="preserve"> Test with Real-World Budget Inputs Across Domains</w:delText>
                      <w:br w:type="textWrapping"/>
                      <w:delText xml:space="preserve"> Conduct end-to-end testing using varied budgets and user preferences for:</w:delText>
                    </w:r>
                  </w:sdtContent>
                </w:sdt>
              </w:del>
            </w:sdtContent>
          </w:sdt>
        </w:p>
      </w:sdtContent>
    </w:sdt>
    <w:sdt>
      <w:sdtPr>
        <w:id w:val="-1836497578"/>
        <w:tag w:val="goog_rdk_2184"/>
      </w:sdtPr>
      <w:sdtContent>
        <w:p w:rsidR="00000000" w:rsidDel="00000000" w:rsidP="00000000" w:rsidRDefault="00000000" w:rsidRPr="00000000" w14:paraId="00000170">
          <w:pPr>
            <w:pStyle w:val="Heading3"/>
            <w:numPr>
              <w:ilvl w:val="1"/>
              <w:numId w:val="11"/>
            </w:numPr>
            <w:spacing w:after="0" w:before="280" w:lineRule="auto"/>
            <w:ind w:left="1440" w:hanging="360"/>
            <w:rPr>
              <w:del w:author="Kanihaa" w:id="9" w:date="2026-09-25T08:48:49Z"/>
              <w:rFonts w:ascii="Cambria" w:cs="Cambria" w:eastAsia="Cambria" w:hAnsi="Cambria"/>
              <w:b w:val="0"/>
              <w:bCs w:val="0"/>
              <w:i w:val="1"/>
              <w:iCs w:val="1"/>
              <w:sz w:val="24"/>
              <w:szCs w:val="24"/>
              <w:rPrChange w:author="Kavinilavu" w:id="97" w:date="2026-09-24T05:18:57Z">
                <w:rPr>
                  <w:rFonts w:ascii="Cambria" w:cs="Cambria" w:eastAsia="Cambria" w:hAnsi="Cambria"/>
                  <w:b w:val="0"/>
                  <w:bCs w:val="0"/>
                  <w:sz w:val="24"/>
                  <w:szCs w:val="24"/>
                </w:rPr>
              </w:rPrChange>
            </w:rPr>
            <w:pPrChange w:author="Kavinilavu" w:id="0" w:date="2026-09-24T05:18:57Z">
              <w:pPr>
                <w:pStyle w:val="Heading3"/>
                <w:numPr>
                  <w:ilvl w:val="1"/>
                  <w:numId w:val="11"/>
                </w:numPr>
                <w:spacing w:after="0" w:before="280" w:lineRule="auto"/>
                <w:ind w:left="1440" w:hanging="360"/>
              </w:pPr>
            </w:pPrChange>
          </w:pPr>
          <w:sdt>
            <w:sdtPr>
              <w:id w:val="2007184006"/>
              <w:tag w:val="goog_rdk_2182"/>
            </w:sdtPr>
            <w:sdtContent>
              <w:del w:author="Kanihaa" w:id="9" w:date="2026-09-25T08:48:49Z"/>
              <w:sdt>
                <w:sdtPr>
                  <w:id w:val="-1124922405"/>
                  <w:tag w:val="goog_rdk_218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4"/>
                            <w:szCs w:val="24"/>
                          </w:rPr>
                        </w:rPrChange>
                      </w:rPr>
                      <w:delText xml:space="preserve">Home decor setups from platforms like IKEA, Amazon</w:delText>
                      <w:br w:type="textWrapping"/>
                    </w:r>
                  </w:del>
                </w:sdtContent>
              </w:sdt>
              <w:del w:author="Kanihaa" w:id="9" w:date="2026-09-25T08:48:49Z"/>
            </w:sdtContent>
          </w:sdt>
        </w:p>
      </w:sdtContent>
    </w:sdt>
    <w:sdt>
      <w:sdtPr>
        <w:id w:val="-184311565"/>
        <w:tag w:val="goog_rdk_2187"/>
      </w:sdtPr>
      <w:sdtContent>
        <w:p w:rsidR="00000000" w:rsidDel="00000000" w:rsidP="00000000" w:rsidRDefault="00000000" w:rsidRPr="00000000" w14:paraId="00000171">
          <w:pPr>
            <w:pStyle w:val="Heading3"/>
            <w:numPr>
              <w:ilvl w:val="1"/>
              <w:numId w:val="11"/>
            </w:numPr>
            <w:spacing w:after="0" w:before="0" w:lineRule="auto"/>
            <w:ind w:left="1440" w:hanging="360"/>
            <w:rPr>
              <w:del w:author="Kanihaa" w:id="9" w:date="2026-09-25T08:48:49Z"/>
              <w:rFonts w:ascii="Cambria" w:cs="Cambria" w:eastAsia="Cambria" w:hAnsi="Cambria"/>
              <w:b w:val="0"/>
              <w:bCs w:val="0"/>
              <w:i w:val="1"/>
              <w:iCs w:val="1"/>
              <w:sz w:val="24"/>
              <w:szCs w:val="24"/>
              <w:rPrChange w:author="Kavinilavu" w:id="97" w:date="2026-09-24T05:18:57Z">
                <w:rPr>
                  <w:rFonts w:ascii="Cambria" w:cs="Cambria" w:eastAsia="Cambria" w:hAnsi="Cambria"/>
                  <w:b w:val="0"/>
                  <w:bCs w:val="0"/>
                  <w:sz w:val="24"/>
                  <w:szCs w:val="24"/>
                </w:rPr>
              </w:rPrChange>
            </w:rPr>
            <w:pPrChange w:author="Kavinilavu" w:id="0" w:date="2026-09-24T05:18:57Z">
              <w:pPr>
                <w:pStyle w:val="Heading3"/>
                <w:numPr>
                  <w:ilvl w:val="1"/>
                  <w:numId w:val="11"/>
                </w:numPr>
                <w:spacing w:after="0" w:before="0" w:lineRule="auto"/>
                <w:ind w:left="1440" w:hanging="360"/>
              </w:pPr>
            </w:pPrChange>
          </w:pPr>
          <w:sdt>
            <w:sdtPr>
              <w:id w:val="1549523394"/>
              <w:tag w:val="goog_rdk_2185"/>
            </w:sdtPr>
            <w:sdtContent>
              <w:del w:author="Kanihaa" w:id="9" w:date="2026-09-25T08:48:49Z"/>
              <w:sdt>
                <w:sdtPr>
                  <w:id w:val="347735521"/>
                  <w:tag w:val="goog_rdk_218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4"/>
                            <w:szCs w:val="24"/>
                          </w:rPr>
                        </w:rPrChange>
                      </w:rPr>
                      <w:delText xml:space="preserve">Party packages including food (Swiggy/Zomato), venues (OYO), and decor</w:delText>
                      <w:br w:type="textWrapping"/>
                    </w:r>
                  </w:del>
                </w:sdtContent>
              </w:sdt>
              <w:del w:author="Kanihaa" w:id="9" w:date="2026-09-25T08:48:49Z"/>
            </w:sdtContent>
          </w:sdt>
        </w:p>
      </w:sdtContent>
    </w:sdt>
    <w:sdt>
      <w:sdtPr>
        <w:id w:val="-820052828"/>
        <w:tag w:val="goog_rdk_2191"/>
      </w:sdtPr>
      <w:sdtContent>
        <w:p w:rsidR="00000000" w:rsidDel="00000000" w:rsidP="00000000" w:rsidRDefault="00000000" w:rsidRPr="00000000" w14:paraId="00000172">
          <w:pPr>
            <w:pStyle w:val="Heading3"/>
            <w:numPr>
              <w:ilvl w:val="1"/>
              <w:numId w:val="11"/>
            </w:numPr>
            <w:spacing w:after="280" w:before="0" w:lineRule="auto"/>
            <w:ind w:left="1440" w:hanging="360"/>
            <w:rPr>
              <w:del w:author="Kanihaa" w:id="9" w:date="2026-09-25T08:48:49Z"/>
              <w:rFonts w:ascii="Cambria" w:cs="Cambria" w:eastAsia="Cambria" w:hAnsi="Cambria"/>
              <w:b w:val="0"/>
              <w:bCs w:val="0"/>
              <w:i w:val="1"/>
              <w:iCs w:val="1"/>
              <w:sz w:val="24"/>
              <w:szCs w:val="24"/>
              <w:rPrChange w:author="Kavinilavu" w:id="97" w:date="2026-09-24T05:18:57Z">
                <w:rPr>
                  <w:rFonts w:ascii="Cambria" w:cs="Cambria" w:eastAsia="Cambria" w:hAnsi="Cambria"/>
                  <w:b w:val="0"/>
                  <w:bCs w:val="0"/>
                  <w:sz w:val="24"/>
                  <w:szCs w:val="24"/>
                </w:rPr>
              </w:rPrChange>
            </w:rPr>
            <w:pPrChange w:author="Kavinilavu" w:id="0" w:date="2026-09-24T05:18:57Z">
              <w:pPr>
                <w:pStyle w:val="Heading3"/>
                <w:numPr>
                  <w:ilvl w:val="1"/>
                  <w:numId w:val="11"/>
                </w:numPr>
                <w:spacing w:after="280" w:before="0" w:lineRule="auto"/>
                <w:ind w:left="1440" w:hanging="360"/>
              </w:pPr>
            </w:pPrChange>
          </w:pPr>
          <w:sdt>
            <w:sdtPr>
              <w:id w:val="-1892578969"/>
              <w:tag w:val="goog_rdk_2188"/>
            </w:sdtPr>
            <w:sdtContent>
              <w:del w:author="Kanihaa" w:id="9" w:date="2026-09-25T08:48:49Z"/>
              <w:sdt>
                <w:sdtPr>
                  <w:id w:val="-2022958817"/>
                  <w:tag w:val="goog_rdk_218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4"/>
                            <w:szCs w:val="24"/>
                          </w:rPr>
                        </w:rPrChange>
                      </w:rPr>
                      <w:delText xml:space="preserve">Jewelry suggestions matched with outfit styles, occasions, and ima</w:delText>
                    </w:r>
                  </w:del>
                </w:sdtContent>
              </w:sdt>
              <w:del w:author="Kanihaa" w:id="9" w:date="2026-09-25T08:48:49Z">
                <w:bookmarkStart w:colFirst="0" w:colLast="0" w:name="_heading=h.i0hobob78gj8" w:id="39"/>
                <w:bookmarkEnd w:id="39"/>
                <w:sdt>
                  <w:sdtPr>
                    <w:id w:val="-455023617"/>
                    <w:tag w:val="goog_rdk_219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4"/>
                            <w:szCs w:val="24"/>
                          </w:rPr>
                        </w:rPrChange>
                      </w:rPr>
                      <w:delText xml:space="preserve">ge inputs</w:delText>
                    </w:r>
                  </w:sdtContent>
                </w:sdt>
              </w:del>
            </w:sdtContent>
          </w:sdt>
        </w:p>
      </w:sdtContent>
    </w:sdt>
    <w:sdt>
      <w:sdtPr>
        <w:id w:val="-2133299126"/>
        <w:tag w:val="goog_rdk_2194"/>
      </w:sdtPr>
      <w:sdtContent>
        <w:p w:rsidR="00000000" w:rsidDel="00000000" w:rsidP="00000000" w:rsidRDefault="00000000" w:rsidRPr="00000000" w14:paraId="00000173">
          <w:pPr>
            <w:pStyle w:val="Heading3"/>
            <w:rPr>
              <w:del w:author="Kanihaa" w:id="9" w:date="2026-09-25T08:48:49Z"/>
              <w:i w:val="1"/>
              <w:iCs w:val="1"/>
              <w:rPrChange w:author="Kavinilavu" w:id="97" w:date="2026-09-24T05:18:57Z">
                <w:rPr>
                  <w:rFonts w:ascii="Cambria" w:cs="Cambria" w:eastAsia="Cambria" w:hAnsi="Cambria"/>
                  <w:b w:val="1"/>
                  <w:bCs w:val="1"/>
                  <w:sz w:val="24"/>
                  <w:szCs w:val="24"/>
                </w:rPr>
              </w:rPrChange>
            </w:rPr>
            <w:pPrChange w:author="Kavinilavu" w:id="0" w:date="2026-09-24T05:18:57Z">
              <w:pPr>
                <w:pStyle w:val="Heading3"/>
              </w:pPr>
            </w:pPrChange>
          </w:pPr>
          <w:sdt>
            <w:sdtPr>
              <w:id w:val="-443346901"/>
              <w:tag w:val="goog_rdk_2192"/>
            </w:sdtPr>
            <w:sdtContent>
              <w:del w:author="Kanihaa" w:id="9" w:date="2026-09-25T08:48:49Z"/>
              <w:sdt>
                <w:sdtPr>
                  <w:id w:val="-1086351834"/>
                  <w:tag w:val="goog_rdk_2193"/>
                </w:sdtPr>
                <w:sdtContent>
                  <w:del w:author="Kanihaa" w:id="9" w:date="2026-09-25T08:48:49Z">
                    <w:r w:rsidDel="00000000" w:rsidR="00000000" w:rsidRPr="00000000">
                      <w:rPr>
                        <w:rtl w:val="0"/>
                      </w:rPr>
                    </w:r>
                  </w:del>
                </w:sdtContent>
              </w:sdt>
              <w:del w:author="Kanihaa" w:id="9" w:date="2026-09-25T08:48:49Z"/>
            </w:sdtContent>
          </w:sdt>
        </w:p>
      </w:sdtContent>
    </w:sdt>
    <w:sdt>
      <w:sdtPr>
        <w:id w:val="682713426"/>
        <w:tag w:val="goog_rdk_2200"/>
      </w:sdtPr>
      <w:sdtContent>
        <w:p w:rsidR="00000000" w:rsidDel="00000000" w:rsidP="00000000" w:rsidRDefault="00000000" w:rsidRPr="00000000" w14:paraId="00000174">
          <w:pPr>
            <w:pStyle w:val="Heading1"/>
            <w:spacing w:line="259" w:lineRule="auto"/>
            <w:rPr>
              <w:ins w:author="Bala Devi" w:id="181" w:date="2026-09-21T15:24:1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717265786"/>
              <w:tag w:val="goog_rdk_2197"/>
            </w:sdtPr>
            <w:sdtContent>
              <w:ins w:author="Bala Devi" w:id="181" w:date="2026-09-21T15:24:10Z">
                <w:sdt>
                  <w:sdtPr>
                    <w:id w:val="1423169295"/>
                    <w:tag w:val="goog_rdk_2198"/>
                  </w:sdtPr>
                  <w:sdtContent>
                    <w:del w:author="Kanihaa" w:id="9" w:date="2026-09-25T08:48:49Z"/>
                  </w:sdtContent>
                </w:sdt>
              </w:ins>
              <w:sdt>
                <w:sdtPr>
                  <w:id w:val="-2015181758"/>
                  <w:tag w:val="goog_rdk_2199"/>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645723092"/>
        <w:tag w:val="goog_rdk_2204"/>
      </w:sdtPr>
      <w:sdtContent>
        <w:p w:rsidR="00000000" w:rsidDel="00000000" w:rsidP="00000000" w:rsidRDefault="00000000" w:rsidRPr="00000000" w14:paraId="00000175">
          <w:pPr>
            <w:pStyle w:val="Heading3"/>
            <w:numPr>
              <w:ilvl w:val="0"/>
              <w:numId w:val="12"/>
            </w:numPr>
            <w:ind w:left="720" w:hanging="360"/>
            <w:rPr>
              <w:ins w:author="Bala Devi" w:id="181" w:date="2026-09-21T15:24:10Z"/>
              <w:del w:author="Kanihaa" w:id="9" w:date="2026-09-25T08:48:49Z"/>
              <w:rFonts w:ascii="Cambria" w:cs="Cambria" w:eastAsia="Cambria" w:hAnsi="Cambria"/>
              <w:b w:val="1"/>
              <w:bCs w:val="1"/>
              <w:sz w:val="24"/>
              <w:szCs w:val="24"/>
              <w:rPrChange w:author="Dhanush Surya" w:id="182" w:date="2026-09-23T09:26:40Z">
                <w:rPr>
                  <w:rFonts w:ascii="Cambria" w:cs="Cambria" w:eastAsia="Cambria" w:hAnsi="Cambria"/>
                  <w:b w:val="1"/>
                  <w:bCs w:val="1"/>
                  <w:sz w:val="24"/>
                  <w:szCs w:val="24"/>
                  <w:u w:val="none"/>
                </w:rPr>
              </w:rPrChange>
            </w:rPr>
            <w:pPrChange w:author="Dhanush Surya" w:id="0" w:date="2026-09-23T09:26:40Z">
              <w:pPr>
                <w:pStyle w:val="Heading3"/>
                <w:numPr>
                  <w:ilvl w:val="0"/>
                  <w:numId w:val="12"/>
                </w:numPr>
                <w:ind w:left="720" w:hanging="360"/>
              </w:pPr>
            </w:pPrChange>
          </w:pPr>
          <w:sdt>
            <w:sdtPr>
              <w:id w:val="-21371377"/>
              <w:tag w:val="goog_rdk_2201"/>
            </w:sdtPr>
            <w:sdtContent>
              <w:ins w:author="Bala Devi" w:id="181" w:date="2026-09-21T15:24:10Z">
                <w:sdt>
                  <w:sdtPr>
                    <w:id w:val="-1958844231"/>
                    <w:tag w:val="goog_rdk_2202"/>
                  </w:sdtPr>
                  <w:sdtContent>
                    <w:del w:author="Kanihaa" w:id="9" w:date="2026-09-25T08:48:49Z"/>
                  </w:sdtContent>
                </w:sdt>
              </w:ins>
              <w:sdt>
                <w:sdtPr>
                  <w:id w:val="-1618861415"/>
                  <w:tag w:val="goog_rdk_2203"/>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1792416127"/>
        <w:tag w:val="goog_rdk_2208"/>
      </w:sdtPr>
      <w:sdtContent>
        <w:p w:rsidR="00000000" w:rsidDel="00000000" w:rsidP="00000000" w:rsidRDefault="00000000" w:rsidRPr="00000000" w14:paraId="00000176">
          <w:pPr>
            <w:pStyle w:val="Heading3"/>
            <w:numPr>
              <w:ilvl w:val="0"/>
              <w:numId w:val="12"/>
            </w:numPr>
            <w:ind w:left="720" w:hanging="360"/>
            <w:rPr>
              <w:ins w:author="Bala Devi" w:id="181"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1689653743"/>
              <w:tag w:val="goog_rdk_2205"/>
            </w:sdtPr>
            <w:sdtContent>
              <w:ins w:author="Bala Devi" w:id="181" w:date="2026-09-21T15:24:10Z">
                <w:sdt>
                  <w:sdtPr>
                    <w:id w:val="-1148441648"/>
                    <w:tag w:val="goog_rdk_2206"/>
                  </w:sdtPr>
                  <w:sdtContent>
                    <w:del w:author="Kanihaa" w:id="9" w:date="2026-09-25T08:48:49Z"/>
                  </w:sdtContent>
                </w:sdt>
              </w:ins>
              <w:sdt>
                <w:sdtPr>
                  <w:id w:val="1775805795"/>
                  <w:tag w:val="goog_rdk_2207"/>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1648039905"/>
        <w:tag w:val="goog_rdk_2212"/>
      </w:sdtPr>
      <w:sdtContent>
        <w:p w:rsidR="00000000" w:rsidDel="00000000" w:rsidP="00000000" w:rsidRDefault="00000000" w:rsidRPr="00000000" w14:paraId="00000177">
          <w:pPr>
            <w:pStyle w:val="Heading3"/>
            <w:numPr>
              <w:ilvl w:val="0"/>
              <w:numId w:val="12"/>
            </w:numPr>
            <w:ind w:left="720" w:hanging="360"/>
            <w:rPr>
              <w:ins w:author="Bala Devi" w:id="181"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1201021628"/>
              <w:tag w:val="goog_rdk_2209"/>
            </w:sdtPr>
            <w:sdtContent>
              <w:ins w:author="Bala Devi" w:id="181" w:date="2026-09-21T15:24:10Z">
                <w:sdt>
                  <w:sdtPr>
                    <w:id w:val="-1609650586"/>
                    <w:tag w:val="goog_rdk_2210"/>
                  </w:sdtPr>
                  <w:sdtContent>
                    <w:del w:author="Kanihaa" w:id="9" w:date="2026-09-25T08:48:49Z"/>
                  </w:sdtContent>
                </w:sdt>
              </w:ins>
              <w:sdt>
                <w:sdtPr>
                  <w:id w:val="-1274573634"/>
                  <w:tag w:val="goog_rdk_2211"/>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606671722"/>
        <w:tag w:val="goog_rdk_2216"/>
      </w:sdtPr>
      <w:sdtContent>
        <w:p w:rsidR="00000000" w:rsidDel="00000000" w:rsidP="00000000" w:rsidRDefault="00000000" w:rsidRPr="00000000" w14:paraId="00000178">
          <w:pPr>
            <w:pStyle w:val="Heading3"/>
            <w:numPr>
              <w:ilvl w:val="0"/>
              <w:numId w:val="12"/>
            </w:numPr>
            <w:ind w:left="720" w:hanging="360"/>
            <w:rPr>
              <w:ins w:author="Bala Devi" w:id="181"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2032377817"/>
              <w:tag w:val="goog_rdk_2213"/>
            </w:sdtPr>
            <w:sdtContent>
              <w:ins w:author="Bala Devi" w:id="181" w:date="2026-09-21T15:24:10Z">
                <w:sdt>
                  <w:sdtPr>
                    <w:id w:val="-1691328805"/>
                    <w:tag w:val="goog_rdk_2214"/>
                  </w:sdtPr>
                  <w:sdtContent>
                    <w:del w:author="Kanihaa" w:id="9" w:date="2026-09-25T08:48:49Z"/>
                  </w:sdtContent>
                </w:sdt>
              </w:ins>
              <w:sdt>
                <w:sdtPr>
                  <w:id w:val="-1532959288"/>
                  <w:tag w:val="goog_rdk_2215"/>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248885959"/>
        <w:tag w:val="goog_rdk_2220"/>
      </w:sdtPr>
      <w:sdtContent>
        <w:p w:rsidR="00000000" w:rsidDel="00000000" w:rsidP="00000000" w:rsidRDefault="00000000" w:rsidRPr="00000000" w14:paraId="00000179">
          <w:pPr>
            <w:pStyle w:val="Heading3"/>
            <w:numPr>
              <w:ilvl w:val="0"/>
              <w:numId w:val="12"/>
            </w:numPr>
            <w:ind w:left="720" w:hanging="360"/>
            <w:rPr>
              <w:ins w:author="Bala Devi" w:id="181"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31870048"/>
              <w:tag w:val="goog_rdk_2217"/>
            </w:sdtPr>
            <w:sdtContent>
              <w:ins w:author="Bala Devi" w:id="181" w:date="2026-09-21T15:24:10Z">
                <w:sdt>
                  <w:sdtPr>
                    <w:id w:val="319235827"/>
                    <w:tag w:val="goog_rdk_2218"/>
                  </w:sdtPr>
                  <w:sdtContent>
                    <w:del w:author="Kanihaa" w:id="9" w:date="2026-09-25T08:48:49Z"/>
                  </w:sdtContent>
                </w:sdt>
              </w:ins>
              <w:sdt>
                <w:sdtPr>
                  <w:id w:val="995384486"/>
                  <w:tag w:val="goog_rdk_2219"/>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1399071686"/>
        <w:tag w:val="goog_rdk_2224"/>
      </w:sdtPr>
      <w:sdtContent>
        <w:p w:rsidR="00000000" w:rsidDel="00000000" w:rsidP="00000000" w:rsidRDefault="00000000" w:rsidRPr="00000000" w14:paraId="0000017A">
          <w:pPr>
            <w:pStyle w:val="Heading3"/>
            <w:numPr>
              <w:ilvl w:val="0"/>
              <w:numId w:val="12"/>
            </w:numPr>
            <w:ind w:left="720" w:hanging="360"/>
            <w:rPr>
              <w:ins w:author="Bala Devi" w:id="181"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723140740"/>
              <w:tag w:val="goog_rdk_2221"/>
            </w:sdtPr>
            <w:sdtContent>
              <w:ins w:author="Bala Devi" w:id="181" w:date="2026-09-21T15:24:10Z">
                <w:sdt>
                  <w:sdtPr>
                    <w:id w:val="255641904"/>
                    <w:tag w:val="goog_rdk_2222"/>
                  </w:sdtPr>
                  <w:sdtContent>
                    <w:del w:author="Kanihaa" w:id="9" w:date="2026-09-25T08:48:49Z"/>
                  </w:sdtContent>
                </w:sdt>
              </w:ins>
              <w:sdt>
                <w:sdtPr>
                  <w:id w:val="-1754686124"/>
                  <w:tag w:val="goog_rdk_2223"/>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229660387"/>
        <w:tag w:val="goog_rdk_2228"/>
      </w:sdtPr>
      <w:sdtContent>
        <w:p w:rsidR="00000000" w:rsidDel="00000000" w:rsidP="00000000" w:rsidRDefault="00000000" w:rsidRPr="00000000" w14:paraId="0000017B">
          <w:pPr>
            <w:pStyle w:val="Heading3"/>
            <w:numPr>
              <w:ilvl w:val="0"/>
              <w:numId w:val="12"/>
            </w:numPr>
            <w:ind w:left="720" w:hanging="360"/>
            <w:rPr>
              <w:ins w:author="Bala Devi" w:id="181"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1679160990"/>
              <w:tag w:val="goog_rdk_2225"/>
            </w:sdtPr>
            <w:sdtContent>
              <w:ins w:author="Bala Devi" w:id="181" w:date="2026-09-21T15:24:10Z">
                <w:sdt>
                  <w:sdtPr>
                    <w:id w:val="-301621490"/>
                    <w:tag w:val="goog_rdk_2226"/>
                  </w:sdtPr>
                  <w:sdtContent>
                    <w:del w:author="Kanihaa" w:id="9" w:date="2026-09-25T08:48:49Z"/>
                  </w:sdtContent>
                </w:sdt>
              </w:ins>
              <w:sdt>
                <w:sdtPr>
                  <w:id w:val="-86487816"/>
                  <w:tag w:val="goog_rdk_2227"/>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858447253"/>
        <w:tag w:val="goog_rdk_2232"/>
      </w:sdtPr>
      <w:sdtContent>
        <w:p w:rsidR="00000000" w:rsidDel="00000000" w:rsidP="00000000" w:rsidRDefault="00000000" w:rsidRPr="00000000" w14:paraId="0000017C">
          <w:pPr>
            <w:pStyle w:val="Heading3"/>
            <w:numPr>
              <w:ilvl w:val="0"/>
              <w:numId w:val="12"/>
            </w:numPr>
            <w:ind w:left="720" w:hanging="360"/>
            <w:rPr>
              <w:ins w:author="Bala Devi" w:id="181"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948248718"/>
              <w:tag w:val="goog_rdk_2229"/>
            </w:sdtPr>
            <w:sdtContent>
              <w:ins w:author="Bala Devi" w:id="181" w:date="2026-09-21T15:24:10Z">
                <w:sdt>
                  <w:sdtPr>
                    <w:id w:val="104566976"/>
                    <w:tag w:val="goog_rdk_2230"/>
                  </w:sdtPr>
                  <w:sdtContent>
                    <w:del w:author="Kanihaa" w:id="9" w:date="2026-09-25T08:48:49Z"/>
                  </w:sdtContent>
                </w:sdt>
              </w:ins>
              <w:sdt>
                <w:sdtPr>
                  <w:id w:val="-1282619178"/>
                  <w:tag w:val="goog_rdk_2231"/>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1559681126"/>
        <w:tag w:val="goog_rdk_2236"/>
      </w:sdtPr>
      <w:sdtContent>
        <w:p w:rsidR="00000000" w:rsidDel="00000000" w:rsidP="00000000" w:rsidRDefault="00000000" w:rsidRPr="00000000" w14:paraId="0000017D">
          <w:pPr>
            <w:pStyle w:val="Heading3"/>
            <w:numPr>
              <w:ilvl w:val="0"/>
              <w:numId w:val="12"/>
            </w:numPr>
            <w:ind w:left="720" w:hanging="360"/>
            <w:rPr>
              <w:ins w:author="Bala Devi" w:id="181"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1025236689"/>
              <w:tag w:val="goog_rdk_2233"/>
            </w:sdtPr>
            <w:sdtContent>
              <w:ins w:author="Bala Devi" w:id="181" w:date="2026-09-21T15:24:10Z">
                <w:sdt>
                  <w:sdtPr>
                    <w:id w:val="327968004"/>
                    <w:tag w:val="goog_rdk_2234"/>
                  </w:sdtPr>
                  <w:sdtContent>
                    <w:del w:author="Kanihaa" w:id="9" w:date="2026-09-25T08:48:49Z"/>
                  </w:sdtContent>
                </w:sdt>
              </w:ins>
              <w:sdt>
                <w:sdtPr>
                  <w:id w:val="1610888825"/>
                  <w:tag w:val="goog_rdk_2235"/>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128948185"/>
        <w:tag w:val="goog_rdk_2240"/>
      </w:sdtPr>
      <w:sdtContent>
        <w:p w:rsidR="00000000" w:rsidDel="00000000" w:rsidP="00000000" w:rsidRDefault="00000000" w:rsidRPr="00000000" w14:paraId="0000017E">
          <w:pPr>
            <w:pStyle w:val="Heading3"/>
            <w:numPr>
              <w:ilvl w:val="0"/>
              <w:numId w:val="12"/>
            </w:numPr>
            <w:ind w:left="720" w:hanging="360"/>
            <w:rPr>
              <w:ins w:author="Bala Devi" w:id="181"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87494168"/>
              <w:tag w:val="goog_rdk_2237"/>
            </w:sdtPr>
            <w:sdtContent>
              <w:ins w:author="Bala Devi" w:id="181" w:date="2026-09-21T15:24:10Z">
                <w:sdt>
                  <w:sdtPr>
                    <w:id w:val="490718328"/>
                    <w:tag w:val="goog_rdk_2238"/>
                  </w:sdtPr>
                  <w:sdtContent>
                    <w:del w:author="Kanihaa" w:id="9" w:date="2026-09-25T08:48:49Z"/>
                  </w:sdtContent>
                </w:sdt>
              </w:ins>
              <w:sdt>
                <w:sdtPr>
                  <w:id w:val="-1591635521"/>
                  <w:tag w:val="goog_rdk_2239"/>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766127345"/>
        <w:tag w:val="goog_rdk_2244"/>
      </w:sdtPr>
      <w:sdtContent>
        <w:p w:rsidR="00000000" w:rsidDel="00000000" w:rsidP="00000000" w:rsidRDefault="00000000" w:rsidRPr="00000000" w14:paraId="0000017F">
          <w:pPr>
            <w:pStyle w:val="Heading3"/>
            <w:numPr>
              <w:ilvl w:val="0"/>
              <w:numId w:val="12"/>
            </w:numPr>
            <w:ind w:left="720" w:hanging="360"/>
            <w:rPr>
              <w:ins w:author="Bala Devi" w:id="181"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856160290"/>
              <w:tag w:val="goog_rdk_2241"/>
            </w:sdtPr>
            <w:sdtContent>
              <w:ins w:author="Bala Devi" w:id="181" w:date="2026-09-21T15:24:10Z">
                <w:sdt>
                  <w:sdtPr>
                    <w:id w:val="1269467952"/>
                    <w:tag w:val="goog_rdk_2242"/>
                  </w:sdtPr>
                  <w:sdtContent>
                    <w:del w:author="Kanihaa" w:id="9" w:date="2026-09-25T08:48:49Z"/>
                  </w:sdtContent>
                </w:sdt>
              </w:ins>
              <w:sdt>
                <w:sdtPr>
                  <w:id w:val="774947116"/>
                  <w:tag w:val="goog_rdk_2243"/>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88895859"/>
        <w:tag w:val="goog_rdk_2248"/>
      </w:sdtPr>
      <w:sdtContent>
        <w:p w:rsidR="00000000" w:rsidDel="00000000" w:rsidP="00000000" w:rsidRDefault="00000000" w:rsidRPr="00000000" w14:paraId="00000180">
          <w:pPr>
            <w:pStyle w:val="Heading3"/>
            <w:numPr>
              <w:ilvl w:val="0"/>
              <w:numId w:val="12"/>
            </w:numPr>
            <w:ind w:left="720" w:hanging="360"/>
            <w:rPr>
              <w:ins w:author="Bala Devi" w:id="181"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1617401324"/>
              <w:tag w:val="goog_rdk_2245"/>
            </w:sdtPr>
            <w:sdtContent>
              <w:ins w:author="Bala Devi" w:id="181" w:date="2026-09-21T15:24:10Z">
                <w:sdt>
                  <w:sdtPr>
                    <w:id w:val="-1825421692"/>
                    <w:tag w:val="goog_rdk_2246"/>
                  </w:sdtPr>
                  <w:sdtContent>
                    <w:del w:author="Kanihaa" w:id="9" w:date="2026-09-25T08:48:49Z"/>
                  </w:sdtContent>
                </w:sdt>
              </w:ins>
              <w:sdt>
                <w:sdtPr>
                  <w:id w:val="1522263434"/>
                  <w:tag w:val="goog_rdk_2247"/>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552447486"/>
        <w:tag w:val="goog_rdk_2252"/>
      </w:sdtPr>
      <w:sdtContent>
        <w:p w:rsidR="00000000" w:rsidDel="00000000" w:rsidP="00000000" w:rsidRDefault="00000000" w:rsidRPr="00000000" w14:paraId="00000181">
          <w:pPr>
            <w:pStyle w:val="Heading3"/>
            <w:numPr>
              <w:ilvl w:val="0"/>
              <w:numId w:val="12"/>
            </w:numPr>
            <w:ind w:left="720" w:hanging="360"/>
            <w:rPr>
              <w:ins w:author="Bala Devi" w:id="181"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1803888836"/>
              <w:tag w:val="goog_rdk_2249"/>
            </w:sdtPr>
            <w:sdtContent>
              <w:ins w:author="Bala Devi" w:id="181" w:date="2026-09-21T15:24:10Z">
                <w:sdt>
                  <w:sdtPr>
                    <w:id w:val="-653460771"/>
                    <w:tag w:val="goog_rdk_2250"/>
                  </w:sdtPr>
                  <w:sdtContent>
                    <w:del w:author="Kanihaa" w:id="9" w:date="2026-09-25T08:48:49Z"/>
                  </w:sdtContent>
                </w:sdt>
              </w:ins>
              <w:sdt>
                <w:sdtPr>
                  <w:id w:val="-1654496533"/>
                  <w:tag w:val="goog_rdk_2251"/>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1731145024"/>
        <w:tag w:val="goog_rdk_2256"/>
      </w:sdtPr>
      <w:sdtContent>
        <w:p w:rsidR="00000000" w:rsidDel="00000000" w:rsidP="00000000" w:rsidRDefault="00000000" w:rsidRPr="00000000" w14:paraId="00000182">
          <w:pPr>
            <w:pStyle w:val="Heading3"/>
            <w:numPr>
              <w:ilvl w:val="0"/>
              <w:numId w:val="12"/>
            </w:numPr>
            <w:ind w:left="720" w:hanging="360"/>
            <w:rPr>
              <w:ins w:author="Bala Devi" w:id="181"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1559362986"/>
              <w:tag w:val="goog_rdk_2253"/>
            </w:sdtPr>
            <w:sdtContent>
              <w:ins w:author="Bala Devi" w:id="181" w:date="2026-09-21T15:24:10Z">
                <w:sdt>
                  <w:sdtPr>
                    <w:id w:val="-185693701"/>
                    <w:tag w:val="goog_rdk_2254"/>
                  </w:sdtPr>
                  <w:sdtContent>
                    <w:del w:author="Kanihaa" w:id="9" w:date="2026-09-25T08:48:49Z"/>
                  </w:sdtContent>
                </w:sdt>
              </w:ins>
              <w:sdt>
                <w:sdtPr>
                  <w:id w:val="881352231"/>
                  <w:tag w:val="goog_rdk_2255"/>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510317861"/>
        <w:tag w:val="goog_rdk_2260"/>
      </w:sdtPr>
      <w:sdtContent>
        <w:p w:rsidR="00000000" w:rsidDel="00000000" w:rsidP="00000000" w:rsidRDefault="00000000" w:rsidRPr="00000000" w14:paraId="00000183">
          <w:pPr>
            <w:pStyle w:val="Heading3"/>
            <w:numPr>
              <w:ilvl w:val="0"/>
              <w:numId w:val="12"/>
            </w:numPr>
            <w:ind w:left="720" w:hanging="360"/>
            <w:rPr>
              <w:ins w:author="Bala Devi" w:id="181"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1014167741"/>
              <w:tag w:val="goog_rdk_2257"/>
            </w:sdtPr>
            <w:sdtContent>
              <w:ins w:author="Bala Devi" w:id="181" w:date="2026-09-21T15:24:10Z">
                <w:sdt>
                  <w:sdtPr>
                    <w:id w:val="-959030658"/>
                    <w:tag w:val="goog_rdk_2258"/>
                  </w:sdtPr>
                  <w:sdtContent>
                    <w:del w:author="Kanihaa" w:id="9" w:date="2026-09-25T08:48:49Z"/>
                  </w:sdtContent>
                </w:sdt>
              </w:ins>
              <w:sdt>
                <w:sdtPr>
                  <w:id w:val="112766492"/>
                  <w:tag w:val="goog_rdk_2259"/>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530226753"/>
        <w:tag w:val="goog_rdk_2264"/>
      </w:sdtPr>
      <w:sdtContent>
        <w:p w:rsidR="00000000" w:rsidDel="00000000" w:rsidP="00000000" w:rsidRDefault="00000000" w:rsidRPr="00000000" w14:paraId="00000184">
          <w:pPr>
            <w:pStyle w:val="Heading3"/>
            <w:numPr>
              <w:ilvl w:val="0"/>
              <w:numId w:val="12"/>
            </w:numPr>
            <w:ind w:left="720" w:hanging="360"/>
            <w:rPr>
              <w:ins w:author="Bala Devi" w:id="181"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687782472"/>
              <w:tag w:val="goog_rdk_2261"/>
            </w:sdtPr>
            <w:sdtContent>
              <w:ins w:author="Bala Devi" w:id="181" w:date="2026-09-21T15:24:10Z">
                <w:sdt>
                  <w:sdtPr>
                    <w:id w:val="812456816"/>
                    <w:tag w:val="goog_rdk_2262"/>
                  </w:sdtPr>
                  <w:sdtContent>
                    <w:del w:author="Kanihaa" w:id="9" w:date="2026-09-25T08:48:49Z"/>
                  </w:sdtContent>
                </w:sdt>
              </w:ins>
              <w:sdt>
                <w:sdtPr>
                  <w:id w:val="-1305315410"/>
                  <w:tag w:val="goog_rdk_2263"/>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1033300091"/>
        <w:tag w:val="goog_rdk_2268"/>
      </w:sdtPr>
      <w:sdtContent>
        <w:p w:rsidR="00000000" w:rsidDel="00000000" w:rsidP="00000000" w:rsidRDefault="00000000" w:rsidRPr="00000000" w14:paraId="00000185">
          <w:pPr>
            <w:pStyle w:val="Heading3"/>
            <w:numPr>
              <w:ilvl w:val="0"/>
              <w:numId w:val="12"/>
            </w:numPr>
            <w:ind w:left="720" w:hanging="360"/>
            <w:rPr>
              <w:ins w:author="Bala Devi" w:id="181"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1383372715"/>
              <w:tag w:val="goog_rdk_2265"/>
            </w:sdtPr>
            <w:sdtContent>
              <w:ins w:author="Bala Devi" w:id="181" w:date="2026-09-21T15:24:10Z">
                <w:sdt>
                  <w:sdtPr>
                    <w:id w:val="-1457799918"/>
                    <w:tag w:val="goog_rdk_2266"/>
                  </w:sdtPr>
                  <w:sdtContent>
                    <w:del w:author="Kanihaa" w:id="9" w:date="2026-09-25T08:48:49Z"/>
                  </w:sdtContent>
                </w:sdt>
              </w:ins>
              <w:sdt>
                <w:sdtPr>
                  <w:id w:val="110556030"/>
                  <w:tag w:val="goog_rdk_2267"/>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347106843"/>
        <w:tag w:val="goog_rdk_2272"/>
      </w:sdtPr>
      <w:sdtContent>
        <w:p w:rsidR="00000000" w:rsidDel="00000000" w:rsidP="00000000" w:rsidRDefault="00000000" w:rsidRPr="00000000" w14:paraId="00000186">
          <w:pPr>
            <w:pStyle w:val="Heading3"/>
            <w:numPr>
              <w:ilvl w:val="0"/>
              <w:numId w:val="12"/>
            </w:numPr>
            <w:ind w:left="720" w:hanging="360"/>
            <w:rPr>
              <w:ins w:author="Bala Devi" w:id="181"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1444850263"/>
              <w:tag w:val="goog_rdk_2269"/>
            </w:sdtPr>
            <w:sdtContent>
              <w:ins w:author="Bala Devi" w:id="181" w:date="2026-09-21T15:24:10Z">
                <w:sdt>
                  <w:sdtPr>
                    <w:id w:val="41549539"/>
                    <w:tag w:val="goog_rdk_2270"/>
                  </w:sdtPr>
                  <w:sdtContent>
                    <w:del w:author="Kanihaa" w:id="9" w:date="2026-09-25T08:48:49Z"/>
                  </w:sdtContent>
                </w:sdt>
              </w:ins>
              <w:sdt>
                <w:sdtPr>
                  <w:id w:val="-163374662"/>
                  <w:tag w:val="goog_rdk_2271"/>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1670391735"/>
        <w:tag w:val="goog_rdk_2276"/>
      </w:sdtPr>
      <w:sdtContent>
        <w:p w:rsidR="00000000" w:rsidDel="00000000" w:rsidP="00000000" w:rsidRDefault="00000000" w:rsidRPr="00000000" w14:paraId="00000187">
          <w:pPr>
            <w:pStyle w:val="Heading3"/>
            <w:numPr>
              <w:ilvl w:val="0"/>
              <w:numId w:val="12"/>
            </w:numPr>
            <w:ind w:left="720" w:hanging="360"/>
            <w:rPr>
              <w:ins w:author="Bala Devi" w:id="181"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2006410958"/>
              <w:tag w:val="goog_rdk_2273"/>
            </w:sdtPr>
            <w:sdtContent>
              <w:ins w:author="Bala Devi" w:id="181" w:date="2026-09-21T15:24:10Z">
                <w:sdt>
                  <w:sdtPr>
                    <w:id w:val="-886822368"/>
                    <w:tag w:val="goog_rdk_2274"/>
                  </w:sdtPr>
                  <w:sdtContent>
                    <w:del w:author="Kanihaa" w:id="9" w:date="2026-09-25T08:48:49Z"/>
                  </w:sdtContent>
                </w:sdt>
              </w:ins>
              <w:sdt>
                <w:sdtPr>
                  <w:id w:val="1070870234"/>
                  <w:tag w:val="goog_rdk_2275"/>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1729831339"/>
        <w:tag w:val="goog_rdk_2285"/>
      </w:sdtPr>
      <w:sdtContent>
        <w:p w:rsidR="00000000" w:rsidDel="00000000" w:rsidP="00000000" w:rsidRDefault="00000000" w:rsidRPr="00000000" w14:paraId="00000188">
          <w:pPr>
            <w:numPr>
              <w:ilvl w:val="0"/>
              <w:numId w:val="38"/>
            </w:numPr>
            <w:ind w:left="720" w:hanging="360"/>
            <w:rPr>
              <w:ins w:author="Pradeep" w:id="183" w:date="2026-09-22T00:33:14Z"/>
              <w:del w:author="Kanihaa" w:id="9" w:date="2026-09-25T08:48:49Z"/>
              <w:i w:val="1"/>
              <w:iCs w:val="1"/>
              <w:rPrChange w:author="Kavinilavu" w:id="97" w:date="2026-09-24T05:18:57Z">
                <w:rPr/>
              </w:rPrChange>
            </w:rPr>
            <w:pPrChange w:author="Kavinilavu" w:id="0" w:date="2026-09-24T05:18:57Z">
              <w:pPr>
                <w:numPr>
                  <w:ilvl w:val="0"/>
                  <w:numId w:val="38"/>
                </w:numPr>
                <w:ind w:left="720" w:hanging="360"/>
              </w:pPr>
            </w:pPrChange>
          </w:pPr>
          <w:sdt>
            <w:sdtPr>
              <w:id w:val="1961192852"/>
              <w:tag w:val="goog_rdk_2279"/>
            </w:sdtPr>
            <w:sdtContent>
              <w:ins w:author="Pradeep" w:id="183" w:date="2026-09-22T00:33:14Z">
                <w:sdt>
                  <w:sdtPr>
                    <w:id w:val="380118989"/>
                    <w:tag w:val="goog_rdk_2280"/>
                  </w:sdtPr>
                  <w:sdtContent>
                    <w:del w:author="Kanihaa" w:id="9" w:date="2026-09-25T08:48:49Z"/>
                  </w:sdtContent>
                </w:sdt>
              </w:ins>
              <w:sdt>
                <w:sdtPr>
                  <w:id w:val="949041671"/>
                  <w:tag w:val="goog_rdk_2281"/>
                </w:sdtPr>
                <w:sdtContent>
                  <w:ins w:author="Pradeep" w:id="183" w:date="2026-09-22T00:33:1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demonstrate how we can </w:delText>
                      </w:r>
                    </w:del>
                  </w:ins>
                </w:sdtContent>
              </w:sdt>
              <w:ins w:author="Pradeep" w:id="183" w:date="2026-09-22T00:33:14Z">
                <w:del w:author="Kanihaa" w:id="9" w:date="2026-09-25T08:48:49Z">
                  <w:sdt>
                    <w:sdtPr>
                      <w:id w:val="-1526424139"/>
                      <w:tag w:val="goog_rdk_228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conbine</w:delText>
                      </w:r>
                    </w:sdtContent>
                  </w:sdt>
                  <w:sdt>
                    <w:sdtPr>
                      <w:id w:val="1902068738"/>
                      <w:tag w:val="goog_rdk_228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 gemini at,APIs, backend development,</w:delText>
                      </w:r>
                    </w:sdtContent>
                  </w:sdt>
                  <w:sdt>
                    <w:sdtPr>
                      <w:id w:val="-1077351052"/>
                      <w:tag w:val="goog_rdk_228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frontend development</w:delText>
                      </w:r>
                    </w:sdtContent>
                  </w:sdt>
                </w:del>
              </w:ins>
            </w:sdtContent>
          </w:sdt>
        </w:p>
      </w:sdtContent>
    </w:sdt>
    <w:sdt>
      <w:sdtPr>
        <w:id w:val="649398738"/>
        <w:tag w:val="goog_rdk_2296"/>
      </w:sdtPr>
      <w:sdtContent>
        <w:p w:rsidR="00000000" w:rsidDel="00000000" w:rsidP="00000000" w:rsidRDefault="00000000" w:rsidRPr="00000000" w14:paraId="00000189">
          <w:pPr>
            <w:rPr>
              <w:ins w:author="Bala Devi" w:id="181" w:date="2026-09-21T15:24:10Z"/>
              <w:del w:author="Kanihaa" w:id="9" w:date="2026-09-25T08:48:49Z"/>
              <w:strike w:val="1"/>
              <w:rPrChange w:author="Anonymous" w:id="185" w:date="2026-09-24T13:20:58Z">
                <w:rPr>
                  <w:rFonts w:ascii="Cambria" w:cs="Cambria" w:eastAsia="Cambria" w:hAnsi="Cambria"/>
                  <w:b w:val="1"/>
                  <w:bCs w:val="1"/>
                  <w:sz w:val="24"/>
                  <w:szCs w:val="24"/>
                </w:rPr>
              </w:rPrChange>
            </w:rPr>
            <w:pPrChange w:author="Anonymous" w:id="0" w:date="2026-09-24T13:20:58Z">
              <w:pPr/>
            </w:pPrChange>
          </w:pPr>
          <w:sdt>
            <w:sdtPr>
              <w:id w:val="1427464376"/>
              <w:tag w:val="goog_rdk_2290"/>
            </w:sdtPr>
            <w:sdtContent>
              <w:ins w:author="Pradeep" w:id="184" w:date="2026-09-22T00:33:05Z">
                <w:sdt>
                  <w:sdtPr>
                    <w:id w:val="1145937790"/>
                    <w:tag w:val="goog_rdk_2291"/>
                  </w:sdtPr>
                  <w:sdtContent>
                    <w:del w:author="Kanihaa" w:id="9" w:date="2026-09-25T08:48:49Z"/>
                  </w:sdtContent>
                </w:sdt>
              </w:ins>
              <w:sdt>
                <w:sdtPr>
                  <w:id w:val="1151397254"/>
                  <w:tag w:val="goog_rdk_2292"/>
                </w:sdtPr>
                <w:sdtContent>
                  <w:ins w:author="Pradeep" w:id="184" w:date="2026-09-22T00:33:0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to solve a practical real world budgeting recommendation problem</w:delText>
                      </w:r>
                    </w:del>
                  </w:ins>
                </w:sdtContent>
              </w:sdt>
              <w:ins w:author="Pradeep" w:id="184" w:date="2026-09-22T00:33:05Z">
                <w:del w:author="Kanihaa" w:id="9" w:date="2026-09-25T08:48:49Z"/>
              </w:ins>
            </w:sdtContent>
          </w:sdt>
          <w:sdt>
            <w:sdtPr>
              <w:id w:val="212118837"/>
              <w:tag w:val="goog_rdk_2293"/>
            </w:sdtPr>
            <w:sdtContent>
              <w:ins w:author="Bala Devi" w:id="181" w:date="2026-09-21T15:24:10Z">
                <w:sdt>
                  <w:sdtPr>
                    <w:id w:val="-107692737"/>
                    <w:tag w:val="goog_rdk_2294"/>
                  </w:sdtPr>
                  <w:sdtContent>
                    <w:del w:author="Kanihaa" w:id="9" w:date="2026-09-25T08:48:49Z"/>
                  </w:sdtContent>
                </w:sdt>
              </w:ins>
              <w:sdt>
                <w:sdtPr>
                  <w:id w:val="1812768268"/>
                  <w:tag w:val="goog_rdk_2295"/>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733370700"/>
        <w:tag w:val="goog_rdk_2300"/>
      </w:sdtPr>
      <w:sdtContent>
        <w:p w:rsidR="00000000" w:rsidDel="00000000" w:rsidP="00000000" w:rsidRDefault="00000000" w:rsidRPr="00000000" w14:paraId="0000018A">
          <w:pPr>
            <w:pStyle w:val="Heading1"/>
            <w:rPr>
              <w:ins w:author="Bala Devi" w:id="181" w:date="2026-09-21T15:24:1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pPrChange>
          </w:pPr>
          <w:sdt>
            <w:sdtPr>
              <w:id w:val="1539867649"/>
              <w:tag w:val="goog_rdk_2297"/>
            </w:sdtPr>
            <w:sdtContent>
              <w:ins w:author="Bala Devi" w:id="181" w:date="2026-09-21T15:24:10Z">
                <w:sdt>
                  <w:sdtPr>
                    <w:id w:val="-678759831"/>
                    <w:tag w:val="goog_rdk_2298"/>
                  </w:sdtPr>
                  <w:sdtContent>
                    <w:del w:author="Kanihaa" w:id="9" w:date="2026-09-25T08:48:49Z"/>
                  </w:sdtContent>
                </w:sdt>
              </w:ins>
              <w:sdt>
                <w:sdtPr>
                  <w:id w:val="1808816473"/>
                  <w:tag w:val="goog_rdk_2299"/>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170958937"/>
        <w:tag w:val="goog_rdk_2304"/>
      </w:sdtPr>
      <w:sdtContent>
        <w:p w:rsidR="00000000" w:rsidDel="00000000" w:rsidP="00000000" w:rsidRDefault="00000000" w:rsidRPr="00000000" w14:paraId="0000018B">
          <w:pPr>
            <w:pStyle w:val="Heading1"/>
            <w:rPr>
              <w:ins w:author="Bala Devi" w:id="181" w:date="2026-09-21T15:24:1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pPrChange>
          </w:pPr>
          <w:sdt>
            <w:sdtPr>
              <w:id w:val="-1983929409"/>
              <w:tag w:val="goog_rdk_2301"/>
            </w:sdtPr>
            <w:sdtContent>
              <w:ins w:author="Bala Devi" w:id="181" w:date="2026-09-21T15:24:10Z">
                <w:sdt>
                  <w:sdtPr>
                    <w:id w:val="2038409990"/>
                    <w:tag w:val="goog_rdk_2302"/>
                  </w:sdtPr>
                  <w:sdtContent>
                    <w:del w:author="Kanihaa" w:id="9" w:date="2026-09-25T08:48:49Z"/>
                  </w:sdtContent>
                </w:sdt>
              </w:ins>
              <w:sdt>
                <w:sdtPr>
                  <w:id w:val="1374028887"/>
                  <w:tag w:val="goog_rdk_2303"/>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2138795728"/>
        <w:tag w:val="goog_rdk_2308"/>
      </w:sdtPr>
      <w:sdtContent>
        <w:p w:rsidR="00000000" w:rsidDel="00000000" w:rsidP="00000000" w:rsidRDefault="00000000" w:rsidRPr="00000000" w14:paraId="0000018C">
          <w:pPr>
            <w:pStyle w:val="Heading1"/>
            <w:rPr>
              <w:ins w:author="Bala Devi" w:id="181" w:date="2026-09-21T15:24:1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pPrChange>
          </w:pPr>
          <w:sdt>
            <w:sdtPr>
              <w:id w:val="747640646"/>
              <w:tag w:val="goog_rdk_2305"/>
            </w:sdtPr>
            <w:sdtContent>
              <w:ins w:author="Bala Devi" w:id="181" w:date="2026-09-21T15:24:10Z">
                <w:sdt>
                  <w:sdtPr>
                    <w:id w:val="-836072389"/>
                    <w:tag w:val="goog_rdk_2306"/>
                  </w:sdtPr>
                  <w:sdtContent>
                    <w:del w:author="Kanihaa" w:id="9" w:date="2026-09-25T08:48:49Z"/>
                  </w:sdtContent>
                </w:sdt>
              </w:ins>
              <w:sdt>
                <w:sdtPr>
                  <w:id w:val="393642741"/>
                  <w:tag w:val="goog_rdk_2307"/>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1288101459"/>
        <w:tag w:val="goog_rdk_2312"/>
      </w:sdtPr>
      <w:sdtContent>
        <w:p w:rsidR="00000000" w:rsidDel="00000000" w:rsidP="00000000" w:rsidRDefault="00000000" w:rsidRPr="00000000" w14:paraId="0000018D">
          <w:pPr>
            <w:pStyle w:val="Heading1"/>
            <w:rPr>
              <w:ins w:author="Bala Devi" w:id="181" w:date="2026-09-21T15:24:1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pPrChange>
          </w:pPr>
          <w:sdt>
            <w:sdtPr>
              <w:id w:val="2022421389"/>
              <w:tag w:val="goog_rdk_2309"/>
            </w:sdtPr>
            <w:sdtContent>
              <w:ins w:author="Bala Devi" w:id="181" w:date="2026-09-21T15:24:10Z">
                <w:sdt>
                  <w:sdtPr>
                    <w:id w:val="-999953723"/>
                    <w:tag w:val="goog_rdk_2310"/>
                  </w:sdtPr>
                  <w:sdtContent>
                    <w:del w:author="Kanihaa" w:id="9" w:date="2026-09-25T08:48:49Z"/>
                  </w:sdtContent>
                </w:sdt>
              </w:ins>
              <w:sdt>
                <w:sdtPr>
                  <w:id w:val="1254993291"/>
                  <w:tag w:val="goog_rdk_2311"/>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1028639938"/>
        <w:tag w:val="goog_rdk_2316"/>
      </w:sdtPr>
      <w:sdtContent>
        <w:p w:rsidR="00000000" w:rsidDel="00000000" w:rsidP="00000000" w:rsidRDefault="00000000" w:rsidRPr="00000000" w14:paraId="0000018E">
          <w:pPr>
            <w:pStyle w:val="Heading1"/>
            <w:rPr>
              <w:ins w:author="Bala Devi" w:id="181" w:date="2026-09-21T15:24:1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pPrChange>
          </w:pPr>
          <w:sdt>
            <w:sdtPr>
              <w:id w:val="-705899610"/>
              <w:tag w:val="goog_rdk_2313"/>
            </w:sdtPr>
            <w:sdtContent>
              <w:ins w:author="Bala Devi" w:id="181" w:date="2026-09-21T15:24:10Z">
                <w:sdt>
                  <w:sdtPr>
                    <w:id w:val="-1033510712"/>
                    <w:tag w:val="goog_rdk_2314"/>
                  </w:sdtPr>
                  <w:sdtContent>
                    <w:del w:author="Kanihaa" w:id="9" w:date="2026-09-25T08:48:49Z"/>
                  </w:sdtContent>
                </w:sdt>
              </w:ins>
              <w:sdt>
                <w:sdtPr>
                  <w:id w:val="-635478003"/>
                  <w:tag w:val="goog_rdk_2315"/>
                </w:sdtPr>
                <w:sdtContent>
                  <w:ins w:author="Bala Devi" w:id="181" w:date="2026-09-21T15:24:10Z">
                    <w:del w:author="Kanihaa" w:id="9" w:date="2026-09-25T08:48:49Z">
                      <w:r w:rsidDel="00000000" w:rsidR="00000000" w:rsidRPr="00000000">
                        <w:rPr>
                          <w:rtl w:val="0"/>
                        </w:rPr>
                      </w:r>
                    </w:del>
                  </w:ins>
                </w:sdtContent>
              </w:sdt>
              <w:ins w:author="Bala Devi" w:id="181" w:date="2026-09-21T15:24:10Z">
                <w:del w:author="Kanihaa" w:id="9" w:date="2026-09-25T08:48:49Z"/>
              </w:ins>
            </w:sdtContent>
          </w:sdt>
        </w:p>
      </w:sdtContent>
    </w:sdt>
    <w:sdt>
      <w:sdtPr>
        <w:id w:val="-81501599"/>
        <w:tag w:val="goog_rdk_2321"/>
      </w:sdtPr>
      <w:sdtContent>
        <w:p w:rsidR="00000000" w:rsidDel="00000000" w:rsidP="00000000" w:rsidRDefault="00000000" w:rsidRPr="00000000" w14:paraId="0000018F">
          <w:pPr>
            <w:pStyle w:val="Heading3"/>
            <w:rPr>
              <w:del w:author="Kanihaa" w:id="9" w:date="2026-09-25T08:48:49Z"/>
              <w:rFonts w:ascii="Arial" w:cs="Arial" w:eastAsia="Arial" w:hAnsi="Arial"/>
              <w:b w:val="0"/>
              <w:bCs w:val="0"/>
              <w:i w:val="0"/>
              <w:iCs w:val="0"/>
              <w:smallCaps w:val="0"/>
              <w:strike w:val="0"/>
              <w:color w:val="000000"/>
              <w:sz w:val="22"/>
              <w:szCs w:val="22"/>
              <w:u w:val="none"/>
              <w:shd w:fill="auto" w:val="clear"/>
              <w:vertAlign w:val="baseline"/>
              <w:rPrChange w:author="R. Harish Ragavendran" w:id="186" w:date="2026-09-23T15:59:25Z">
                <w:rPr>
                  <w:rFonts w:ascii="Cambria" w:cs="Cambria" w:eastAsia="Cambria" w:hAnsi="Cambria"/>
                  <w:b w:val="1"/>
                  <w:bCs w:val="1"/>
                  <w:sz w:val="24"/>
                  <w:szCs w:val="24"/>
                  <w:u w:val="none"/>
                </w:rPr>
              </w:rPrChange>
            </w:rPr>
            <w:pPrChange w:author="R. Harish Ragavendran" w:id="0" w:date="2026-09-23T15:59:25Z">
              <w:pPr>
                <w:pStyle w:val="Heading3"/>
                <w:numPr>
                  <w:ilvl w:val="0"/>
                  <w:numId w:val="12"/>
                </w:numPr>
                <w:ind w:left="720" w:hanging="360"/>
              </w:pPr>
            </w:pPrChange>
          </w:pPr>
          <w:sdt>
            <w:sdtPr>
              <w:id w:val="681009858"/>
              <w:tag w:val="goog_rdk_2318"/>
            </w:sdtPr>
            <w:sdtContent>
              <w:del w:author="Kanihaa" w:id="9" w:date="2026-09-25T08:48:49Z"/>
              <w:sdt>
                <w:sdtPr>
                  <w:id w:val="-293604154"/>
                  <w:tag w:val="goog_rdk_231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Home Page</w:delText>
                    </w:r>
                  </w:del>
                </w:sdtContent>
              </w:sdt>
              <w:del w:author="Kanihaa" w:id="9" w:date="2026-09-25T08:48:49Z">
                <w:sdt>
                  <w:sdtPr>
                    <w:id w:val="-733268202"/>
                    <w:tag w:val="goog_rdk_2320"/>
                  </w:sdtPr>
                  <w:sdtContent>
                    <w:r w:rsidDel="00000000" w:rsidR="00000000" w:rsidRPr="00000000">
                      <w:rPr>
                        <w:rtl w:val="0"/>
                      </w:rPr>
                    </w:r>
                  </w:sdtContent>
                </w:sdt>
              </w:del>
            </w:sdtContent>
          </w:sdt>
        </w:p>
      </w:sdtContent>
    </w:sdt>
    <w:sdt>
      <w:sdtPr>
        <w:id w:val="1655459810"/>
        <w:tag w:val="goog_rdk_2326"/>
      </w:sdtPr>
      <w:sdtContent>
        <w:p w:rsidR="00000000" w:rsidDel="00000000" w:rsidP="00000000" w:rsidRDefault="00000000" w:rsidRPr="00000000" w14:paraId="00000190">
          <w:pPr>
            <w:pStyle w:val="Heading1"/>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ind w:left="720" w:firstLine="0"/>
              </w:pPr>
            </w:pPrChange>
          </w:pPr>
          <w:sdt>
            <w:sdtPr>
              <w:id w:val="-200285845"/>
              <w:tag w:val="goog_rdk_2322"/>
            </w:sdtPr>
            <w:sdtContent>
              <w:del w:author="Kanihaa" w:id="9" w:date="2026-09-25T08:48:49Z"/>
              <w:sdt>
                <w:sdtPr>
                  <w:id w:val="730643863"/>
                  <w:tag w:val="goog_rdk_232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Home Page</w:delText>
                    </w:r>
                  </w:del>
                </w:sdtContent>
              </w:sdt>
              <w:del w:author="Kanihaa" w:id="9" w:date="2026-09-25T08:48:49Z">
                <w:sdt>
                  <w:sdtPr>
                    <w:id w:val="960165607"/>
                    <w:tag w:val="goog_rdk_232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The main landing page introducing PocketSmart AI’s features with links to planner modules and user actions.</w:delText>
                    </w:r>
                  </w:sdtContent>
                </w:sdt>
                <w:sdt>
                  <w:sdtPr>
                    <w:id w:val="-1470077676"/>
                    <w:tag w:val="goog_rdk_2325"/>
                  </w:sdtPr>
                  <w:sdtContent>
                    <w:r w:rsidDel="00000000" w:rsidR="00000000" w:rsidRPr="00000000">
                      <w:rPr>
                        <w:rtl w:val="0"/>
                      </w:rPr>
                    </w:r>
                  </w:sdtContent>
                </w:sdt>
              </w:del>
            </w:sdtContent>
          </w:sdt>
        </w:p>
      </w:sdtContent>
    </w:sdt>
    <w:sdt>
      <w:sdtPr>
        <w:id w:val="-1333389935"/>
        <w:tag w:val="goog_rdk_2329"/>
      </w:sdtPr>
      <w:sdtContent>
        <w:p w:rsidR="00000000" w:rsidDel="00000000" w:rsidP="00000000" w:rsidRDefault="00000000" w:rsidRPr="00000000" w14:paraId="00000191">
          <w:pPr>
            <w:pStyle w:val="Heading1"/>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513898801"/>
              <w:tag w:val="goog_rdk_2327"/>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drawing>
                    <wp:inline distB="114300" distT="114300" distL="114300" distR="114300">
                      <wp:extent cx="5731200" cy="4546600"/>
                      <wp:effectExtent b="0" l="0" r="0" t="0"/>
                      <wp:docPr id="178" name="image38.png"/>
                      <a:graphic>
                        <a:graphicData uri="http://schemas.openxmlformats.org/drawingml/2006/picture">
                          <pic:pic>
                            <pic:nvPicPr>
                              <pic:cNvPr id="0" name="image38.png"/>
                              <pic:cNvPicPr preferRelativeResize="0"/>
                            </pic:nvPicPr>
                            <pic:blipFill>
                              <a:blip r:embed="rId50"/>
                              <a:srcRect b="0" l="0" r="0" t="0"/>
                              <a:stretch>
                                <a:fillRect/>
                              </a:stretch>
                            </pic:blipFill>
                            <pic:spPr>
                              <a:xfrm>
                                <a:off x="0" y="0"/>
                                <a:ext cx="5731200" cy="4546600"/>
                              </a:xfrm>
                              <a:prstGeom prst="rect"/>
                              <a:ln/>
                            </pic:spPr>
                          </pic:pic>
                        </a:graphicData>
                      </a:graphic>
                    </wp:inline>
                  </w:drawing>
                </w:r>
              </w:del>
              <w:sdt>
                <w:sdtPr>
                  <w:id w:val="-300019513"/>
                  <w:tag w:val="goog_rdk_2328"/>
                </w:sdtPr>
                <w:sdtContent>
                  <w:del w:author="Kanihaa" w:id="9" w:date="2026-09-25T08:48:49Z">
                    <w:r w:rsidDel="00000000" w:rsidR="00000000" w:rsidRPr="00000000">
                      <w:rPr>
                        <w:rtl w:val="0"/>
                      </w:rPr>
                    </w:r>
                  </w:del>
                </w:sdtContent>
              </w:sdt>
              <w:del w:author="Kanihaa" w:id="9" w:date="2026-09-25T08:48:49Z"/>
            </w:sdtContent>
          </w:sdt>
        </w:p>
      </w:sdtContent>
    </w:sdt>
    <w:sdt>
      <w:sdtPr>
        <w:id w:val="-85875144"/>
        <w:tag w:val="goog_rdk_2332"/>
      </w:sdtPr>
      <w:sdtContent>
        <w:p w:rsidR="00000000" w:rsidDel="00000000" w:rsidP="00000000" w:rsidRDefault="00000000" w:rsidRPr="00000000" w14:paraId="00000192">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837787289"/>
              <w:tag w:val="goog_rdk_2330"/>
            </w:sdtPr>
            <w:sdtContent>
              <w:del w:author="Kanihaa" w:id="9" w:date="2026-09-25T08:48:49Z"/>
              <w:sdt>
                <w:sdtPr>
                  <w:id w:val="554628467"/>
                  <w:tag w:val="goog_rdk_2331"/>
                </w:sdtPr>
                <w:sdtContent>
                  <w:del w:author="Kanihaa" w:id="9" w:date="2026-09-25T08:48:49Z">
                    <w:r w:rsidDel="00000000" w:rsidR="00000000" w:rsidRPr="00000000">
                      <w:rPr>
                        <w:rtl w:val="0"/>
                      </w:rPr>
                    </w:r>
                  </w:del>
                </w:sdtContent>
              </w:sdt>
              <w:del w:author="Kanihaa" w:id="9" w:date="2026-09-25T08:48:49Z"/>
            </w:sdtContent>
          </w:sdt>
        </w:p>
      </w:sdtContent>
    </w:sdt>
    <w:sdt>
      <w:sdtPr>
        <w:id w:val="-1638298308"/>
        <w:tag w:val="goog_rdk_2335"/>
      </w:sdtPr>
      <w:sdtContent>
        <w:p w:rsidR="00000000" w:rsidDel="00000000" w:rsidP="00000000" w:rsidRDefault="00000000" w:rsidRPr="00000000" w14:paraId="00000193">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44503855"/>
              <w:tag w:val="goog_rdk_2333"/>
            </w:sdtPr>
            <w:sdtContent>
              <w:del w:author="Kanihaa" w:id="9" w:date="2026-09-25T08:48:49Z"/>
              <w:sdt>
                <w:sdtPr>
                  <w:id w:val="706193983"/>
                  <w:tag w:val="goog_rdk_2334"/>
                </w:sdtPr>
                <w:sdtContent>
                  <w:del w:author="Kanihaa" w:id="9" w:date="2026-09-25T08:48:49Z">
                    <w:r w:rsidDel="00000000" w:rsidR="00000000" w:rsidRPr="00000000">
                      <w:rPr>
                        <w:rtl w:val="0"/>
                      </w:rPr>
                    </w:r>
                  </w:del>
                </w:sdtContent>
              </w:sdt>
              <w:del w:author="Kanihaa" w:id="9" w:date="2026-09-25T08:48:49Z"/>
            </w:sdtContent>
          </w:sdt>
        </w:p>
      </w:sdtContent>
    </w:sdt>
    <w:sdt>
      <w:sdtPr>
        <w:id w:val="-264428926"/>
        <w:tag w:val="goog_rdk_2338"/>
      </w:sdtPr>
      <w:sdtContent>
        <w:p w:rsidR="00000000" w:rsidDel="00000000" w:rsidP="00000000" w:rsidRDefault="00000000" w:rsidRPr="00000000" w14:paraId="00000194">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194159736"/>
              <w:tag w:val="goog_rdk_2336"/>
            </w:sdtPr>
            <w:sdtContent>
              <w:del w:author="Kanihaa" w:id="9" w:date="2026-09-25T08:48:49Z"/>
              <w:sdt>
                <w:sdtPr>
                  <w:id w:val="1436106184"/>
                  <w:tag w:val="goog_rdk_2337"/>
                </w:sdtPr>
                <w:sdtContent>
                  <w:del w:author="Kanihaa" w:id="9" w:date="2026-09-25T08:48:49Z">
                    <w:r w:rsidDel="00000000" w:rsidR="00000000" w:rsidRPr="00000000">
                      <w:rPr>
                        <w:rtl w:val="0"/>
                      </w:rPr>
                    </w:r>
                  </w:del>
                </w:sdtContent>
              </w:sdt>
              <w:del w:author="Kanihaa" w:id="9" w:date="2026-09-25T08:48:49Z"/>
            </w:sdtContent>
          </w:sdt>
        </w:p>
      </w:sdtContent>
    </w:sdt>
    <w:sdt>
      <w:sdtPr>
        <w:id w:val="-722469831"/>
        <w:tag w:val="goog_rdk_2351"/>
      </w:sdtPr>
      <w:sdtContent>
        <w:p w:rsidR="00000000" w:rsidDel="00000000" w:rsidP="00000000" w:rsidRDefault="00000000" w:rsidRPr="00000000" w14:paraId="00000195">
          <w:pPr>
            <w:pStyle w:val="Heading1"/>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40876280"/>
              <w:tag w:val="goog_rdk_2341"/>
            </w:sdtPr>
            <w:sdtContent>
              <w:ins w:author="Vennila M" w:id="187" w:date="2026-09-23T06:21:39Z">
                <w:sdt>
                  <w:sdtPr>
                    <w:id w:val="-1050234596"/>
                    <w:tag w:val="goog_rdk_2342"/>
                  </w:sdtPr>
                  <w:sdtContent>
                    <w:del w:author="Kanihaa" w:id="9" w:date="2026-09-25T08:48:49Z"/>
                  </w:sdtContent>
                </w:sdt>
              </w:ins>
              <w:sdt>
                <w:sdtPr>
                  <w:id w:val="-936982792"/>
                  <w:tag w:val="goog_rdk_2343"/>
                </w:sdtPr>
                <w:sdtContent>
                  <w:ins w:author="Vennila M" w:id="187" w:date="2026-09-23T06:21:3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                              </w:delText>
                      </w:r>
                    </w:del>
                  </w:ins>
                </w:sdtContent>
              </w:sdt>
              <w:ins w:author="Vennila M" w:id="187" w:date="2026-09-23T06:21:39Z">
                <w:del w:author="Kanihaa" w:id="9" w:date="2026-09-25T08:48:49Z"/>
              </w:ins>
            </w:sdtContent>
          </w:sdt>
          <w:sdt>
            <w:sdtPr>
              <w:id w:val="2088194383"/>
              <w:tag w:val="goog_rdk_2344"/>
            </w:sdtPr>
            <w:sdtContent>
              <w:ins w:author="Velmurugan Mithra" w:id="188" w:date="2026-09-23T07:36:16Z">
                <w:sdt>
                  <w:sdtPr>
                    <w:id w:val="-2029500628"/>
                    <w:tag w:val="goog_rdk_2345"/>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drawing>
                          <wp:inline distB="114300" distT="114300" distL="114300" distR="114300">
                            <wp:extent cx="3870825" cy="4600575"/>
                            <wp:effectExtent b="0" l="0" r="0" t="0"/>
                            <wp:docPr id="204" name="image38.png"/>
                            <a:graphic>
                              <a:graphicData uri="http://schemas.openxmlformats.org/drawingml/2006/picture">
                                <pic:pic>
                                  <pic:nvPicPr>
                                    <pic:cNvPr id="0" name="image38.png"/>
                                    <pic:cNvPicPr preferRelativeResize="0"/>
                                  </pic:nvPicPr>
                                  <pic:blipFill>
                                    <a:blip r:embed="rId50"/>
                                    <a:srcRect b="8079" l="6595" r="6847" t="-3250"/>
                                    <a:stretch>
                                      <a:fillRect/>
                                    </a:stretch>
                                  </pic:blipFill>
                                  <pic:spPr>
                                    <a:xfrm>
                                      <a:off x="0" y="0"/>
                                      <a:ext cx="3870825" cy="4600575"/>
                                    </a:xfrm>
                                    <a:prstGeom prst="rect"/>
                                    <a:ln/>
                                  </pic:spPr>
                                </pic:pic>
                              </a:graphicData>
                            </a:graphic>
                          </wp:inline>
                        </w:drawing>
                      </w:r>
                    </w:del>
                  </w:sdtContent>
                </w:sdt>
              </w:ins>
            </w:sdtContent>
          </w:sdt>
          <w:sdt>
            <w:sdtPr>
              <w:id w:val="1312811875"/>
              <w:tag w:val="goog_rdk_2346"/>
            </w:sdtPr>
            <w:sdtContent>
              <w:ins w:author="Vennila M" w:id="187" w:date="2026-09-23T06:21:39Z">
                <w:sdt>
                  <w:sdtPr>
                    <w:id w:val="929060603"/>
                    <w:tag w:val="goog_rdk_2347"/>
                  </w:sdtPr>
                  <w:sdtContent>
                    <w:del w:author="Kanihaa" w:id="9" w:date="2026-09-25T08:48:49Z"/>
                  </w:sdtContent>
                </w:sdt>
              </w:ins>
              <w:sdt>
                <w:sdtPr>
                  <w:id w:val="1254850856"/>
                  <w:tag w:val="goog_rdk_2348"/>
                </w:sdtPr>
                <w:sdtContent>
                  <w:ins w:author="Vennila M" w:id="187" w:date="2026-09-23T06:21:3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                                           </w:delText>
                      </w:r>
                    </w:del>
                  </w:ins>
                </w:sdtContent>
              </w:sdt>
              <w:ins w:author="Vennila M" w:id="187" w:date="2026-09-23T06:21:39Z">
                <w:del w:author="Kanihaa" w:id="9" w:date="2026-09-25T08:48:49Z"/>
              </w:ins>
            </w:sdtContent>
          </w:sdt>
          <w:sdt>
            <w:sdtPr>
              <w:id w:val="-2118350366"/>
              <w:tag w:val="goog_rdk_2349"/>
            </w:sdtPr>
            <w:sdtContent>
              <w:del w:author="Kanihaa" w:id="9" w:date="2026-09-25T08:48:49Z"/>
              <w:sdt>
                <w:sdtPr>
                  <w:id w:val="-1787907068"/>
                  <w:tag w:val="goog_rdk_2350"/>
                </w:sdtPr>
                <w:sdtContent>
                  <w:del w:author="Kanihaa" w:id="9" w:date="2026-09-25T08:48:49Z">
                    <w:r w:rsidDel="00000000" w:rsidR="00000000" w:rsidRPr="00000000">
                      <w:rPr>
                        <w:rtl w:val="0"/>
                      </w:rPr>
                    </w:r>
                  </w:del>
                </w:sdtContent>
              </w:sdt>
              <w:del w:author="Kanihaa" w:id="9" w:date="2026-09-25T08:48:49Z"/>
            </w:sdtContent>
          </w:sdt>
        </w:p>
      </w:sdtContent>
    </w:sdt>
    <w:sdt>
      <w:sdtPr>
        <w:id w:val="1455884726"/>
        <w:tag w:val="goog_rdk_2355"/>
      </w:sdtPr>
      <w:sdtContent>
        <w:p w:rsidR="00000000" w:rsidDel="00000000" w:rsidP="00000000" w:rsidRDefault="00000000" w:rsidRPr="00000000" w14:paraId="0000019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673227387"/>
              <w:tag w:val="goog_rdk_2352"/>
            </w:sdtPr>
            <w:sdtContent>
              <w:del w:author="Kanihaa" w:id="9" w:date="2026-09-25T08:48:49Z"/>
              <w:sdt>
                <w:sdtPr>
                  <w:id w:val="65286934"/>
                  <w:tag w:val="goog_rdk_235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Testimonials Page</w:delText>
                    </w:r>
                  </w:del>
                </w:sdtContent>
              </w:sdt>
              <w:del w:author="Kanihaa" w:id="9" w:date="2026-09-25T08:48:49Z">
                <w:sdt>
                  <w:sdtPr>
                    <w:id w:val="-1793796958"/>
                    <w:tag w:val="goog_rdk_2354"/>
                  </w:sdtPr>
                  <w:sdtContent>
                    <w:r w:rsidDel="00000000" w:rsidR="00000000" w:rsidRPr="00000000">
                      <w:rPr>
                        <w:rtl w:val="0"/>
                      </w:rPr>
                    </w:r>
                  </w:sdtContent>
                </w:sdt>
              </w:del>
            </w:sdtContent>
          </w:sdt>
        </w:p>
      </w:sdtContent>
    </w:sdt>
    <w:sdt>
      <w:sdtPr>
        <w:id w:val="-1160364229"/>
        <w:tag w:val="goog_rdk_2358"/>
      </w:sdtPr>
      <w:sdtContent>
        <w:p w:rsidR="00000000" w:rsidDel="00000000" w:rsidP="00000000" w:rsidRDefault="00000000" w:rsidRPr="00000000" w14:paraId="00000197">
          <w:pPr>
            <w:pStyle w:val="Heading1"/>
            <w:spacing w:line="259"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pPr>
            </w:pPrChange>
          </w:pPr>
          <w:sdt>
            <w:sdtPr>
              <w:id w:val="-1035453011"/>
              <w:tag w:val="goog_rdk_2356"/>
            </w:sdtPr>
            <w:sdtContent>
              <w:del w:author="Kanihaa" w:id="9" w:date="2026-09-25T08:48:49Z"/>
              <w:sdt>
                <w:sdtPr>
                  <w:id w:val="828880242"/>
                  <w:tag w:val="goog_rdk_235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Testimonials Page: Showcases real user reviews and success stories to demonstrate the platform’s effectiveness.</w:delText>
                    </w:r>
                  </w:del>
                </w:sdtContent>
              </w:sdt>
              <w:del w:author="Kanihaa" w:id="9" w:date="2026-09-25T08:48:49Z"/>
            </w:sdtContent>
          </w:sdt>
        </w:p>
      </w:sdtContent>
    </w:sdt>
    <w:sdt>
      <w:sdtPr>
        <w:id w:val="-630274473"/>
        <w:tag w:val="goog_rdk_2363"/>
      </w:sdtPr>
      <w:sdtContent>
        <w:p w:rsidR="00000000" w:rsidDel="00000000" w:rsidP="00000000" w:rsidRDefault="00000000" w:rsidRPr="00000000" w14:paraId="00000198">
          <w:pPr>
            <w:pStyle w:val="Heading1"/>
            <w:spacing w:line="259" w:lineRule="auto"/>
            <w:rPr>
              <w:ins w:author="Bala Devi" w:id="189" w:date="2026-09-21T15:24:0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258616204"/>
              <w:tag w:val="goog_rdk_2359"/>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drawing>
                    <wp:inline distB="114300" distT="114300" distL="114300" distR="114300">
                      <wp:extent cx="5731200" cy="4711700"/>
                      <wp:effectExtent b="0" l="0" r="0" t="0"/>
                      <wp:docPr id="149" name="image19.png"/>
                      <a:graphic>
                        <a:graphicData uri="http://schemas.openxmlformats.org/drawingml/2006/picture">
                          <pic:pic>
                            <pic:nvPicPr>
                              <pic:cNvPr id="0" name="image19.png"/>
                              <pic:cNvPicPr preferRelativeResize="0"/>
                            </pic:nvPicPr>
                            <pic:blipFill>
                              <a:blip r:embed="rId51"/>
                              <a:srcRect b="0" l="0" r="0" t="0"/>
                              <a:stretch>
                                <a:fillRect/>
                              </a:stretch>
                            </pic:blipFill>
                            <pic:spPr>
                              <a:xfrm>
                                <a:off x="0" y="0"/>
                                <a:ext cx="5731200" cy="4711700"/>
                              </a:xfrm>
                              <a:prstGeom prst="rect"/>
                              <a:ln/>
                            </pic:spPr>
                          </pic:pic>
                        </a:graphicData>
                      </a:graphic>
                    </wp:inline>
                  </w:drawing>
                </w:r>
              </w:del>
            </w:sdtContent>
          </w:sdt>
          <w:sdt>
            <w:sdtPr>
              <w:id w:val="302498881"/>
              <w:tag w:val="goog_rdk_2360"/>
            </w:sdtPr>
            <w:sdtContent>
              <w:ins w:author="Bala Devi" w:id="189" w:date="2026-09-21T15:24:09Z">
                <w:sdt>
                  <w:sdtPr>
                    <w:id w:val="-414664589"/>
                    <w:tag w:val="goog_rdk_2361"/>
                  </w:sdtPr>
                  <w:sdtContent>
                    <w:del w:author="Kanihaa" w:id="9" w:date="2026-09-25T08:48:49Z"/>
                  </w:sdtContent>
                </w:sdt>
              </w:ins>
              <w:sdt>
                <w:sdtPr>
                  <w:id w:val="1504975604"/>
                  <w:tag w:val="goog_rdk_2362"/>
                </w:sdtPr>
                <w:sdtContent>
                  <w:ins w:author="Bala Devi" w:id="189" w:date="2026-09-21T15:24:09Z">
                    <w:del w:author="Kanihaa" w:id="9" w:date="2026-09-25T08:48:49Z">
                      <w:r w:rsidDel="00000000" w:rsidR="00000000" w:rsidRPr="00000000">
                        <w:rPr>
                          <w:rtl w:val="0"/>
                        </w:rPr>
                      </w:r>
                    </w:del>
                  </w:ins>
                </w:sdtContent>
              </w:sdt>
              <w:ins w:author="Bala Devi" w:id="189" w:date="2026-09-21T15:24:09Z">
                <w:del w:author="Kanihaa" w:id="9" w:date="2026-09-25T08:48:49Z"/>
              </w:ins>
            </w:sdtContent>
          </w:sdt>
        </w:p>
      </w:sdtContent>
    </w:sdt>
    <w:sdt>
      <w:sdtPr>
        <w:id w:val="1533613673"/>
        <w:tag w:val="goog_rdk_2367"/>
      </w:sdtPr>
      <w:sdtContent>
        <w:p w:rsidR="00000000" w:rsidDel="00000000" w:rsidP="00000000" w:rsidRDefault="00000000" w:rsidRPr="00000000" w14:paraId="00000199">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560058733"/>
              <w:tag w:val="goog_rdk_2365"/>
            </w:sdtPr>
            <w:sdtContent>
              <w:del w:author="Kanihaa" w:id="9" w:date="2026-09-25T08:48:49Z"/>
              <w:sdt>
                <w:sdtPr>
                  <w:id w:val="940533446"/>
                  <w:tag w:val="goog_rdk_2366"/>
                </w:sdtPr>
                <w:sdtContent>
                  <w:del w:author="Kanihaa" w:id="9" w:date="2026-09-25T08:48:49Z">
                    <w:r w:rsidDel="00000000" w:rsidR="00000000" w:rsidRPr="00000000">
                      <w:rPr>
                        <w:rtl w:val="0"/>
                      </w:rPr>
                    </w:r>
                  </w:del>
                </w:sdtContent>
              </w:sdt>
              <w:del w:author="Kanihaa" w:id="9" w:date="2026-09-25T08:48:49Z"/>
            </w:sdtContent>
          </w:sdt>
        </w:p>
      </w:sdtContent>
    </w:sdt>
    <w:sdt>
      <w:sdtPr>
        <w:id w:val="291111971"/>
        <w:tag w:val="goog_rdk_2370"/>
      </w:sdtPr>
      <w:sdtContent>
        <w:p w:rsidR="00000000" w:rsidDel="00000000" w:rsidP="00000000" w:rsidRDefault="00000000" w:rsidRPr="00000000" w14:paraId="0000019A">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18154660"/>
              <w:tag w:val="goog_rdk_2368"/>
            </w:sdtPr>
            <w:sdtContent>
              <w:del w:author="Kanihaa" w:id="9" w:date="2026-09-25T08:48:49Z"/>
              <w:sdt>
                <w:sdtPr>
                  <w:id w:val="-196892234"/>
                  <w:tag w:val="goog_rdk_2369"/>
                </w:sdtPr>
                <w:sdtContent>
                  <w:del w:author="Kanihaa" w:id="9" w:date="2026-09-25T08:48:49Z">
                    <w:r w:rsidDel="00000000" w:rsidR="00000000" w:rsidRPr="00000000">
                      <w:rPr>
                        <w:rtl w:val="0"/>
                      </w:rPr>
                    </w:r>
                  </w:del>
                </w:sdtContent>
              </w:sdt>
              <w:del w:author="Kanihaa" w:id="9" w:date="2026-09-25T08:48:49Z"/>
            </w:sdtContent>
          </w:sdt>
        </w:p>
      </w:sdtContent>
    </w:sdt>
    <w:sdt>
      <w:sdtPr>
        <w:id w:val="1972889834"/>
        <w:tag w:val="goog_rdk_2373"/>
      </w:sdtPr>
      <w:sdtContent>
        <w:p w:rsidR="00000000" w:rsidDel="00000000" w:rsidP="00000000" w:rsidRDefault="00000000" w:rsidRPr="00000000" w14:paraId="0000019B">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001773633"/>
              <w:tag w:val="goog_rdk_2371"/>
            </w:sdtPr>
            <w:sdtContent>
              <w:del w:author="Kanihaa" w:id="9" w:date="2026-09-25T08:48:49Z"/>
              <w:sdt>
                <w:sdtPr>
                  <w:id w:val="-208151401"/>
                  <w:tag w:val="goog_rdk_2372"/>
                </w:sdtPr>
                <w:sdtContent>
                  <w:del w:author="Kanihaa" w:id="9" w:date="2026-09-25T08:48:49Z">
                    <w:r w:rsidDel="00000000" w:rsidR="00000000" w:rsidRPr="00000000">
                      <w:rPr>
                        <w:rtl w:val="0"/>
                      </w:rPr>
                    </w:r>
                  </w:del>
                </w:sdtContent>
              </w:sdt>
              <w:del w:author="Kanihaa" w:id="9" w:date="2026-09-25T08:48:49Z"/>
            </w:sdtContent>
          </w:sdt>
        </w:p>
      </w:sdtContent>
    </w:sdt>
    <w:sdt>
      <w:sdtPr>
        <w:id w:val="-1915128679"/>
        <w:tag w:val="goog_rdk_2378"/>
      </w:sdtPr>
      <w:sdtContent>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Kanihaa" w:id="9" w:date="2026-09-25T08:48:49Z"/>
              <w:rFonts w:ascii="Arial" w:cs="Arial" w:eastAsia="Arial" w:hAnsi="Arial"/>
              <w:b w:val="0"/>
              <w:bCs w:val="0"/>
              <w:i w:val="0"/>
              <w:iCs w:val="0"/>
              <w:smallCaps w:val="0"/>
              <w:strike w:val="0"/>
              <w:color w:val="000000"/>
              <w:sz w:val="22"/>
              <w:szCs w:val="22"/>
              <w:u w:val="none"/>
              <w:shd w:fill="auto" w:val="clear"/>
              <w:vertAlign w:val="baseline"/>
              <w:rPrChange w:author="Bala Devi" w:id="190" w:date="2026-09-21T15:24:09Z">
                <w:rPr>
                  <w:rFonts w:ascii="Cambria" w:cs="Cambria" w:eastAsia="Cambria" w:hAnsi="Cambria"/>
                  <w:b w:val="1"/>
                  <w:bCs w:val="1"/>
                  <w:sz w:val="24"/>
                  <w:szCs w:val="24"/>
                  <w:u w:val="none"/>
                </w:rPr>
              </w:rPrChange>
            </w:rPr>
            <w:pPrChange w:author="Bala Devi" w:id="0" w:date="2026-09-21T15:24:09Z">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538097867"/>
              <w:tag w:val="goog_rdk_2374"/>
            </w:sdtPr>
            <w:sdtContent>
              <w:del w:author="Kanihaa" w:id="9" w:date="2026-09-25T08:48:49Z"/>
              <w:sdt>
                <w:sdtPr>
                  <w:id w:val="-2107893672"/>
                  <w:tag w:val="goog_rdk_237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Footer </w:delText>
                    </w:r>
                  </w:del>
                </w:sdtContent>
              </w:sdt>
              <w:del w:author="Kanihaa" w:id="9" w:date="2026-09-25T08:48:49Z">
                <w:sdt>
                  <w:sdtPr>
                    <w:id w:val="-16427100"/>
                    <w:tag w:val="goog_rdk_237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Part</w:delText>
                    </w:r>
                  </w:sdtContent>
                </w:sdt>
                <w:sdt>
                  <w:sdtPr>
                    <w:id w:val="2039059527"/>
                    <w:tag w:val="goog_rdk_2377"/>
                  </w:sdtPr>
                  <w:sdtContent>
                    <w:r w:rsidDel="00000000" w:rsidR="00000000" w:rsidRPr="00000000">
                      <w:rPr>
                        <w:rtl w:val="0"/>
                      </w:rPr>
                    </w:r>
                  </w:sdtContent>
                </w:sdt>
              </w:del>
            </w:sdtContent>
          </w:sdt>
        </w:p>
      </w:sdtContent>
    </w:sdt>
    <w:sdt>
      <w:sdtPr>
        <w:id w:val="-189885452"/>
        <w:tag w:val="goog_rdk_2381"/>
      </w:sdtPr>
      <w:sdtContent>
        <w:p w:rsidR="00000000" w:rsidDel="00000000" w:rsidP="00000000" w:rsidRDefault="00000000" w:rsidRPr="00000000" w14:paraId="0000019D">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702911131"/>
              <w:tag w:val="goog_rdk_2379"/>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31200" cy="1181100"/>
                      <wp:effectExtent b="0" l="0" r="0" t="0"/>
                      <wp:docPr id="150" name="image3.png"/>
                      <a:graphic>
                        <a:graphicData uri="http://schemas.openxmlformats.org/drawingml/2006/picture">
                          <pic:pic>
                            <pic:nvPicPr>
                              <pic:cNvPr id="0" name="image3.png"/>
                              <pic:cNvPicPr preferRelativeResize="0"/>
                            </pic:nvPicPr>
                            <pic:blipFill>
                              <a:blip r:embed="rId52"/>
                              <a:srcRect b="0" l="0" r="0" t="0"/>
                              <a:stretch>
                                <a:fillRect/>
                              </a:stretch>
                            </pic:blipFill>
                            <pic:spPr>
                              <a:xfrm>
                                <a:off x="0" y="0"/>
                                <a:ext cx="5731200" cy="1181100"/>
                              </a:xfrm>
                              <a:prstGeom prst="rect"/>
                              <a:ln/>
                            </pic:spPr>
                          </pic:pic>
                        </a:graphicData>
                      </a:graphic>
                    </wp:inline>
                  </w:drawing>
                </w:r>
              </w:del>
              <w:sdt>
                <w:sdtPr>
                  <w:id w:val="-1878367847"/>
                  <w:tag w:val="goog_rdk_2380"/>
                </w:sdtPr>
                <w:sdtContent>
                  <w:del w:author="Kanihaa" w:id="9" w:date="2026-09-25T08:48:49Z">
                    <w:r w:rsidDel="00000000" w:rsidR="00000000" w:rsidRPr="00000000">
                      <w:rPr>
                        <w:rtl w:val="0"/>
                      </w:rPr>
                    </w:r>
                  </w:del>
                </w:sdtContent>
              </w:sdt>
              <w:del w:author="Kanihaa" w:id="9" w:date="2026-09-25T08:48:49Z"/>
            </w:sdtContent>
          </w:sdt>
        </w:p>
      </w:sdtContent>
    </w:sdt>
    <w:sdt>
      <w:sdtPr>
        <w:id w:val="-515703398"/>
        <w:tag w:val="goog_rdk_2384"/>
      </w:sdtPr>
      <w:sdtContent>
        <w:p w:rsidR="00000000" w:rsidDel="00000000" w:rsidP="00000000" w:rsidRDefault="00000000" w:rsidRPr="00000000" w14:paraId="0000019E">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606082142"/>
              <w:tag w:val="goog_rdk_2382"/>
            </w:sdtPr>
            <w:sdtContent>
              <w:del w:author="Kanihaa" w:id="9" w:date="2026-09-25T08:48:49Z"/>
              <w:sdt>
                <w:sdtPr>
                  <w:id w:val="-1460344555"/>
                  <w:tag w:val="goog_rdk_2383"/>
                </w:sdtPr>
                <w:sdtContent>
                  <w:del w:author="Kanihaa" w:id="9" w:date="2026-09-25T08:48:49Z">
                    <w:r w:rsidDel="00000000" w:rsidR="00000000" w:rsidRPr="00000000">
                      <w:rPr>
                        <w:rtl w:val="0"/>
                      </w:rPr>
                    </w:r>
                  </w:del>
                </w:sdtContent>
              </w:sdt>
              <w:del w:author="Kanihaa" w:id="9" w:date="2026-09-25T08:48:49Z"/>
            </w:sdtContent>
          </w:sdt>
        </w:p>
      </w:sdtContent>
    </w:sdt>
    <w:sdt>
      <w:sdtPr>
        <w:id w:val="-1403303861"/>
        <w:tag w:val="goog_rdk_2387"/>
      </w:sdtPr>
      <w:sdtContent>
        <w:p w:rsidR="00000000" w:rsidDel="00000000" w:rsidP="00000000" w:rsidRDefault="00000000" w:rsidRPr="00000000" w14:paraId="0000019F">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741346323"/>
              <w:tag w:val="goog_rdk_2385"/>
            </w:sdtPr>
            <w:sdtContent>
              <w:del w:author="Kanihaa" w:id="9" w:date="2026-09-25T08:48:49Z"/>
              <w:sdt>
                <w:sdtPr>
                  <w:id w:val="258048929"/>
                  <w:tag w:val="goog_rdk_2386"/>
                </w:sdtPr>
                <w:sdtContent>
                  <w:del w:author="Kanihaa" w:id="9" w:date="2026-09-25T08:48:49Z">
                    <w:r w:rsidDel="00000000" w:rsidR="00000000" w:rsidRPr="00000000">
                      <w:rPr>
                        <w:rtl w:val="0"/>
                      </w:rPr>
                    </w:r>
                  </w:del>
                </w:sdtContent>
              </w:sdt>
              <w:del w:author="Kanihaa" w:id="9" w:date="2026-09-25T08:48:49Z"/>
            </w:sdtContent>
          </w:sdt>
        </w:p>
      </w:sdtContent>
    </w:sdt>
    <w:sdt>
      <w:sdtPr>
        <w:id w:val="-1122495191"/>
        <w:tag w:val="goog_rdk_2390"/>
      </w:sdtPr>
      <w:sdtContent>
        <w:p w:rsidR="00000000" w:rsidDel="00000000" w:rsidP="00000000" w:rsidRDefault="00000000" w:rsidRPr="00000000" w14:paraId="000001A0">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652410564"/>
              <w:tag w:val="goog_rdk_2388"/>
            </w:sdtPr>
            <w:sdtContent>
              <w:del w:author="Kanihaa" w:id="9" w:date="2026-09-25T08:48:49Z"/>
              <w:sdt>
                <w:sdtPr>
                  <w:id w:val="1061330085"/>
                  <w:tag w:val="goog_rdk_2389"/>
                </w:sdtPr>
                <w:sdtContent>
                  <w:del w:author="Kanihaa" w:id="9" w:date="2026-09-25T08:48:49Z">
                    <w:r w:rsidDel="00000000" w:rsidR="00000000" w:rsidRPr="00000000">
                      <w:rPr>
                        <w:rtl w:val="0"/>
                      </w:rPr>
                    </w:r>
                  </w:del>
                </w:sdtContent>
              </w:sdt>
              <w:del w:author="Kanihaa" w:id="9" w:date="2026-09-25T08:48:49Z"/>
            </w:sdtContent>
          </w:sdt>
        </w:p>
      </w:sdtContent>
    </w:sdt>
    <w:sdt>
      <w:sdtPr>
        <w:id w:val="2062145833"/>
        <w:tag w:val="goog_rdk_2393"/>
      </w:sdtPr>
      <w:sdtContent>
        <w:p w:rsidR="00000000" w:rsidDel="00000000" w:rsidP="00000000" w:rsidRDefault="00000000" w:rsidRPr="00000000" w14:paraId="000001A1">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15098176"/>
              <w:tag w:val="goog_rdk_2391"/>
            </w:sdtPr>
            <w:sdtContent>
              <w:del w:author="Kanihaa" w:id="9" w:date="2026-09-25T08:48:49Z"/>
              <w:sdt>
                <w:sdtPr>
                  <w:id w:val="-230107876"/>
                  <w:tag w:val="goog_rdk_2392"/>
                </w:sdtPr>
                <w:sdtContent>
                  <w:del w:author="Kanihaa" w:id="9" w:date="2026-09-25T08:48:49Z">
                    <w:r w:rsidDel="00000000" w:rsidR="00000000" w:rsidRPr="00000000">
                      <w:rPr>
                        <w:rtl w:val="0"/>
                      </w:rPr>
                    </w:r>
                  </w:del>
                </w:sdtContent>
              </w:sdt>
              <w:del w:author="Kanihaa" w:id="9" w:date="2026-09-25T08:48:49Z"/>
            </w:sdtContent>
          </w:sdt>
        </w:p>
      </w:sdtContent>
    </w:sdt>
    <w:sdt>
      <w:sdtPr>
        <w:id w:val="-1388087164"/>
        <w:tag w:val="goog_rdk_2396"/>
      </w:sdtPr>
      <w:sdtContent>
        <w:p w:rsidR="00000000" w:rsidDel="00000000" w:rsidP="00000000" w:rsidRDefault="00000000" w:rsidRPr="00000000" w14:paraId="000001A2">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606650878"/>
              <w:tag w:val="goog_rdk_2394"/>
            </w:sdtPr>
            <w:sdtContent>
              <w:del w:author="Kanihaa" w:id="9" w:date="2026-09-25T08:48:49Z"/>
              <w:sdt>
                <w:sdtPr>
                  <w:id w:val="-147262160"/>
                  <w:tag w:val="goog_rdk_2395"/>
                </w:sdtPr>
                <w:sdtContent>
                  <w:del w:author="Kanihaa" w:id="9" w:date="2026-09-25T08:48:49Z">
                    <w:r w:rsidDel="00000000" w:rsidR="00000000" w:rsidRPr="00000000">
                      <w:rPr>
                        <w:rtl w:val="0"/>
                      </w:rPr>
                    </w:r>
                  </w:del>
                </w:sdtContent>
              </w:sdt>
              <w:del w:author="Kanihaa" w:id="9" w:date="2026-09-25T08:48:49Z"/>
            </w:sdtContent>
          </w:sdt>
        </w:p>
      </w:sdtContent>
    </w:sdt>
    <w:sdt>
      <w:sdtPr>
        <w:id w:val="-1810517757"/>
        <w:tag w:val="goog_rdk_2399"/>
      </w:sdtPr>
      <w:sdtContent>
        <w:p w:rsidR="00000000" w:rsidDel="00000000" w:rsidP="00000000" w:rsidRDefault="00000000" w:rsidRPr="00000000" w14:paraId="000001A3">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136197512"/>
              <w:tag w:val="goog_rdk_2397"/>
            </w:sdtPr>
            <w:sdtContent>
              <w:del w:author="Kanihaa" w:id="9" w:date="2026-09-25T08:48:49Z"/>
              <w:sdt>
                <w:sdtPr>
                  <w:id w:val="-501371005"/>
                  <w:tag w:val="goog_rdk_2398"/>
                </w:sdtPr>
                <w:sdtContent>
                  <w:del w:author="Kanihaa" w:id="9" w:date="2026-09-25T08:48:49Z">
                    <w:r w:rsidDel="00000000" w:rsidR="00000000" w:rsidRPr="00000000">
                      <w:rPr>
                        <w:rtl w:val="0"/>
                      </w:rPr>
                    </w:r>
                  </w:del>
                </w:sdtContent>
              </w:sdt>
              <w:del w:author="Kanihaa" w:id="9" w:date="2026-09-25T08:48:49Z"/>
            </w:sdtContent>
          </w:sdt>
        </w:p>
      </w:sdtContent>
    </w:sdt>
    <w:sdt>
      <w:sdtPr>
        <w:id w:val="-1688382372"/>
        <w:tag w:val="goog_rdk_2402"/>
      </w:sdtPr>
      <w:sdtContent>
        <w:p w:rsidR="00000000" w:rsidDel="00000000" w:rsidP="00000000" w:rsidRDefault="00000000" w:rsidRPr="00000000" w14:paraId="000001A4">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483434182"/>
              <w:tag w:val="goog_rdk_2400"/>
            </w:sdtPr>
            <w:sdtContent>
              <w:del w:author="Kanihaa" w:id="9" w:date="2026-09-25T08:48:49Z"/>
              <w:sdt>
                <w:sdtPr>
                  <w:id w:val="1191129959"/>
                  <w:tag w:val="goog_rdk_2401"/>
                </w:sdtPr>
                <w:sdtContent>
                  <w:del w:author="Kanihaa" w:id="9" w:date="2026-09-25T08:48:49Z">
                    <w:r w:rsidDel="00000000" w:rsidR="00000000" w:rsidRPr="00000000">
                      <w:rPr>
                        <w:rtl w:val="0"/>
                      </w:rPr>
                    </w:r>
                  </w:del>
                </w:sdtContent>
              </w:sdt>
              <w:del w:author="Kanihaa" w:id="9" w:date="2026-09-25T08:48:49Z"/>
            </w:sdtContent>
          </w:sdt>
        </w:p>
      </w:sdtContent>
    </w:sdt>
    <w:sdt>
      <w:sdtPr>
        <w:id w:val="-884059600"/>
        <w:tag w:val="goog_rdk_2405"/>
      </w:sdtPr>
      <w:sdtContent>
        <w:p w:rsidR="00000000" w:rsidDel="00000000" w:rsidP="00000000" w:rsidRDefault="00000000" w:rsidRPr="00000000" w14:paraId="000001A5">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778494048"/>
              <w:tag w:val="goog_rdk_2403"/>
            </w:sdtPr>
            <w:sdtContent>
              <w:del w:author="Kanihaa" w:id="9" w:date="2026-09-25T08:48:49Z"/>
              <w:sdt>
                <w:sdtPr>
                  <w:id w:val="-66416771"/>
                  <w:tag w:val="goog_rdk_2404"/>
                </w:sdtPr>
                <w:sdtContent>
                  <w:del w:author="Kanihaa" w:id="9" w:date="2026-09-25T08:48:49Z">
                    <w:r w:rsidDel="00000000" w:rsidR="00000000" w:rsidRPr="00000000">
                      <w:rPr>
                        <w:rtl w:val="0"/>
                      </w:rPr>
                    </w:r>
                  </w:del>
                </w:sdtContent>
              </w:sdt>
              <w:del w:author="Kanihaa" w:id="9" w:date="2026-09-25T08:48:49Z"/>
            </w:sdtContent>
          </w:sdt>
        </w:p>
      </w:sdtContent>
    </w:sdt>
    <w:sdt>
      <w:sdtPr>
        <w:id w:val="-35286110"/>
        <w:tag w:val="goog_rdk_2408"/>
      </w:sdtPr>
      <w:sdtContent>
        <w:p w:rsidR="00000000" w:rsidDel="00000000" w:rsidP="00000000" w:rsidRDefault="00000000" w:rsidRPr="00000000" w14:paraId="000001A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rPr>
              </w:rPrChange>
            </w:rPr>
            <w:pPrChange w:author="Kavinilavu" w:id="0" w:date="2026-09-24T05:18:57Z">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908021136"/>
              <w:tag w:val="goog_rdk_2406"/>
            </w:sdtPr>
            <w:sdtContent>
              <w:del w:author="Kanihaa" w:id="9" w:date="2026-09-25T08:48:49Z"/>
              <w:sdt>
                <w:sdtPr>
                  <w:id w:val="-749542474"/>
                  <w:tag w:val="goog_rdk_240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Register Page</w:delText>
                    </w:r>
                  </w:del>
                </w:sdtContent>
              </w:sdt>
              <w:del w:author="Kanihaa" w:id="9" w:date="2026-09-25T08:48:49Z"/>
            </w:sdtContent>
          </w:sdt>
        </w:p>
      </w:sdtContent>
    </w:sdt>
    <w:sdt>
      <w:sdtPr>
        <w:id w:val="511486153"/>
        <w:tag w:val="goog_rdk_2416"/>
      </w:sdtPr>
      <w:sdtContent>
        <w:p w:rsidR="00000000" w:rsidDel="00000000" w:rsidP="00000000" w:rsidRDefault="00000000" w:rsidRPr="00000000" w14:paraId="000001A7">
          <w:pPr>
            <w:pStyle w:val="Heading1"/>
            <w:spacing w:line="259"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pPr>
            </w:pPrChange>
          </w:pPr>
          <w:sdt>
            <w:sdtPr>
              <w:id w:val="-896172879"/>
              <w:tag w:val="goog_rdk_2409"/>
            </w:sdtPr>
            <w:sdtContent>
              <w:del w:author="Kanihaa" w:id="9" w:date="2026-09-25T08:48:49Z"/>
              <w:sdt>
                <w:sdtPr>
                  <w:id w:val="1469473929"/>
                  <w:tag w:val="goog_rdk_241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Register Page: All</w:delText>
                    </w:r>
                  </w:del>
                </w:sdtContent>
              </w:sdt>
              <w:del w:author="Kanihaa" w:id="9" w:date="2026-09-25T08:48:49Z"/>
            </w:sdtContent>
          </w:sdt>
          <w:sdt>
            <w:sdtPr>
              <w:id w:val="-172935792"/>
              <w:tag w:val="goog_rdk_2411"/>
            </w:sdtPr>
            <w:sdtContent>
              <w:ins w:author="Kanihaa" w:id="191" w:date="2026-09-25T08:46:34Z">
                <w:sdt>
                  <w:sdtPr>
                    <w:id w:val="1911268696"/>
                    <w:tag w:val="goog_rdk_2412"/>
                  </w:sdtPr>
                  <w:sdtContent>
                    <w:del w:author="Kanihaa" w:id="9" w:date="2026-09-25T08:48:49Z"/>
                  </w:sdtContent>
                </w:sdt>
              </w:ins>
              <w:sdt>
                <w:sdtPr>
                  <w:id w:val="-494227807"/>
                  <w:tag w:val="goog_rdk_2413"/>
                </w:sdtPr>
                <w:sdtContent>
                  <w:ins w:author="Kanihaa" w:id="191" w:date="2026-09-25T08:46:3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a</w:delText>
                      </w:r>
                    </w:del>
                  </w:ins>
                </w:sdtContent>
              </w:sdt>
              <w:ins w:author="Kanihaa" w:id="191" w:date="2026-09-25T08:46:34Z">
                <w:del w:author="Kanihaa" w:id="9" w:date="2026-09-25T08:48:49Z"/>
              </w:ins>
            </w:sdtContent>
          </w:sdt>
          <w:sdt>
            <w:sdtPr>
              <w:id w:val="1521561003"/>
              <w:tag w:val="goog_rdk_2414"/>
            </w:sdtPr>
            <w:sdtContent>
              <w:del w:author="Kanihaa" w:id="9" w:date="2026-09-25T08:48:49Z"/>
              <w:sdt>
                <w:sdtPr>
                  <w:id w:val="-2057449160"/>
                  <w:tag w:val="goog_rdk_241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ows new users to create an account to access personalized budget recommendations.</w:delText>
                    </w:r>
                  </w:del>
                </w:sdtContent>
              </w:sdt>
              <w:del w:author="Kanihaa" w:id="9" w:date="2026-09-25T08:48:49Z"/>
            </w:sdtContent>
          </w:sdt>
        </w:p>
      </w:sdtContent>
    </w:sdt>
    <w:sdt>
      <w:sdtPr>
        <w:id w:val="907753757"/>
        <w:tag w:val="goog_rdk_2426"/>
      </w:sdtPr>
      <w:sdtContent>
        <w:p w:rsidR="00000000" w:rsidDel="00000000" w:rsidP="00000000" w:rsidRDefault="00000000" w:rsidRPr="00000000" w14:paraId="000001A8">
          <w:pPr>
            <w:pStyle w:val="Heading1"/>
            <w:spacing w:line="259" w:lineRule="auto"/>
            <w:rPr>
              <w:ins w:author="Baranee Tharan" w:id="193" w:date="2026-09-24T05:53:12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1796623201"/>
              <w:tag w:val="goog_rdk_2419"/>
            </w:sdtPr>
            <w:sdtContent>
              <w:ins w:author="Abirami" w:id="192" w:date="2026-09-21T14:30:55Z">
                <w:sdt>
                  <w:sdtPr>
                    <w:id w:val="-1592736242"/>
                    <w:tag w:val="goog_rdk_2420"/>
                  </w:sdtPr>
                  <w:sdtContent>
                    <w:del w:author="Kanihaa" w:id="9" w:date="2026-09-25T08:48:49Z"/>
                  </w:sdtContent>
                </w:sdt>
              </w:ins>
              <w:sdt>
                <w:sdtPr>
                  <w:id w:val="-42720382"/>
                  <w:tag w:val="goog_rdk_2421"/>
                </w:sdtPr>
                <w:sdtContent>
                  <w:ins w:author="Abirami" w:id="192" w:date="2026-09-21T14:30:5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abirami</w:delText>
                      </w:r>
                    </w:del>
                  </w:ins>
                </w:sdtContent>
              </w:sdt>
              <w:ins w:author="Abirami" w:id="192" w:date="2026-09-21T14:30:55Z">
                <w:del w:author="Kanihaa" w:id="9" w:date="2026-09-25T08:48:49Z"/>
              </w:ins>
            </w:sdtContent>
          </w:sdt>
          <w:sdt>
            <w:sdtPr>
              <w:id w:val="904582614"/>
              <w:tag w:val="goog_rdk_2422"/>
            </w:sdtPr>
            <w:sdtContent>
              <w:del w:author="Kanihaa" w:id="9" w:date="2026-09-25T08:48:49Z"/>
            </w:sdtContent>
          </w:sdt>
          <w:sdt>
            <w:sdtPr>
              <w:id w:val="-1584297908"/>
              <w:tag w:val="goog_rdk_2423"/>
            </w:sdtPr>
            <w:sdtContent>
              <w:ins w:author="Baranee Tharan" w:id="193" w:date="2026-09-24T05:53:12Z">
                <w:sdt>
                  <w:sdtPr>
                    <w:id w:val="2025561880"/>
                    <w:tag w:val="goog_rdk_2424"/>
                  </w:sdtPr>
                  <w:sdtContent>
                    <w:del w:author="Kanihaa" w:id="9" w:date="2026-09-25T08:48:49Z"/>
                  </w:sdtContent>
                </w:sdt>
              </w:ins>
              <w:sdt>
                <w:sdtPr>
                  <w:id w:val="-755183764"/>
                  <w:tag w:val="goog_rdk_2425"/>
                </w:sdtPr>
                <w:sdtContent>
                  <w:ins w:author="Baranee Tharan" w:id="193" w:date="2026-09-24T05:53:12Z">
                    <w:del w:author="Kanihaa" w:id="9" w:date="2026-09-25T08:48:49Z">
                      <w:r w:rsidDel="00000000" w:rsidR="00000000" w:rsidRPr="00000000">
                        <w:rPr>
                          <w:rtl w:val="0"/>
                        </w:rPr>
                      </w:r>
                    </w:del>
                  </w:ins>
                </w:sdtContent>
              </w:sdt>
              <w:ins w:author="Baranee Tharan" w:id="193" w:date="2026-09-24T05:53:12Z">
                <w:del w:author="Kanihaa" w:id="9" w:date="2026-09-25T08:48:49Z">
                  <w:bookmarkStart w:colFirst="0" w:colLast="0" w:name="_heading=h.ymtydap3njf7" w:id="40"/>
                  <w:bookmarkEnd w:id="40"/>
                </w:del>
              </w:ins>
            </w:sdtContent>
          </w:sdt>
        </w:p>
      </w:sdtContent>
    </w:sdt>
    <w:sdt>
      <w:sdtPr>
        <w:id w:val="1091916986"/>
        <w:tag w:val="goog_rdk_2430"/>
      </w:sdtPr>
      <w:sdtContent>
        <w:p w:rsidR="00000000" w:rsidDel="00000000" w:rsidP="00000000" w:rsidRDefault="00000000" w:rsidRPr="00000000" w14:paraId="000001A9">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Baranee Tharan" w:id="0" w:date="2026-09-24T05:53:12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68015377"/>
              <w:tag w:val="goog_rdk_242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638800" cy="8073707"/>
                      <wp:effectExtent b="0" l="0" r="0" t="0"/>
                      <wp:docPr id="151"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5638800" cy="8073707"/>
                              </a:xfrm>
                              <a:prstGeom prst="rect"/>
                              <a:ln/>
                            </pic:spPr>
                          </pic:pic>
                        </a:graphicData>
                      </a:graphic>
                    </wp:inline>
                  </w:drawing>
                </w:r>
              </w:del>
              <w:sdt>
                <w:sdtPr>
                  <w:id w:val="-467623718"/>
                  <w:tag w:val="goog_rdk_2429"/>
                </w:sdtPr>
                <w:sdtContent>
                  <w:del w:author="Kanihaa" w:id="9" w:date="2026-09-25T08:48:49Z">
                    <w:r w:rsidDel="00000000" w:rsidR="00000000" w:rsidRPr="00000000">
                      <w:rPr>
                        <w:rtl w:val="0"/>
                      </w:rPr>
                    </w:r>
                  </w:del>
                </w:sdtContent>
              </w:sdt>
              <w:del w:author="Kanihaa" w:id="9" w:date="2026-09-25T08:48:49Z"/>
            </w:sdtContent>
          </w:sdt>
        </w:p>
      </w:sdtContent>
    </w:sdt>
    <w:sdt>
      <w:sdtPr>
        <w:id w:val="-1556293523"/>
        <w:tag w:val="goog_rdk_2433"/>
      </w:sdtPr>
      <w:sdtContent>
        <w:p w:rsidR="00000000" w:rsidDel="00000000" w:rsidP="00000000" w:rsidRDefault="00000000" w:rsidRPr="00000000" w14:paraId="000001AA">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189038879"/>
              <w:tag w:val="goog_rdk_2431"/>
            </w:sdtPr>
            <w:sdtContent>
              <w:del w:author="Kanihaa" w:id="9" w:date="2026-09-25T08:48:49Z"/>
              <w:sdt>
                <w:sdtPr>
                  <w:id w:val="-1842903709"/>
                  <w:tag w:val="goog_rdk_2432"/>
                </w:sdtPr>
                <w:sdtContent>
                  <w:del w:author="Kanihaa" w:id="9" w:date="2026-09-25T08:48:49Z">
                    <w:r w:rsidDel="00000000" w:rsidR="00000000" w:rsidRPr="00000000">
                      <w:rPr>
                        <w:rtl w:val="0"/>
                      </w:rPr>
                    </w:r>
                  </w:del>
                </w:sdtContent>
              </w:sdt>
              <w:del w:author="Kanihaa" w:id="9" w:date="2026-09-25T08:48:49Z"/>
            </w:sdtContent>
          </w:sdt>
        </w:p>
      </w:sdtContent>
    </w:sdt>
    <w:sdt>
      <w:sdtPr>
        <w:id w:val="-869016244"/>
        <w:tag w:val="goog_rdk_2439"/>
      </w:sdtPr>
      <w:sdtContent>
        <w:p w:rsidR="00000000" w:rsidDel="00000000" w:rsidP="00000000" w:rsidRDefault="00000000" w:rsidRPr="00000000" w14:paraId="000001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del w:author="Kanihaa" w:id="9" w:date="2026-09-25T08:48:49Z"/>
              <w:rFonts w:ascii="Cambria" w:cs="Cambria" w:eastAsia="Cambria" w:hAnsi="Cambria"/>
              <w:b w:val="1"/>
              <w:bCs w:val="1"/>
              <w:i w:val="1"/>
              <w:iCs w:val="1"/>
              <w:smallCaps w:val="0"/>
              <w:strike w:val="0"/>
              <w:color w:val="000000"/>
              <w:sz w:val="24"/>
              <w:szCs w:val="24"/>
              <w:shd w:fill="auto" w:val="clear"/>
              <w:vertAlign w:val="baseline"/>
              <w:rPrChange w:author="Kavinilavu" w:id="97" w:date="2026-09-24T05:18:57Z">
                <w:rPr>
                  <w:rFonts w:ascii="Cambria" w:cs="Cambria" w:eastAsia="Cambria" w:hAnsi="Cambria"/>
                  <w:b w:val="1"/>
                  <w:bCs w:val="1"/>
                  <w:i w:val="0"/>
                  <w:iCs w:val="0"/>
                  <w:smallCaps w:val="0"/>
                  <w:strike w:val="0"/>
                  <w:color w:val="000000"/>
                  <w:sz w:val="24"/>
                  <w:szCs w:val="24"/>
                  <w:shd w:fill="auto" w:val="clear"/>
                  <w:vertAlign w:val="baseline"/>
                </w:rPr>
              </w:rPrChange>
            </w:rPr>
            <w:pPrChange w:author="Kavinilavu" w:id="0" w:date="2026-09-24T05:18:57Z">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2123450749"/>
              <w:tag w:val="goog_rdk_2434"/>
            </w:sdtPr>
            <w:sdtContent>
              <w:del w:author="Kanihaa" w:id="9" w:date="2026-09-25T08:48:49Z"/>
              <w:sdt>
                <w:sdtPr>
                  <w:id w:val="-1344961498"/>
                  <w:tag w:val="goog_rdk_243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L</w:delText>
                    </w:r>
                  </w:del>
                </w:sdtContent>
              </w:sdt>
              <w:del w:author="Kanihaa" w:id="9" w:date="2026-09-25T08:48:49Z">
                <w:sdt>
                  <w:sdtPr>
                    <w:id w:val="1020440964"/>
                    <w:tag w:val="goog_rdk_2436"/>
                  </w:sdtPr>
                  <w:sdtContent>
                    <w:commentRangeStart w:id="1"/>
                  </w:sdtContent>
                </w:sdt>
                <w:sdt>
                  <w:sdtPr>
                    <w:id w:val="-1735176342"/>
                    <w:tag w:val="goog_rdk_243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ogin Page</w:delText>
                    </w:r>
                  </w:sdtContent>
                </w:sdt>
                <w:commentRangeEnd w:id="1"/>
                <w:r w:rsidDel="00000000" w:rsidR="00000000" w:rsidRPr="00000000">
                  <w:commentReference w:id="1"/>
                </w:r>
                <w:sdt>
                  <w:sdtPr>
                    <w:id w:val="1771596168"/>
                    <w:tag w:val="goog_rdk_2438"/>
                  </w:sdtPr>
                  <w:sdtContent>
                    <w:r w:rsidDel="00000000" w:rsidR="00000000" w:rsidRPr="00000000">
                      <w:rPr>
                        <w:rtl w:val="0"/>
                      </w:rPr>
                    </w:r>
                  </w:sdtContent>
                </w:sdt>
              </w:del>
            </w:sdtContent>
          </w:sdt>
        </w:p>
      </w:sdtContent>
    </w:sdt>
    <w:sdt>
      <w:sdtPr>
        <w:id w:val="1855812389"/>
        <w:tag w:val="goog_rdk_2446"/>
      </w:sdtPr>
      <w:sdtContent>
        <w:p w:rsidR="00000000" w:rsidDel="00000000" w:rsidP="00000000" w:rsidRDefault="00000000" w:rsidRPr="00000000" w14:paraId="000001AC">
          <w:pPr>
            <w:pStyle w:val="Heading1"/>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spacing w:after="0" w:lineRule="auto"/>
                <w:ind w:left="720" w:firstLine="0"/>
              </w:pPr>
            </w:pPrChange>
          </w:pPr>
          <w:sdt>
            <w:sdtPr>
              <w:id w:val="312943770"/>
              <w:tag w:val="goog_rdk_2440"/>
            </w:sdtPr>
            <w:sdtContent>
              <w:del w:author="Kanihaa" w:id="9" w:date="2026-09-25T08:48:49Z"/>
              <w:sdt>
                <w:sdtPr>
                  <w:id w:val="-1293050269"/>
                  <w:tag w:val="goog_rdk_244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Login Page: Authenticates existing users to access their dashboard and saved data.</w:delText>
                      <w:br w:type="textWrapping"/>
                    </w:r>
                  </w:del>
                </w:sdtContent>
              </w:sdt>
              <w:del w:author="Kanihaa" w:id="9" w:date="2026-09-25T08:48:49Z"/>
            </w:sdtContent>
          </w:sdt>
          <w:sdt>
            <w:sdtPr>
              <w:id w:val="1866303919"/>
              <w:tag w:val="goog_rdk_2442"/>
            </w:sdtPr>
            <w:sdtContent>
              <w:ins w:author="Prem" w:id="195" w:date="2026-09-23T14:52:26Z">
                <w:sdt>
                  <w:sdtPr>
                    <w:id w:val="-2121171613"/>
                    <w:tag w:val="goog_rdk_244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043488" cy="6959822"/>
                            <wp:effectExtent b="0" l="0" r="0" t="0"/>
                            <wp:docPr id="283" name="image6.png"/>
                            <a:graphic>
                              <a:graphicData uri="http://schemas.openxmlformats.org/drawingml/2006/picture">
                                <pic:pic>
                                  <pic:nvPicPr>
                                    <pic:cNvPr id="0" name="image6.png"/>
                                    <pic:cNvPicPr preferRelativeResize="0"/>
                                  </pic:nvPicPr>
                                  <pic:blipFill>
                                    <a:blip r:embed="rId54"/>
                                    <a:srcRect b="-4104" l="-1132" r="1132" t="4104"/>
                                    <a:stretch>
                                      <a:fillRect/>
                                    </a:stretch>
                                  </pic:blipFill>
                                  <pic:spPr>
                                    <a:xfrm>
                                      <a:off x="0" y="0"/>
                                      <a:ext cx="5043488" cy="6959822"/>
                                    </a:xfrm>
                                    <a:prstGeom prst="rect"/>
                                    <a:ln/>
                                  </pic:spPr>
                                </pic:pic>
                              </a:graphicData>
                            </a:graphic>
                          </wp:inline>
                        </w:drawing>
                      </w:r>
                    </w:del>
                  </w:sdtContent>
                </w:sdt>
              </w:ins>
            </w:sdtContent>
          </w:sdt>
          <w:sdt>
            <w:sdtPr>
              <w:id w:val="2081267669"/>
              <w:tag w:val="goog_rdk_2444"/>
            </w:sdtPr>
            <w:sdtContent>
              <w:del w:author="Kanihaa" w:id="9" w:date="2026-09-25T08:48:49Z"/>
              <w:sdt>
                <w:sdtPr>
                  <w:id w:val="2096386482"/>
                  <w:tag w:val="goog_rdk_2445"/>
                </w:sdtPr>
                <w:sdtContent>
                  <w:del w:author="Kanihaa" w:id="9" w:date="2026-09-25T08:48:49Z">
                    <w:r w:rsidDel="00000000" w:rsidR="00000000" w:rsidRPr="00000000">
                      <w:rPr>
                        <w:rtl w:val="0"/>
                      </w:rPr>
                    </w:r>
                  </w:del>
                </w:sdtContent>
              </w:sdt>
              <w:del w:author="Kanihaa" w:id="9" w:date="2026-09-25T08:48:49Z"/>
            </w:sdtContent>
          </w:sdt>
        </w:p>
      </w:sdtContent>
    </w:sdt>
    <w:sdt>
      <w:sdtPr>
        <w:id w:val="-1857005767"/>
        <w:tag w:val="goog_rdk_2461"/>
      </w:sdtPr>
      <w:sdtContent>
        <w:p w:rsidR="00000000" w:rsidDel="00000000" w:rsidP="00000000" w:rsidRDefault="00000000" w:rsidRPr="00000000" w14:paraId="000001AD">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3677294"/>
              <w:tag w:val="goog_rdk_2449"/>
            </w:sdtPr>
            <w:sdtContent>
              <w:ins w:author="Karthikeyan S" w:id="196" w:date="2026-09-22T15:16:01Z">
                <w:sdt>
                  <w:sdtPr>
                    <w:id w:val="254218745"/>
                    <w:tag w:val="goog_rdk_2450"/>
                  </w:sdtPr>
                  <w:sdtContent>
                    <w:del w:author="Kanihaa" w:id="9" w:date="2026-09-25T08:48:49Z"/>
                  </w:sdtContent>
                </w:sdt>
              </w:ins>
              <w:sdt>
                <w:sdtPr>
                  <w:id w:val="-766019326"/>
                  <w:tag w:val="goog_rdk_2451"/>
                </w:sdtPr>
                <w:sdtContent>
                  <w:ins w:author="Karthikeyan S" w:id="196" w:date="2026-09-22T15:16:0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kkkkkkkkkk</w:delText>
                      </w:r>
                    </w:del>
                  </w:ins>
                </w:sdtContent>
              </w:sdt>
              <w:ins w:author="Karthikeyan S" w:id="196" w:date="2026-09-22T15:16:01Z">
                <w:del w:author="Kanihaa" w:id="9" w:date="2026-09-25T08:48:49Z"/>
              </w:ins>
            </w:sdtContent>
          </w:sdt>
          <w:sdt>
            <w:sdtPr>
              <w:id w:val="-1217066628"/>
              <w:tag w:val="goog_rdk_2452"/>
            </w:sdtPr>
            <w:sdtContent>
              <w:del w:author="Kanihaa" w:id="9" w:date="2026-09-25T08:48:49Z"/>
            </w:sdtContent>
          </w:sdt>
          <w:sdt>
            <w:sdtPr>
              <w:id w:val="-1194144450"/>
              <w:tag w:val="goog_rdk_2453"/>
            </w:sdtPr>
            <w:sdtContent>
              <w:ins w:author="kathijabegam2007" w:id="197" w:date="2026-09-24T14:58:47Z">
                <w:sdt>
                  <w:sdtPr>
                    <w:id w:val="-1081619000"/>
                    <w:tag w:val="goog_rdk_2454"/>
                  </w:sdtPr>
                  <w:sdtContent>
                    <w:del w:author="Kanihaa" w:id="9" w:date="2026-09-25T08:48:49Z"/>
                  </w:sdtContent>
                </w:sdt>
              </w:ins>
              <w:sdt>
                <w:sdtPr>
                  <w:id w:val="-1518907414"/>
                  <w:tag w:val="goog_rdk_2455"/>
                </w:sdtPr>
                <w:sdtContent>
                  <w:ins w:author="kathijabegam2007" w:id="197" w:date="2026-09-24T14:58:4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bvnk</w:delText>
                      </w:r>
                    </w:del>
                  </w:ins>
                </w:sdtContent>
              </w:sdt>
              <w:ins w:author="kathijabegam2007" w:id="197" w:date="2026-09-24T14:58:47Z">
                <w:del w:author="Kanihaa" w:id="9" w:date="2026-09-25T08:48:49Z"/>
              </w:ins>
            </w:sdtContent>
          </w:sdt>
          <w:sdt>
            <w:sdtPr>
              <w:id w:val="468225361"/>
              <w:tag w:val="goog_rdk_2456"/>
            </w:sdtPr>
            <w:sdtContent>
              <w:del w:author="Kanihaa" w:id="9" w:date="2026-09-25T08:48:49Z"/>
            </w:sdtContent>
          </w:sdt>
          <w:sdt>
            <w:sdtPr>
              <w:id w:val="1722992497"/>
              <w:tag w:val="goog_rdk_2457"/>
            </w:sdtPr>
            <w:sdtContent>
              <w:ins w:author="Anonymous" w:id="198" w:date="2026-09-24T08:21:55Z">
                <w:sdt>
                  <w:sdtPr>
                    <w:id w:val="965163557"/>
                    <w:tag w:val="goog_rdk_245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drawing>
                          <wp:inline distB="114300" distT="114300" distL="114300" distR="114300">
                            <wp:extent cx="5043488" cy="6959822"/>
                            <wp:effectExtent b="0" l="0" r="0" t="0"/>
                            <wp:docPr id="206" name="image6.png"/>
                            <a:graphic>
                              <a:graphicData uri="http://schemas.openxmlformats.org/drawingml/2006/picture">
                                <pic:pic>
                                  <pic:nvPicPr>
                                    <pic:cNvPr id="0" name="image6.png"/>
                                    <pic:cNvPicPr preferRelativeResize="0"/>
                                  </pic:nvPicPr>
                                  <pic:blipFill>
                                    <a:blip r:embed="rId54"/>
                                    <a:srcRect b="-3283" l="-7358" r="7358" t="3283"/>
                                    <a:stretch>
                                      <a:fillRect/>
                                    </a:stretch>
                                  </pic:blipFill>
                                  <pic:spPr>
                                    <a:xfrm>
                                      <a:off x="0" y="0"/>
                                      <a:ext cx="5043488" cy="6959822"/>
                                    </a:xfrm>
                                    <a:prstGeom prst="rect"/>
                                    <a:ln/>
                                  </pic:spPr>
                                </pic:pic>
                              </a:graphicData>
                            </a:graphic>
                          </wp:inline>
                        </w:drawing>
                      </w:r>
                    </w:del>
                  </w:sdtContent>
                </w:sdt>
              </w:ins>
            </w:sdtContent>
          </w:sdt>
          <w:sdt>
            <w:sdtPr>
              <w:id w:val="121352817"/>
              <w:tag w:val="goog_rdk_2459"/>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038725" cy="6953250"/>
                      <wp:effectExtent b="0" l="0" r="0" t="0"/>
                      <wp:docPr id="152"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5038725" cy="6953250"/>
                              </a:xfrm>
                              <a:prstGeom prst="rect"/>
                              <a:ln/>
                            </pic:spPr>
                          </pic:pic>
                        </a:graphicData>
                      </a:graphic>
                    </wp:inline>
                  </w:drawing>
                </w:r>
              </w:del>
              <w:sdt>
                <w:sdtPr>
                  <w:id w:val="-1114698672"/>
                  <w:tag w:val="goog_rdk_2460"/>
                </w:sdtPr>
                <w:sdtContent>
                  <w:del w:author="Kanihaa" w:id="9" w:date="2026-09-25T08:48:49Z">
                    <w:r w:rsidDel="00000000" w:rsidR="00000000" w:rsidRPr="00000000">
                      <w:rPr>
                        <w:rtl w:val="0"/>
                      </w:rPr>
                    </w:r>
                  </w:del>
                </w:sdtContent>
              </w:sdt>
              <w:del w:author="Kanihaa" w:id="9" w:date="2026-09-25T08:48:49Z"/>
            </w:sdtContent>
          </w:sdt>
        </w:p>
      </w:sdtContent>
    </w:sdt>
    <w:sdt>
      <w:sdtPr>
        <w:id w:val="89272775"/>
        <w:tag w:val="goog_rdk_2464"/>
      </w:sdtPr>
      <w:sdtContent>
        <w:p w:rsidR="00000000" w:rsidDel="00000000" w:rsidP="00000000" w:rsidRDefault="00000000" w:rsidRPr="00000000" w14:paraId="000001AE">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089122353"/>
              <w:tag w:val="goog_rdk_2462"/>
            </w:sdtPr>
            <w:sdtContent>
              <w:del w:author="Kanihaa" w:id="9" w:date="2026-09-25T08:48:49Z"/>
              <w:sdt>
                <w:sdtPr>
                  <w:id w:val="-1682210788"/>
                  <w:tag w:val="goog_rdk_2463"/>
                </w:sdtPr>
                <w:sdtContent>
                  <w:del w:author="Kanihaa" w:id="9" w:date="2026-09-25T08:48:49Z">
                    <w:r w:rsidDel="00000000" w:rsidR="00000000" w:rsidRPr="00000000">
                      <w:rPr>
                        <w:rtl w:val="0"/>
                      </w:rPr>
                    </w:r>
                  </w:del>
                </w:sdtContent>
              </w:sdt>
              <w:del w:author="Kanihaa" w:id="9" w:date="2026-09-25T08:48:49Z"/>
            </w:sdtContent>
          </w:sdt>
        </w:p>
      </w:sdtContent>
    </w:sdt>
    <w:sdt>
      <w:sdtPr>
        <w:id w:val="-1255812710"/>
        <w:tag w:val="goog_rdk_2467"/>
      </w:sdtPr>
      <w:sdtContent>
        <w:p w:rsidR="00000000" w:rsidDel="00000000" w:rsidP="00000000" w:rsidRDefault="00000000" w:rsidRPr="00000000" w14:paraId="000001AF">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833361106"/>
              <w:tag w:val="goog_rdk_2465"/>
            </w:sdtPr>
            <w:sdtContent>
              <w:del w:author="Kanihaa" w:id="9" w:date="2026-09-25T08:48:49Z"/>
              <w:sdt>
                <w:sdtPr>
                  <w:id w:val="607198145"/>
                  <w:tag w:val="goog_rdk_2466"/>
                </w:sdtPr>
                <w:sdtContent>
                  <w:del w:author="Kanihaa" w:id="9" w:date="2026-09-25T08:48:49Z">
                    <w:r w:rsidDel="00000000" w:rsidR="00000000" w:rsidRPr="00000000">
                      <w:rPr>
                        <w:rtl w:val="0"/>
                      </w:rPr>
                    </w:r>
                  </w:del>
                </w:sdtContent>
              </w:sdt>
              <w:del w:author="Kanihaa" w:id="9" w:date="2026-09-25T08:48:49Z"/>
            </w:sdtContent>
          </w:sdt>
        </w:p>
      </w:sdtContent>
    </w:sdt>
    <w:sdt>
      <w:sdtPr>
        <w:id w:val="-53250341"/>
        <w:tag w:val="goog_rdk_2470"/>
      </w:sdtPr>
      <w:sdtContent>
        <w:p w:rsidR="00000000" w:rsidDel="00000000" w:rsidP="00000000" w:rsidRDefault="00000000" w:rsidRPr="00000000" w14:paraId="000001B0">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104594155"/>
              <w:tag w:val="goog_rdk_2468"/>
            </w:sdtPr>
            <w:sdtContent>
              <w:del w:author="Kanihaa" w:id="9" w:date="2026-09-25T08:48:49Z"/>
              <w:sdt>
                <w:sdtPr>
                  <w:id w:val="703177392"/>
                  <w:tag w:val="goog_rdk_2469"/>
                </w:sdtPr>
                <w:sdtContent>
                  <w:del w:author="Kanihaa" w:id="9" w:date="2026-09-25T08:48:49Z">
                    <w:r w:rsidDel="00000000" w:rsidR="00000000" w:rsidRPr="00000000">
                      <w:rPr>
                        <w:rtl w:val="0"/>
                      </w:rPr>
                    </w:r>
                  </w:del>
                </w:sdtContent>
              </w:sdt>
              <w:del w:author="Kanihaa" w:id="9" w:date="2026-09-25T08:48:49Z"/>
            </w:sdtContent>
          </w:sdt>
        </w:p>
      </w:sdtContent>
    </w:sdt>
    <w:sdt>
      <w:sdtPr>
        <w:id w:val="-1022285416"/>
        <w:tag w:val="goog_rdk_2473"/>
      </w:sdtPr>
      <w:sdtContent>
        <w:p w:rsidR="00000000" w:rsidDel="00000000" w:rsidP="00000000" w:rsidRDefault="00000000" w:rsidRPr="00000000" w14:paraId="000001B1">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684319854"/>
              <w:tag w:val="goog_rdk_2471"/>
            </w:sdtPr>
            <w:sdtContent>
              <w:del w:author="Kanihaa" w:id="9" w:date="2026-09-25T08:48:49Z"/>
              <w:sdt>
                <w:sdtPr>
                  <w:id w:val="-455078440"/>
                  <w:tag w:val="goog_rdk_2472"/>
                </w:sdtPr>
                <w:sdtContent>
                  <w:del w:author="Kanihaa" w:id="9" w:date="2026-09-25T08:48:49Z">
                    <w:r w:rsidDel="00000000" w:rsidR="00000000" w:rsidRPr="00000000">
                      <w:rPr>
                        <w:rtl w:val="0"/>
                      </w:rPr>
                    </w:r>
                  </w:del>
                </w:sdtContent>
              </w:sdt>
              <w:del w:author="Kanihaa" w:id="9" w:date="2026-09-25T08:48:49Z"/>
            </w:sdtContent>
          </w:sdt>
        </w:p>
      </w:sdtContent>
    </w:sdt>
    <w:sdt>
      <w:sdtPr>
        <w:id w:val="-2108385407"/>
        <w:tag w:val="goog_rdk_2476"/>
      </w:sdtPr>
      <w:sdtContent>
        <w:p w:rsidR="00000000" w:rsidDel="00000000" w:rsidP="00000000" w:rsidRDefault="00000000" w:rsidRPr="00000000" w14:paraId="000001B2">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888380837"/>
              <w:tag w:val="goog_rdk_2474"/>
            </w:sdtPr>
            <w:sdtContent>
              <w:del w:author="Kanihaa" w:id="9" w:date="2026-09-25T08:48:49Z"/>
              <w:sdt>
                <w:sdtPr>
                  <w:id w:val="1494844337"/>
                  <w:tag w:val="goog_rdk_2475"/>
                </w:sdtPr>
                <w:sdtContent>
                  <w:del w:author="Kanihaa" w:id="9" w:date="2026-09-25T08:48:49Z">
                    <w:r w:rsidDel="00000000" w:rsidR="00000000" w:rsidRPr="00000000">
                      <w:rPr>
                        <w:rtl w:val="0"/>
                      </w:rPr>
                    </w:r>
                  </w:del>
                </w:sdtContent>
              </w:sdt>
              <w:del w:author="Kanihaa" w:id="9" w:date="2026-09-25T08:48:49Z"/>
            </w:sdtContent>
          </w:sdt>
        </w:p>
      </w:sdtContent>
    </w:sdt>
    <w:sdt>
      <w:sdtPr>
        <w:id w:val="902972394"/>
        <w:tag w:val="goog_rdk_2479"/>
      </w:sdtPr>
      <w:sdtContent>
        <w:p w:rsidR="00000000" w:rsidDel="00000000" w:rsidP="00000000" w:rsidRDefault="00000000" w:rsidRPr="00000000" w14:paraId="000001B3">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75527271"/>
              <w:tag w:val="goog_rdk_2477"/>
            </w:sdtPr>
            <w:sdtContent>
              <w:del w:author="Kanihaa" w:id="9" w:date="2026-09-25T08:48:49Z"/>
              <w:sdt>
                <w:sdtPr>
                  <w:id w:val="1348902276"/>
                  <w:tag w:val="goog_rdk_2478"/>
                </w:sdtPr>
                <w:sdtContent>
                  <w:del w:author="Kanihaa" w:id="9" w:date="2026-09-25T08:48:49Z">
                    <w:r w:rsidDel="00000000" w:rsidR="00000000" w:rsidRPr="00000000">
                      <w:rPr>
                        <w:rtl w:val="0"/>
                      </w:rPr>
                    </w:r>
                  </w:del>
                </w:sdtContent>
              </w:sdt>
              <w:del w:author="Kanihaa" w:id="9" w:date="2026-09-25T08:48:49Z"/>
            </w:sdtContent>
          </w:sdt>
        </w:p>
      </w:sdtContent>
    </w:sdt>
    <w:sdt>
      <w:sdtPr>
        <w:id w:val="-1664875464"/>
        <w:tag w:val="goog_rdk_2482"/>
      </w:sdtPr>
      <w:sdtContent>
        <w:p w:rsidR="00000000" w:rsidDel="00000000" w:rsidP="00000000" w:rsidRDefault="00000000" w:rsidRPr="00000000" w14:paraId="000001B4">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73462162"/>
              <w:tag w:val="goog_rdk_2480"/>
            </w:sdtPr>
            <w:sdtContent>
              <w:del w:author="Kanihaa" w:id="9" w:date="2026-09-25T08:48:49Z"/>
              <w:sdt>
                <w:sdtPr>
                  <w:id w:val="1201078121"/>
                  <w:tag w:val="goog_rdk_2481"/>
                </w:sdtPr>
                <w:sdtContent>
                  <w:del w:author="Kanihaa" w:id="9" w:date="2026-09-25T08:48:49Z">
                    <w:r w:rsidDel="00000000" w:rsidR="00000000" w:rsidRPr="00000000">
                      <w:rPr>
                        <w:rtl w:val="0"/>
                      </w:rPr>
                    </w:r>
                  </w:del>
                </w:sdtContent>
              </w:sdt>
              <w:del w:author="Kanihaa" w:id="9" w:date="2026-09-25T08:48:49Z"/>
            </w:sdtContent>
          </w:sdt>
        </w:p>
      </w:sdtContent>
    </w:sdt>
    <w:sdt>
      <w:sdtPr>
        <w:id w:val="2005978970"/>
        <w:tag w:val="goog_rdk_2485"/>
      </w:sdtPr>
      <w:sdtContent>
        <w:p w:rsidR="00000000" w:rsidDel="00000000" w:rsidP="00000000" w:rsidRDefault="00000000" w:rsidRPr="00000000" w14:paraId="000001B5">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19817266"/>
              <w:tag w:val="goog_rdk_2483"/>
            </w:sdtPr>
            <w:sdtContent>
              <w:del w:author="Kanihaa" w:id="9" w:date="2026-09-25T08:48:49Z"/>
              <w:sdt>
                <w:sdtPr>
                  <w:id w:val="1293499392"/>
                  <w:tag w:val="goog_rdk_2484"/>
                </w:sdtPr>
                <w:sdtContent>
                  <w:del w:author="Kanihaa" w:id="9" w:date="2026-09-25T08:48:49Z">
                    <w:r w:rsidDel="00000000" w:rsidR="00000000" w:rsidRPr="00000000">
                      <w:rPr>
                        <w:rtl w:val="0"/>
                      </w:rPr>
                    </w:r>
                  </w:del>
                </w:sdtContent>
              </w:sdt>
              <w:del w:author="Kanihaa" w:id="9" w:date="2026-09-25T08:48:49Z"/>
            </w:sdtContent>
          </w:sdt>
        </w:p>
      </w:sdtContent>
    </w:sdt>
    <w:sdt>
      <w:sdtPr>
        <w:id w:val="2075122980"/>
        <w:tag w:val="goog_rdk_2488"/>
      </w:sdtPr>
      <w:sdtContent>
        <w:p w:rsidR="00000000" w:rsidDel="00000000" w:rsidP="00000000" w:rsidRDefault="00000000" w:rsidRPr="00000000" w14:paraId="000001B6">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866492801"/>
              <w:tag w:val="goog_rdk_2486"/>
            </w:sdtPr>
            <w:sdtContent>
              <w:del w:author="Kanihaa" w:id="9" w:date="2026-09-25T08:48:49Z"/>
              <w:sdt>
                <w:sdtPr>
                  <w:id w:val="-733933874"/>
                  <w:tag w:val="goog_rdk_2487"/>
                </w:sdtPr>
                <w:sdtContent>
                  <w:del w:author="Kanihaa" w:id="9" w:date="2026-09-25T08:48:49Z">
                    <w:r w:rsidDel="00000000" w:rsidR="00000000" w:rsidRPr="00000000">
                      <w:rPr>
                        <w:rtl w:val="0"/>
                      </w:rPr>
                    </w:r>
                  </w:del>
                </w:sdtContent>
              </w:sdt>
              <w:del w:author="Kanihaa" w:id="9" w:date="2026-09-25T08:48:49Z"/>
            </w:sdtContent>
          </w:sdt>
        </w:p>
      </w:sdtContent>
    </w:sdt>
    <w:sdt>
      <w:sdtPr>
        <w:id w:val="-1134488764"/>
        <w:tag w:val="goog_rdk_2491"/>
      </w:sdtPr>
      <w:sdtContent>
        <w:p w:rsidR="00000000" w:rsidDel="00000000" w:rsidP="00000000" w:rsidRDefault="00000000" w:rsidRPr="00000000" w14:paraId="000001B7">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527972712"/>
              <w:tag w:val="goog_rdk_2489"/>
            </w:sdtPr>
            <w:sdtContent>
              <w:del w:author="Kanihaa" w:id="9" w:date="2026-09-25T08:48:49Z"/>
              <w:sdt>
                <w:sdtPr>
                  <w:id w:val="-307372169"/>
                  <w:tag w:val="goog_rdk_2490"/>
                </w:sdtPr>
                <w:sdtContent>
                  <w:del w:author="Kanihaa" w:id="9" w:date="2026-09-25T08:48:49Z">
                    <w:r w:rsidDel="00000000" w:rsidR="00000000" w:rsidRPr="00000000">
                      <w:rPr>
                        <w:rtl w:val="0"/>
                      </w:rPr>
                    </w:r>
                  </w:del>
                </w:sdtContent>
              </w:sdt>
              <w:del w:author="Kanihaa" w:id="9" w:date="2026-09-25T08:48:49Z"/>
            </w:sdtContent>
          </w:sdt>
        </w:p>
      </w:sdtContent>
    </w:sdt>
    <w:sdt>
      <w:sdtPr>
        <w:id w:val="-1891963075"/>
        <w:tag w:val="goog_rdk_2495"/>
      </w:sdtPr>
      <w:sdtContent>
        <w:p w:rsidR="00000000" w:rsidDel="00000000" w:rsidP="00000000" w:rsidRDefault="00000000" w:rsidRPr="00000000" w14:paraId="000001B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776508781"/>
              <w:tag w:val="goog_rdk_2492"/>
            </w:sdtPr>
            <w:sdtContent>
              <w:del w:author="Kanihaa" w:id="9" w:date="2026-09-25T08:48:49Z"/>
              <w:sdt>
                <w:sdtPr>
                  <w:id w:val="713791800"/>
                  <w:tag w:val="goog_rdk_249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User Dashboard</w:delText>
                    </w:r>
                  </w:del>
                </w:sdtContent>
              </w:sdt>
              <w:del w:author="Kanihaa" w:id="9" w:date="2026-09-25T08:48:49Z">
                <w:sdt>
                  <w:sdtPr>
                    <w:id w:val="-1420599084"/>
                    <w:tag w:val="goog_rdk_2494"/>
                  </w:sdtPr>
                  <w:sdtContent>
                    <w:r w:rsidDel="00000000" w:rsidR="00000000" w:rsidRPr="00000000">
                      <w:rPr>
                        <w:rtl w:val="0"/>
                      </w:rPr>
                    </w:r>
                  </w:sdtContent>
                </w:sdt>
              </w:del>
            </w:sdtContent>
          </w:sdt>
        </w:p>
      </w:sdtContent>
    </w:sdt>
    <w:sdt>
      <w:sdtPr>
        <w:id w:val="2093510890"/>
        <w:tag w:val="goog_rdk_2501"/>
      </w:sdtPr>
      <w:sdtContent>
        <w:p w:rsidR="00000000" w:rsidDel="00000000" w:rsidP="00000000" w:rsidRDefault="00000000" w:rsidRPr="00000000" w14:paraId="000001B9">
          <w:pPr>
            <w:pStyle w:val="Heading1"/>
            <w:spacing w:line="259" w:lineRule="auto"/>
            <w:ind w:left="720" w:firstLine="0"/>
            <w:rPr>
              <w:ins w:author="MOHAMED NABEEL S" w:id="199" w:date="2026-09-25T08:48:1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1381510627"/>
              <w:tag w:val="goog_rdk_2496"/>
            </w:sdtPr>
            <w:sdtContent>
              <w:del w:author="Kanihaa" w:id="9" w:date="2026-09-25T08:48:49Z"/>
              <w:sdt>
                <w:sdtPr>
                  <w:id w:val="-1384151971"/>
                  <w:tag w:val="goog_rdk_249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User Dashboard: Displays recent recommendations, saved queries, and personalized insights for the logged-in user.</w:delText>
                    </w:r>
                  </w:del>
                </w:sdtContent>
              </w:sdt>
              <w:del w:author="Kanihaa" w:id="9" w:date="2026-09-25T08:48:49Z"/>
            </w:sdtContent>
          </w:sdt>
          <w:sdt>
            <w:sdtPr>
              <w:id w:val="-946028231"/>
              <w:tag w:val="goog_rdk_2498"/>
            </w:sdtPr>
            <w:sdtContent>
              <w:ins w:author="MOHAMED NABEEL S" w:id="199" w:date="2026-09-25T08:48:18Z">
                <w:sdt>
                  <w:sdtPr>
                    <w:id w:val="-28427344"/>
                    <w:tag w:val="goog_rdk_2499"/>
                  </w:sdtPr>
                  <w:sdtContent>
                    <w:del w:author="Kanihaa" w:id="9" w:date="2026-09-25T08:48:49Z"/>
                  </w:sdtContent>
                </w:sdt>
              </w:ins>
              <w:sdt>
                <w:sdtPr>
                  <w:id w:val="-1835712145"/>
                  <w:tag w:val="goog_rdk_2500"/>
                </w:sdtPr>
                <w:sdtContent>
                  <w:ins w:author="MOHAMED NABEEL S" w:id="199" w:date="2026-09-25T08:48:18Z">
                    <w:del w:author="Kanihaa" w:id="9" w:date="2026-09-25T08:48:49Z">
                      <w:r w:rsidDel="00000000" w:rsidR="00000000" w:rsidRPr="00000000">
                        <w:rPr>
                          <w:rtl w:val="0"/>
                        </w:rPr>
                      </w:r>
                    </w:del>
                  </w:ins>
                </w:sdtContent>
              </w:sdt>
              <w:ins w:author="MOHAMED NABEEL S" w:id="199" w:date="2026-09-25T08:48:18Z">
                <w:del w:author="Kanihaa" w:id="9" w:date="2026-09-25T08:48:49Z">
                  <w:bookmarkStart w:colFirst="0" w:colLast="0" w:name="_heading=h.yhqot8mj9xpj" w:id="41"/>
                  <w:bookmarkEnd w:id="41"/>
                </w:del>
              </w:ins>
            </w:sdtContent>
          </w:sdt>
        </w:p>
      </w:sdtContent>
    </w:sdt>
    <w:sdt>
      <w:sdtPr>
        <w:id w:val="-1303299818"/>
        <w:tag w:val="goog_rdk_2505"/>
      </w:sdtPr>
      <w:sdtContent>
        <w:p w:rsidR="00000000" w:rsidDel="00000000" w:rsidP="00000000" w:rsidRDefault="00000000" w:rsidRPr="00000000" w14:paraId="000001BA">
          <w:pPr>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MOHAMED NABEEL S" w:id="0" w:date="2026-09-25T08:48:18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pPr>
            </w:pPrChange>
          </w:pPr>
          <w:sdt>
            <w:sdtPr>
              <w:id w:val="935778777"/>
              <w:tag w:val="goog_rdk_2503"/>
            </w:sdtPr>
            <w:sdtContent>
              <w:del w:author="Kanihaa" w:id="9" w:date="2026-09-25T08:48:49Z"/>
              <w:sdt>
                <w:sdtPr>
                  <w:id w:val="-116407569"/>
                  <w:tag w:val="goog_rdk_2504"/>
                </w:sdtPr>
                <w:sdtContent>
                  <w:del w:author="Kanihaa" w:id="9" w:date="2026-09-25T08:48:49Z">
                    <w:r w:rsidDel="00000000" w:rsidR="00000000" w:rsidRPr="00000000">
                      <w:rPr>
                        <w:rtl w:val="0"/>
                      </w:rPr>
                    </w:r>
                  </w:del>
                </w:sdtContent>
              </w:sdt>
              <w:del w:author="Kanihaa" w:id="9" w:date="2026-09-25T08:48:49Z"/>
            </w:sdtContent>
          </w:sdt>
        </w:p>
      </w:sdtContent>
    </w:sdt>
    <w:sdt>
      <w:sdtPr>
        <w:id w:val="-116493868"/>
        <w:tag w:val="goog_rdk_2509"/>
      </w:sdtPr>
      <w:sdtContent>
        <w:p w:rsidR="00000000" w:rsidDel="00000000" w:rsidP="00000000" w:rsidRDefault="00000000" w:rsidRPr="00000000" w14:paraId="000001BB">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323852290"/>
              <w:tag w:val="goog_rdk_2506"/>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31200" cy="3619500"/>
                      <wp:effectExtent b="0" l="0" r="0" t="0"/>
                      <wp:docPr id="153" name="image20.png"/>
                      <a:graphic>
                        <a:graphicData uri="http://schemas.openxmlformats.org/drawingml/2006/picture">
                          <pic:pic>
                            <pic:nvPicPr>
                              <pic:cNvPr id="0" name="image20.png"/>
                              <pic:cNvPicPr preferRelativeResize="0"/>
                            </pic:nvPicPr>
                            <pic:blipFill>
                              <a:blip r:embed="rId55"/>
                              <a:srcRect b="0" l="0" r="0" t="0"/>
                              <a:stretch>
                                <a:fillRect/>
                              </a:stretch>
                            </pic:blipFill>
                            <pic:spPr>
                              <a:xfrm>
                                <a:off x="0" y="0"/>
                                <a:ext cx="5731200" cy="3619500"/>
                              </a:xfrm>
                              <a:prstGeom prst="rect"/>
                              <a:ln/>
                            </pic:spPr>
                          </pic:pic>
                        </a:graphicData>
                      </a:graphic>
                    </wp:inline>
                  </w:drawing>
                </w:r>
              </w:del>
              <w:sdt>
                <w:sdtPr>
                  <w:id w:val="-1526091250"/>
                  <w:tag w:val="goog_rdk_250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br w:type="textWrapping"/>
                    </w:r>
                  </w:del>
                </w:sdtContent>
              </w:sd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76913" cy="1981200"/>
                      <wp:effectExtent b="0" l="0" r="0" t="0"/>
                      <wp:docPr id="154" name="image21.png"/>
                      <a:graphic>
                        <a:graphicData uri="http://schemas.openxmlformats.org/drawingml/2006/picture">
                          <pic:pic>
                            <pic:nvPicPr>
                              <pic:cNvPr id="0" name="image21.png"/>
                              <pic:cNvPicPr preferRelativeResize="0"/>
                            </pic:nvPicPr>
                            <pic:blipFill>
                              <a:blip r:embed="rId56"/>
                              <a:srcRect b="0" l="0" r="0" t="0"/>
                              <a:stretch>
                                <a:fillRect/>
                              </a:stretch>
                            </pic:blipFill>
                            <pic:spPr>
                              <a:xfrm>
                                <a:off x="0" y="0"/>
                                <a:ext cx="5776913" cy="1981200"/>
                              </a:xfrm>
                              <a:prstGeom prst="rect"/>
                              <a:ln/>
                            </pic:spPr>
                          </pic:pic>
                        </a:graphicData>
                      </a:graphic>
                    </wp:inline>
                  </w:drawing>
                </w:r>
                <w:sdt>
                  <w:sdtPr>
                    <w:id w:val="2138012764"/>
                    <w:tag w:val="goog_rdk_2508"/>
                  </w:sdtPr>
                  <w:sdtContent>
                    <w:r w:rsidDel="00000000" w:rsidR="00000000" w:rsidRPr="00000000">
                      <w:rPr>
                        <w:rtl w:val="0"/>
                      </w:rPr>
                    </w:r>
                  </w:sdtContent>
                </w:sdt>
              </w:del>
            </w:sdtContent>
          </w:sdt>
        </w:p>
      </w:sdtContent>
    </w:sdt>
    <w:sdt>
      <w:sdtPr>
        <w:id w:val="1736840802"/>
        <w:tag w:val="goog_rdk_2512"/>
      </w:sdtPr>
      <w:sdtContent>
        <w:p w:rsidR="00000000" w:rsidDel="00000000" w:rsidP="00000000" w:rsidRDefault="00000000" w:rsidRPr="00000000" w14:paraId="000001BC">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056508957"/>
              <w:tag w:val="goog_rdk_2510"/>
            </w:sdtPr>
            <w:sdtContent>
              <w:del w:author="Kanihaa" w:id="9" w:date="2026-09-25T08:48:49Z"/>
              <w:sdt>
                <w:sdtPr>
                  <w:id w:val="1888087657"/>
                  <w:tag w:val="goog_rdk_2511"/>
                </w:sdtPr>
                <w:sdtContent>
                  <w:del w:author="Kanihaa" w:id="9" w:date="2026-09-25T08:48:49Z">
                    <w:r w:rsidDel="00000000" w:rsidR="00000000" w:rsidRPr="00000000">
                      <w:rPr>
                        <w:rtl w:val="0"/>
                      </w:rPr>
                    </w:r>
                  </w:del>
                </w:sdtContent>
              </w:sdt>
              <w:del w:author="Kanihaa" w:id="9" w:date="2026-09-25T08:48:49Z"/>
            </w:sdtContent>
          </w:sdt>
        </w:p>
      </w:sdtContent>
    </w:sdt>
    <w:sdt>
      <w:sdtPr>
        <w:id w:val="1589586228"/>
        <w:tag w:val="goog_rdk_2515"/>
      </w:sdtPr>
      <w:sdtContent>
        <w:p w:rsidR="00000000" w:rsidDel="00000000" w:rsidP="00000000" w:rsidRDefault="00000000" w:rsidRPr="00000000" w14:paraId="000001BD">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946286068"/>
              <w:tag w:val="goog_rdk_2513"/>
            </w:sdtPr>
            <w:sdtContent>
              <w:del w:author="Kanihaa" w:id="9" w:date="2026-09-25T08:48:49Z"/>
              <w:sdt>
                <w:sdtPr>
                  <w:id w:val="1717614010"/>
                  <w:tag w:val="goog_rdk_2514"/>
                </w:sdtPr>
                <w:sdtContent>
                  <w:del w:author="Kanihaa" w:id="9" w:date="2026-09-25T08:48:49Z">
                    <w:r w:rsidDel="00000000" w:rsidR="00000000" w:rsidRPr="00000000">
                      <w:rPr>
                        <w:rtl w:val="0"/>
                      </w:rPr>
                    </w:r>
                  </w:del>
                </w:sdtContent>
              </w:sdt>
              <w:del w:author="Kanihaa" w:id="9" w:date="2026-09-25T08:48:49Z"/>
            </w:sdtContent>
          </w:sdt>
        </w:p>
      </w:sdtContent>
    </w:sdt>
    <w:sdt>
      <w:sdtPr>
        <w:id w:val="-133580077"/>
        <w:tag w:val="goog_rdk_2518"/>
      </w:sdtPr>
      <w:sdtContent>
        <w:p w:rsidR="00000000" w:rsidDel="00000000" w:rsidP="00000000" w:rsidRDefault="00000000" w:rsidRPr="00000000" w14:paraId="000001BE">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908105376"/>
              <w:tag w:val="goog_rdk_2516"/>
            </w:sdtPr>
            <w:sdtContent>
              <w:del w:author="Kanihaa" w:id="9" w:date="2026-09-25T08:48:49Z"/>
              <w:sdt>
                <w:sdtPr>
                  <w:id w:val="-326308890"/>
                  <w:tag w:val="goog_rdk_2517"/>
                </w:sdtPr>
                <w:sdtContent>
                  <w:del w:author="Kanihaa" w:id="9" w:date="2026-09-25T08:48:49Z">
                    <w:r w:rsidDel="00000000" w:rsidR="00000000" w:rsidRPr="00000000">
                      <w:rPr>
                        <w:rtl w:val="0"/>
                      </w:rPr>
                    </w:r>
                  </w:del>
                </w:sdtContent>
              </w:sdt>
              <w:del w:author="Kanihaa" w:id="9" w:date="2026-09-25T08:48:49Z"/>
            </w:sdtContent>
          </w:sdt>
        </w:p>
      </w:sdtContent>
    </w:sdt>
    <w:sdt>
      <w:sdtPr>
        <w:id w:val="506959005"/>
        <w:tag w:val="goog_rdk_2521"/>
      </w:sdtPr>
      <w:sdtContent>
        <w:p w:rsidR="00000000" w:rsidDel="00000000" w:rsidP="00000000" w:rsidRDefault="00000000" w:rsidRPr="00000000" w14:paraId="000001BF">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41597950"/>
              <w:tag w:val="goog_rdk_2519"/>
            </w:sdtPr>
            <w:sdtContent>
              <w:del w:author="Kanihaa" w:id="9" w:date="2026-09-25T08:48:49Z"/>
              <w:sdt>
                <w:sdtPr>
                  <w:id w:val="1375830983"/>
                  <w:tag w:val="goog_rdk_2520"/>
                </w:sdtPr>
                <w:sdtContent>
                  <w:del w:author="Kanihaa" w:id="9" w:date="2026-09-25T08:48:49Z">
                    <w:r w:rsidDel="00000000" w:rsidR="00000000" w:rsidRPr="00000000">
                      <w:rPr>
                        <w:rtl w:val="0"/>
                      </w:rPr>
                    </w:r>
                  </w:del>
                </w:sdtContent>
              </w:sdt>
              <w:del w:author="Kanihaa" w:id="9" w:date="2026-09-25T08:48:49Z"/>
            </w:sdtContent>
          </w:sdt>
        </w:p>
      </w:sdtContent>
    </w:sdt>
    <w:sdt>
      <w:sdtPr>
        <w:id w:val="69686027"/>
        <w:tag w:val="goog_rdk_2524"/>
      </w:sdtPr>
      <w:sdtContent>
        <w:p w:rsidR="00000000" w:rsidDel="00000000" w:rsidP="00000000" w:rsidRDefault="00000000" w:rsidRPr="00000000" w14:paraId="000001C0">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623568150"/>
              <w:tag w:val="goog_rdk_2522"/>
            </w:sdtPr>
            <w:sdtContent>
              <w:del w:author="Kanihaa" w:id="9" w:date="2026-09-25T08:48:49Z"/>
              <w:sdt>
                <w:sdtPr>
                  <w:id w:val="-1833845766"/>
                  <w:tag w:val="goog_rdk_2523"/>
                </w:sdtPr>
                <w:sdtContent>
                  <w:del w:author="Kanihaa" w:id="9" w:date="2026-09-25T08:48:49Z">
                    <w:r w:rsidDel="00000000" w:rsidR="00000000" w:rsidRPr="00000000">
                      <w:rPr>
                        <w:rtl w:val="0"/>
                      </w:rPr>
                    </w:r>
                  </w:del>
                </w:sdtContent>
              </w:sdt>
              <w:del w:author="Kanihaa" w:id="9" w:date="2026-09-25T08:48:49Z"/>
            </w:sdtContent>
          </w:sdt>
        </w:p>
      </w:sdtContent>
    </w:sdt>
    <w:sdt>
      <w:sdtPr>
        <w:id w:val="648564624"/>
        <w:tag w:val="goog_rdk_2527"/>
      </w:sdtPr>
      <w:sdtContent>
        <w:p w:rsidR="00000000" w:rsidDel="00000000" w:rsidP="00000000" w:rsidRDefault="00000000" w:rsidRPr="00000000" w14:paraId="000001C1">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72967897"/>
              <w:tag w:val="goog_rdk_2525"/>
            </w:sdtPr>
            <w:sdtContent>
              <w:del w:author="Kanihaa" w:id="9" w:date="2026-09-25T08:48:49Z"/>
              <w:sdt>
                <w:sdtPr>
                  <w:id w:val="-475832039"/>
                  <w:tag w:val="goog_rdk_2526"/>
                </w:sdtPr>
                <w:sdtContent>
                  <w:del w:author="Kanihaa" w:id="9" w:date="2026-09-25T08:48:49Z">
                    <w:r w:rsidDel="00000000" w:rsidR="00000000" w:rsidRPr="00000000">
                      <w:rPr>
                        <w:rtl w:val="0"/>
                      </w:rPr>
                    </w:r>
                  </w:del>
                </w:sdtContent>
              </w:sdt>
              <w:del w:author="Kanihaa" w:id="9" w:date="2026-09-25T08:48:49Z"/>
            </w:sdtContent>
          </w:sdt>
        </w:p>
      </w:sdtContent>
    </w:sdt>
    <w:sdt>
      <w:sdtPr>
        <w:id w:val="2114018469"/>
        <w:tag w:val="goog_rdk_2530"/>
      </w:sdtPr>
      <w:sdtContent>
        <w:p w:rsidR="00000000" w:rsidDel="00000000" w:rsidP="00000000" w:rsidRDefault="00000000" w:rsidRPr="00000000" w14:paraId="000001C2">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743696381"/>
              <w:tag w:val="goog_rdk_2528"/>
            </w:sdtPr>
            <w:sdtContent>
              <w:del w:author="Kanihaa" w:id="9" w:date="2026-09-25T08:48:49Z"/>
              <w:sdt>
                <w:sdtPr>
                  <w:id w:val="890691755"/>
                  <w:tag w:val="goog_rdk_2529"/>
                </w:sdtPr>
                <w:sdtContent>
                  <w:del w:author="Kanihaa" w:id="9" w:date="2026-09-25T08:48:49Z">
                    <w:r w:rsidDel="00000000" w:rsidR="00000000" w:rsidRPr="00000000">
                      <w:rPr>
                        <w:rtl w:val="0"/>
                      </w:rPr>
                    </w:r>
                  </w:del>
                </w:sdtContent>
              </w:sdt>
              <w:del w:author="Kanihaa" w:id="9" w:date="2026-09-25T08:48:49Z"/>
            </w:sdtContent>
          </w:sdt>
        </w:p>
      </w:sdtContent>
    </w:sdt>
    <w:sdt>
      <w:sdtPr>
        <w:id w:val="44322218"/>
        <w:tag w:val="goog_rdk_2533"/>
      </w:sdtPr>
      <w:sdtContent>
        <w:p w:rsidR="00000000" w:rsidDel="00000000" w:rsidP="00000000" w:rsidRDefault="00000000" w:rsidRPr="00000000" w14:paraId="000001C3">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60168217"/>
              <w:tag w:val="goog_rdk_2531"/>
            </w:sdtPr>
            <w:sdtContent>
              <w:del w:author="Kanihaa" w:id="9" w:date="2026-09-25T08:48:49Z"/>
              <w:sdt>
                <w:sdtPr>
                  <w:id w:val="162474867"/>
                  <w:tag w:val="goog_rdk_2532"/>
                </w:sdtPr>
                <w:sdtContent>
                  <w:del w:author="Kanihaa" w:id="9" w:date="2026-09-25T08:48:49Z">
                    <w:r w:rsidDel="00000000" w:rsidR="00000000" w:rsidRPr="00000000">
                      <w:rPr>
                        <w:rtl w:val="0"/>
                      </w:rPr>
                    </w:r>
                  </w:del>
                </w:sdtContent>
              </w:sdt>
              <w:del w:author="Kanihaa" w:id="9" w:date="2026-09-25T08:48:49Z"/>
            </w:sdtContent>
          </w:sdt>
        </w:p>
      </w:sdtContent>
    </w:sdt>
    <w:sdt>
      <w:sdtPr>
        <w:id w:val="-807906319"/>
        <w:tag w:val="goog_rdk_2536"/>
      </w:sdtPr>
      <w:sdtContent>
        <w:p w:rsidR="00000000" w:rsidDel="00000000" w:rsidP="00000000" w:rsidRDefault="00000000" w:rsidRPr="00000000" w14:paraId="000001C4">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396346515"/>
              <w:tag w:val="goog_rdk_2534"/>
            </w:sdtPr>
            <w:sdtContent>
              <w:del w:author="Kanihaa" w:id="9" w:date="2026-09-25T08:48:49Z"/>
              <w:sdt>
                <w:sdtPr>
                  <w:id w:val="885221224"/>
                  <w:tag w:val="goog_rdk_2535"/>
                </w:sdtPr>
                <w:sdtContent>
                  <w:del w:author="Kanihaa" w:id="9" w:date="2026-09-25T08:48:49Z">
                    <w:r w:rsidDel="00000000" w:rsidR="00000000" w:rsidRPr="00000000">
                      <w:rPr>
                        <w:rtl w:val="0"/>
                      </w:rPr>
                    </w:r>
                  </w:del>
                </w:sdtContent>
              </w:sdt>
              <w:del w:author="Kanihaa" w:id="9" w:date="2026-09-25T08:48:49Z"/>
            </w:sdtContent>
          </w:sdt>
        </w:p>
      </w:sdtContent>
    </w:sdt>
    <w:sdt>
      <w:sdtPr>
        <w:id w:val="-26924991"/>
        <w:tag w:val="goog_rdk_2539"/>
      </w:sdtPr>
      <w:sdtContent>
        <w:p w:rsidR="00000000" w:rsidDel="00000000" w:rsidP="00000000" w:rsidRDefault="00000000" w:rsidRPr="00000000" w14:paraId="000001C5">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46906811"/>
              <w:tag w:val="goog_rdk_2537"/>
            </w:sdtPr>
            <w:sdtContent>
              <w:del w:author="Kanihaa" w:id="9" w:date="2026-09-25T08:48:49Z"/>
              <w:sdt>
                <w:sdtPr>
                  <w:id w:val="1833202557"/>
                  <w:tag w:val="goog_rdk_2538"/>
                </w:sdtPr>
                <w:sdtContent>
                  <w:del w:author="Kanihaa" w:id="9" w:date="2026-09-25T08:48:49Z">
                    <w:r w:rsidDel="00000000" w:rsidR="00000000" w:rsidRPr="00000000">
                      <w:rPr>
                        <w:rtl w:val="0"/>
                      </w:rPr>
                    </w:r>
                  </w:del>
                </w:sdtContent>
              </w:sdt>
              <w:del w:author="Kanihaa" w:id="9" w:date="2026-09-25T08:48:49Z"/>
            </w:sdtContent>
          </w:sdt>
        </w:p>
      </w:sdtContent>
    </w:sdt>
    <w:sdt>
      <w:sdtPr>
        <w:id w:val="-930544337"/>
        <w:tag w:val="goog_rdk_2542"/>
      </w:sdtPr>
      <w:sdtContent>
        <w:p w:rsidR="00000000" w:rsidDel="00000000" w:rsidP="00000000" w:rsidRDefault="00000000" w:rsidRPr="00000000" w14:paraId="000001C6">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238620980"/>
              <w:tag w:val="goog_rdk_2540"/>
            </w:sdtPr>
            <w:sdtContent>
              <w:del w:author="Kanihaa" w:id="9" w:date="2026-09-25T08:48:49Z"/>
              <w:sdt>
                <w:sdtPr>
                  <w:id w:val="635451539"/>
                  <w:tag w:val="goog_rdk_2541"/>
                </w:sdtPr>
                <w:sdtContent>
                  <w:del w:author="Kanihaa" w:id="9" w:date="2026-09-25T08:48:49Z">
                    <w:r w:rsidDel="00000000" w:rsidR="00000000" w:rsidRPr="00000000">
                      <w:rPr>
                        <w:rtl w:val="0"/>
                      </w:rPr>
                    </w:r>
                  </w:del>
                </w:sdtContent>
              </w:sdt>
              <w:del w:author="Kanihaa" w:id="9" w:date="2026-09-25T08:48:49Z"/>
            </w:sdtContent>
          </w:sdt>
        </w:p>
      </w:sdtContent>
    </w:sdt>
    <w:sdt>
      <w:sdtPr>
        <w:id w:val="-1480363658"/>
        <w:tag w:val="goog_rdk_2545"/>
      </w:sdtPr>
      <w:sdtContent>
        <w:p w:rsidR="00000000" w:rsidDel="00000000" w:rsidP="00000000" w:rsidRDefault="00000000" w:rsidRPr="00000000" w14:paraId="000001C7">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93315522"/>
              <w:tag w:val="goog_rdk_2543"/>
            </w:sdtPr>
            <w:sdtContent>
              <w:del w:author="Kanihaa" w:id="9" w:date="2026-09-25T08:48:49Z"/>
              <w:sdt>
                <w:sdtPr>
                  <w:id w:val="-968045206"/>
                  <w:tag w:val="goog_rdk_2544"/>
                </w:sdtPr>
                <w:sdtContent>
                  <w:del w:author="Kanihaa" w:id="9" w:date="2026-09-25T08:48:49Z">
                    <w:r w:rsidDel="00000000" w:rsidR="00000000" w:rsidRPr="00000000">
                      <w:rPr>
                        <w:rtl w:val="0"/>
                      </w:rPr>
                    </w:r>
                  </w:del>
                </w:sdtContent>
              </w:sdt>
              <w:del w:author="Kanihaa" w:id="9" w:date="2026-09-25T08:48:49Z"/>
            </w:sdtContent>
          </w:sdt>
        </w:p>
      </w:sdtContent>
    </w:sdt>
    <w:sdt>
      <w:sdtPr>
        <w:id w:val="-465642732"/>
        <w:tag w:val="goog_rdk_2548"/>
      </w:sdtPr>
      <w:sdtContent>
        <w:p w:rsidR="00000000" w:rsidDel="00000000" w:rsidP="00000000" w:rsidRDefault="00000000" w:rsidRPr="00000000" w14:paraId="000001C8">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11369769"/>
              <w:tag w:val="goog_rdk_2546"/>
            </w:sdtPr>
            <w:sdtContent>
              <w:del w:author="Kanihaa" w:id="9" w:date="2026-09-25T08:48:49Z"/>
              <w:sdt>
                <w:sdtPr>
                  <w:id w:val="887449571"/>
                  <w:tag w:val="goog_rdk_2547"/>
                </w:sdtPr>
                <w:sdtContent>
                  <w:del w:author="Kanihaa" w:id="9" w:date="2026-09-25T08:48:49Z">
                    <w:r w:rsidDel="00000000" w:rsidR="00000000" w:rsidRPr="00000000">
                      <w:rPr>
                        <w:rtl w:val="0"/>
                      </w:rPr>
                    </w:r>
                  </w:del>
                </w:sdtContent>
              </w:sdt>
              <w:del w:author="Kanihaa" w:id="9" w:date="2026-09-25T08:48:49Z"/>
            </w:sdtContent>
          </w:sdt>
        </w:p>
      </w:sdtContent>
    </w:sdt>
    <w:sdt>
      <w:sdtPr>
        <w:id w:val="989247458"/>
        <w:tag w:val="goog_rdk_2552"/>
      </w:sdtPr>
      <w:sdtContent>
        <w:p w:rsidR="00000000" w:rsidDel="00000000" w:rsidP="00000000" w:rsidRDefault="00000000" w:rsidRPr="00000000" w14:paraId="000001C9">
          <w:pPr>
            <w:pStyle w:val="Heading1"/>
            <w:ind w:left="-708.6614173228347" w:right="-129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Kanihaa" w:id="0" w:date="2026-09-25T08:25:49Z">
              <w:pPr>
                <w:spacing w:after="0" w:lineRule="auto"/>
              </w:pPr>
            </w:pPrChange>
          </w:pPr>
          <w:sdt>
            <w:sdtPr>
              <w:id w:val="-2139302823"/>
              <w:tag w:val="goog_rdk_2549"/>
            </w:sdtPr>
            <w:sdtContent>
              <w:del w:author="Kanihaa" w:id="9" w:date="2026-09-25T08:48:49Z"/>
              <w:sdt>
                <w:sdtPr>
                  <w:id w:val="-1694293833"/>
                  <w:tag w:val="goog_rdk_255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Home Interior Budget Planner Page</w:delText>
                    </w:r>
                  </w:del>
                </w:sdtContent>
              </w:sdt>
              <w:del w:author="Kanihaa" w:id="9" w:date="2026-09-25T08:48:49Z">
                <w:sdt>
                  <w:sdtPr>
                    <w:id w:val="1258707379"/>
                    <w:tag w:val="goog_rdk_255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Lets users input home decor preferences and budget to get tailored suggestions from multiple platforms.</w:delText>
                      <w:br w:type="textWrapping"/>
                    </w:r>
                  </w:sdtContent>
                </w:sdt>
              </w:del>
            </w:sdtContent>
          </w:sdt>
        </w:p>
      </w:sdtContent>
    </w:sdt>
    <w:sdt>
      <w:sdtPr>
        <w:id w:val="870398008"/>
        <w:tag w:val="goog_rdk_2555"/>
      </w:sdtPr>
      <w:sdtContent>
        <w:p w:rsidR="00000000" w:rsidDel="00000000" w:rsidP="00000000" w:rsidRDefault="00000000" w:rsidRPr="00000000" w14:paraId="000001CA">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08114577"/>
              <w:tag w:val="goog_rdk_2553"/>
            </w:sdtPr>
            <w:sdtContent>
              <w:del w:author="Kanihaa" w:id="9" w:date="2026-09-25T08:48:49Z"/>
              <w:sdt>
                <w:sdtPr>
                  <w:id w:val="-559107815"/>
                  <w:tag w:val="goog_rdk_2554"/>
                </w:sdtPr>
                <w:sdtContent>
                  <w:del w:author="Kanihaa" w:id="9" w:date="2026-09-25T08:48:49Z">
                    <w:r w:rsidDel="00000000" w:rsidR="00000000" w:rsidRPr="00000000">
                      <w:rPr>
                        <w:rtl w:val="0"/>
                      </w:rPr>
                    </w:r>
                  </w:del>
                </w:sdtContent>
              </w:sdt>
              <w:del w:author="Kanihaa" w:id="9" w:date="2026-09-25T08:48:49Z"/>
            </w:sdtContent>
          </w:sdt>
        </w:p>
      </w:sdtContent>
    </w:sdt>
    <w:sdt>
      <w:sdtPr>
        <w:id w:val="-1270550528"/>
        <w:tag w:val="goog_rdk_2558"/>
      </w:sdtPr>
      <w:sdtContent>
        <w:p w:rsidR="00000000" w:rsidDel="00000000" w:rsidP="00000000" w:rsidRDefault="00000000" w:rsidRPr="00000000" w14:paraId="000001CB">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804190170"/>
              <w:tag w:val="goog_rdk_2556"/>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31200" cy="5765800"/>
                      <wp:effectExtent b="0" l="0" r="0" t="0"/>
                      <wp:docPr id="155" name="image5.png"/>
                      <a:graphic>
                        <a:graphicData uri="http://schemas.openxmlformats.org/drawingml/2006/picture">
                          <pic:pic>
                            <pic:nvPicPr>
                              <pic:cNvPr id="0" name="image5.png"/>
                              <pic:cNvPicPr preferRelativeResize="0"/>
                            </pic:nvPicPr>
                            <pic:blipFill>
                              <a:blip r:embed="rId57"/>
                              <a:srcRect b="0" l="0" r="0" t="0"/>
                              <a:stretch>
                                <a:fillRect/>
                              </a:stretch>
                            </pic:blipFill>
                            <pic:spPr>
                              <a:xfrm>
                                <a:off x="0" y="0"/>
                                <a:ext cx="5731200" cy="5765800"/>
                              </a:xfrm>
                              <a:prstGeom prst="rect"/>
                              <a:ln/>
                            </pic:spPr>
                          </pic:pic>
                        </a:graphicData>
                      </a:graphic>
                    </wp:inline>
                  </w:drawing>
                </w:r>
              </w:del>
              <w:sdt>
                <w:sdtPr>
                  <w:id w:val="-400178367"/>
                  <w:tag w:val="goog_rdk_2557"/>
                </w:sdtPr>
                <w:sdtContent>
                  <w:del w:author="Kanihaa" w:id="9" w:date="2026-09-25T08:48:49Z">
                    <w:r w:rsidDel="00000000" w:rsidR="00000000" w:rsidRPr="00000000">
                      <w:rPr>
                        <w:rtl w:val="0"/>
                      </w:rPr>
                    </w:r>
                  </w:del>
                </w:sdtContent>
              </w:sdt>
              <w:del w:author="Kanihaa" w:id="9" w:date="2026-09-25T08:48:49Z"/>
            </w:sdtContent>
          </w:sdt>
        </w:p>
      </w:sdtContent>
    </w:sdt>
    <w:sdt>
      <w:sdtPr>
        <w:id w:val="1117214567"/>
        <w:tag w:val="goog_rdk_2561"/>
      </w:sdtPr>
      <w:sdtContent>
        <w:p w:rsidR="00000000" w:rsidDel="00000000" w:rsidP="00000000" w:rsidRDefault="00000000" w:rsidRPr="00000000" w14:paraId="000001CC">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708189836"/>
              <w:tag w:val="goog_rdk_2559"/>
            </w:sdtPr>
            <w:sdtContent>
              <w:del w:author="Kanihaa" w:id="9" w:date="2026-09-25T08:48:49Z"/>
              <w:sdt>
                <w:sdtPr>
                  <w:id w:val="869354585"/>
                  <w:tag w:val="goog_rdk_2560"/>
                </w:sdtPr>
                <w:sdtContent>
                  <w:del w:author="Kanihaa" w:id="9" w:date="2026-09-25T08:48:49Z">
                    <w:r w:rsidDel="00000000" w:rsidR="00000000" w:rsidRPr="00000000">
                      <w:rPr>
                        <w:rtl w:val="0"/>
                      </w:rPr>
                    </w:r>
                  </w:del>
                </w:sdtContent>
              </w:sdt>
              <w:del w:author="Kanihaa" w:id="9" w:date="2026-09-25T08:48:49Z"/>
            </w:sdtContent>
          </w:sdt>
        </w:p>
      </w:sdtContent>
    </w:sdt>
    <w:sdt>
      <w:sdtPr>
        <w:id w:val="669691797"/>
        <w:tag w:val="goog_rdk_2564"/>
      </w:sdtPr>
      <w:sdtContent>
        <w:p w:rsidR="00000000" w:rsidDel="00000000" w:rsidP="00000000" w:rsidRDefault="00000000" w:rsidRPr="00000000" w14:paraId="000001CD">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87015950"/>
              <w:tag w:val="goog_rdk_2562"/>
            </w:sdtPr>
            <w:sdtContent>
              <w:del w:author="Kanihaa" w:id="9" w:date="2026-09-25T08:48:49Z"/>
              <w:sdt>
                <w:sdtPr>
                  <w:id w:val="660935186"/>
                  <w:tag w:val="goog_rdk_2563"/>
                </w:sdtPr>
                <w:sdtContent>
                  <w:del w:author="Kanihaa" w:id="9" w:date="2026-09-25T08:48:49Z">
                    <w:r w:rsidDel="00000000" w:rsidR="00000000" w:rsidRPr="00000000">
                      <w:rPr>
                        <w:rtl w:val="0"/>
                      </w:rPr>
                    </w:r>
                  </w:del>
                </w:sdtContent>
              </w:sdt>
              <w:del w:author="Kanihaa" w:id="9" w:date="2026-09-25T08:48:49Z"/>
            </w:sdtContent>
          </w:sdt>
        </w:p>
      </w:sdtContent>
    </w:sdt>
    <w:sdt>
      <w:sdtPr>
        <w:id w:val="1488798624"/>
        <w:tag w:val="goog_rdk_2567"/>
      </w:sdtPr>
      <w:sdtContent>
        <w:p w:rsidR="00000000" w:rsidDel="00000000" w:rsidP="00000000" w:rsidRDefault="00000000" w:rsidRPr="00000000" w14:paraId="000001CE">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708979837"/>
              <w:tag w:val="goog_rdk_2565"/>
            </w:sdtPr>
            <w:sdtContent>
              <w:del w:author="Kanihaa" w:id="9" w:date="2026-09-25T08:48:49Z"/>
              <w:sdt>
                <w:sdtPr>
                  <w:id w:val="-509789688"/>
                  <w:tag w:val="goog_rdk_2566"/>
                </w:sdtPr>
                <w:sdtContent>
                  <w:del w:author="Kanihaa" w:id="9" w:date="2026-09-25T08:48:49Z">
                    <w:r w:rsidDel="00000000" w:rsidR="00000000" w:rsidRPr="00000000">
                      <w:rPr>
                        <w:rtl w:val="0"/>
                      </w:rPr>
                    </w:r>
                  </w:del>
                </w:sdtContent>
              </w:sdt>
              <w:del w:author="Kanihaa" w:id="9" w:date="2026-09-25T08:48:49Z"/>
            </w:sdtContent>
          </w:sdt>
        </w:p>
      </w:sdtContent>
    </w:sdt>
    <w:sdt>
      <w:sdtPr>
        <w:id w:val="-1207831048"/>
        <w:tag w:val="goog_rdk_2570"/>
      </w:sdtPr>
      <w:sdtContent>
        <w:p w:rsidR="00000000" w:rsidDel="00000000" w:rsidP="00000000" w:rsidRDefault="00000000" w:rsidRPr="00000000" w14:paraId="000001CF">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089180353"/>
              <w:tag w:val="goog_rdk_2568"/>
            </w:sdtPr>
            <w:sdtContent>
              <w:del w:author="Kanihaa" w:id="9" w:date="2026-09-25T08:48:49Z"/>
              <w:sdt>
                <w:sdtPr>
                  <w:id w:val="-701435797"/>
                  <w:tag w:val="goog_rdk_2569"/>
                </w:sdtPr>
                <w:sdtContent>
                  <w:del w:author="Kanihaa" w:id="9" w:date="2026-09-25T08:48:49Z">
                    <w:r w:rsidDel="00000000" w:rsidR="00000000" w:rsidRPr="00000000">
                      <w:rPr>
                        <w:rtl w:val="0"/>
                      </w:rPr>
                    </w:r>
                  </w:del>
                </w:sdtContent>
              </w:sdt>
              <w:del w:author="Kanihaa" w:id="9" w:date="2026-09-25T08:48:49Z"/>
            </w:sdtContent>
          </w:sdt>
        </w:p>
      </w:sdtContent>
    </w:sdt>
    <w:sdt>
      <w:sdtPr>
        <w:id w:val="607919945"/>
        <w:tag w:val="goog_rdk_2573"/>
      </w:sdtPr>
      <w:sdtContent>
        <w:p w:rsidR="00000000" w:rsidDel="00000000" w:rsidP="00000000" w:rsidRDefault="00000000" w:rsidRPr="00000000" w14:paraId="000001D0">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30963034"/>
              <w:tag w:val="goog_rdk_2571"/>
            </w:sdtPr>
            <w:sdtContent>
              <w:del w:author="Kanihaa" w:id="9" w:date="2026-09-25T08:48:49Z"/>
              <w:sdt>
                <w:sdtPr>
                  <w:id w:val="1816485193"/>
                  <w:tag w:val="goog_rdk_2572"/>
                </w:sdtPr>
                <w:sdtContent>
                  <w:del w:author="Kanihaa" w:id="9" w:date="2026-09-25T08:48:49Z">
                    <w:r w:rsidDel="00000000" w:rsidR="00000000" w:rsidRPr="00000000">
                      <w:rPr>
                        <w:rtl w:val="0"/>
                      </w:rPr>
                    </w:r>
                  </w:del>
                </w:sdtContent>
              </w:sdt>
              <w:del w:author="Kanihaa" w:id="9" w:date="2026-09-25T08:48:49Z"/>
            </w:sdtContent>
          </w:sdt>
        </w:p>
      </w:sdtContent>
    </w:sdt>
    <w:sdt>
      <w:sdtPr>
        <w:id w:val="533249190"/>
        <w:tag w:val="goog_rdk_2576"/>
      </w:sdtPr>
      <w:sdtContent>
        <w:p w:rsidR="00000000" w:rsidDel="00000000" w:rsidP="00000000" w:rsidRDefault="00000000" w:rsidRPr="00000000" w14:paraId="000001D1">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873078958"/>
              <w:tag w:val="goog_rdk_2574"/>
            </w:sdtPr>
            <w:sdtContent>
              <w:del w:author="Kanihaa" w:id="9" w:date="2026-09-25T08:48:49Z"/>
              <w:sdt>
                <w:sdtPr>
                  <w:id w:val="-220664472"/>
                  <w:tag w:val="goog_rdk_2575"/>
                </w:sdtPr>
                <w:sdtContent>
                  <w:del w:author="Kanihaa" w:id="9" w:date="2026-09-25T08:48:49Z">
                    <w:r w:rsidDel="00000000" w:rsidR="00000000" w:rsidRPr="00000000">
                      <w:rPr>
                        <w:rtl w:val="0"/>
                      </w:rPr>
                    </w:r>
                  </w:del>
                </w:sdtContent>
              </w:sdt>
              <w:del w:author="Kanihaa" w:id="9" w:date="2026-09-25T08:48:49Z"/>
            </w:sdtContent>
          </w:sdt>
        </w:p>
      </w:sdtContent>
    </w:sdt>
    <w:sdt>
      <w:sdtPr>
        <w:id w:val="783216230"/>
        <w:tag w:val="goog_rdk_2579"/>
      </w:sdtPr>
      <w:sdtContent>
        <w:p w:rsidR="00000000" w:rsidDel="00000000" w:rsidP="00000000" w:rsidRDefault="00000000" w:rsidRPr="00000000" w14:paraId="000001D2">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054940"/>
              <w:tag w:val="goog_rdk_2577"/>
            </w:sdtPr>
            <w:sdtContent>
              <w:del w:author="Kanihaa" w:id="9" w:date="2026-09-25T08:48:49Z"/>
              <w:sdt>
                <w:sdtPr>
                  <w:id w:val="1944118726"/>
                  <w:tag w:val="goog_rdk_2578"/>
                </w:sdtPr>
                <w:sdtContent>
                  <w:del w:author="Kanihaa" w:id="9" w:date="2026-09-25T08:48:49Z">
                    <w:r w:rsidDel="00000000" w:rsidR="00000000" w:rsidRPr="00000000">
                      <w:rPr>
                        <w:rtl w:val="0"/>
                      </w:rPr>
                    </w:r>
                  </w:del>
                </w:sdtContent>
              </w:sdt>
              <w:del w:author="Kanihaa" w:id="9" w:date="2026-09-25T08:48:49Z"/>
            </w:sdtContent>
          </w:sdt>
        </w:p>
      </w:sdtContent>
    </w:sdt>
    <w:sdt>
      <w:sdtPr>
        <w:id w:val="898745911"/>
        <w:tag w:val="goog_rdk_2582"/>
      </w:sdtPr>
      <w:sdtContent>
        <w:p w:rsidR="00000000" w:rsidDel="00000000" w:rsidP="00000000" w:rsidRDefault="00000000" w:rsidRPr="00000000" w14:paraId="000001D3">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641030420"/>
              <w:tag w:val="goog_rdk_2580"/>
            </w:sdtPr>
            <w:sdtContent>
              <w:del w:author="Kanihaa" w:id="9" w:date="2026-09-25T08:48:49Z"/>
              <w:sdt>
                <w:sdtPr>
                  <w:id w:val="-1944891998"/>
                  <w:tag w:val="goog_rdk_2581"/>
                </w:sdtPr>
                <w:sdtContent>
                  <w:del w:author="Kanihaa" w:id="9" w:date="2026-09-25T08:48:49Z">
                    <w:r w:rsidDel="00000000" w:rsidR="00000000" w:rsidRPr="00000000">
                      <w:rPr>
                        <w:rtl w:val="0"/>
                      </w:rPr>
                    </w:r>
                  </w:del>
                </w:sdtContent>
              </w:sdt>
              <w:del w:author="Kanihaa" w:id="9" w:date="2026-09-25T08:48:49Z"/>
            </w:sdtContent>
          </w:sdt>
        </w:p>
      </w:sdtContent>
    </w:sdt>
    <w:sdt>
      <w:sdtPr>
        <w:id w:val="1050502618"/>
        <w:tag w:val="goog_rdk_2585"/>
      </w:sdtPr>
      <w:sdtContent>
        <w:p w:rsidR="00000000" w:rsidDel="00000000" w:rsidP="00000000" w:rsidRDefault="00000000" w:rsidRPr="00000000" w14:paraId="000001D4">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119708326"/>
              <w:tag w:val="goog_rdk_2583"/>
            </w:sdtPr>
            <w:sdtContent>
              <w:del w:author="Kanihaa" w:id="9" w:date="2026-09-25T08:48:49Z"/>
              <w:sdt>
                <w:sdtPr>
                  <w:id w:val="1922507093"/>
                  <w:tag w:val="goog_rdk_2584"/>
                </w:sdtPr>
                <w:sdtContent>
                  <w:del w:author="Kanihaa" w:id="9" w:date="2026-09-25T08:48:49Z">
                    <w:r w:rsidDel="00000000" w:rsidR="00000000" w:rsidRPr="00000000">
                      <w:rPr>
                        <w:rtl w:val="0"/>
                      </w:rPr>
                    </w:r>
                  </w:del>
                </w:sdtContent>
              </w:sdt>
              <w:del w:author="Kanihaa" w:id="9" w:date="2026-09-25T08:48:49Z"/>
            </w:sdtContent>
          </w:sdt>
        </w:p>
      </w:sdtContent>
    </w:sdt>
    <w:sdt>
      <w:sdtPr>
        <w:id w:val="176778771"/>
        <w:tag w:val="goog_rdk_2588"/>
      </w:sdtPr>
      <w:sdtContent>
        <w:p w:rsidR="00000000" w:rsidDel="00000000" w:rsidP="00000000" w:rsidRDefault="00000000" w:rsidRPr="00000000" w14:paraId="000001D5">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75920033"/>
              <w:tag w:val="goog_rdk_2586"/>
            </w:sdtPr>
            <w:sdtContent>
              <w:del w:author="Kanihaa" w:id="9" w:date="2026-09-25T08:48:49Z"/>
              <w:sdt>
                <w:sdtPr>
                  <w:id w:val="-921380021"/>
                  <w:tag w:val="goog_rdk_2587"/>
                </w:sdtPr>
                <w:sdtContent>
                  <w:del w:author="Kanihaa" w:id="9" w:date="2026-09-25T08:48:49Z">
                    <w:r w:rsidDel="00000000" w:rsidR="00000000" w:rsidRPr="00000000">
                      <w:rPr>
                        <w:rtl w:val="0"/>
                      </w:rPr>
                    </w:r>
                  </w:del>
                </w:sdtContent>
              </w:sdt>
              <w:del w:author="Kanihaa" w:id="9" w:date="2026-09-25T08:48:49Z"/>
            </w:sdtContent>
          </w:sdt>
        </w:p>
      </w:sdtContent>
    </w:sdt>
    <w:sdt>
      <w:sdtPr>
        <w:id w:val="-1123369857"/>
        <w:tag w:val="goog_rdk_2591"/>
      </w:sdtPr>
      <w:sdtContent>
        <w:p w:rsidR="00000000" w:rsidDel="00000000" w:rsidP="00000000" w:rsidRDefault="00000000" w:rsidRPr="00000000" w14:paraId="000001D6">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943872170"/>
              <w:tag w:val="goog_rdk_2589"/>
            </w:sdtPr>
            <w:sdtContent>
              <w:del w:author="Kanihaa" w:id="9" w:date="2026-09-25T08:48:49Z"/>
              <w:sdt>
                <w:sdtPr>
                  <w:id w:val="-1579070945"/>
                  <w:tag w:val="goog_rdk_2590"/>
                </w:sdtPr>
                <w:sdtContent>
                  <w:del w:author="Kanihaa" w:id="9" w:date="2026-09-25T08:48:49Z">
                    <w:r w:rsidDel="00000000" w:rsidR="00000000" w:rsidRPr="00000000">
                      <w:rPr>
                        <w:rtl w:val="0"/>
                      </w:rPr>
                    </w:r>
                  </w:del>
                </w:sdtContent>
              </w:sdt>
              <w:del w:author="Kanihaa" w:id="9" w:date="2026-09-25T08:48:49Z"/>
            </w:sdtContent>
          </w:sdt>
        </w:p>
      </w:sdtContent>
    </w:sdt>
    <w:sdt>
      <w:sdtPr>
        <w:id w:val="-984712767"/>
        <w:tag w:val="goog_rdk_2594"/>
      </w:sdtPr>
      <w:sdtContent>
        <w:p w:rsidR="00000000" w:rsidDel="00000000" w:rsidP="00000000" w:rsidRDefault="00000000" w:rsidRPr="00000000" w14:paraId="000001D7">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34388939"/>
              <w:tag w:val="goog_rdk_2592"/>
            </w:sdtPr>
            <w:sdtContent>
              <w:del w:author="Kanihaa" w:id="9" w:date="2026-09-25T08:48:49Z"/>
              <w:sdt>
                <w:sdtPr>
                  <w:id w:val="1732031896"/>
                  <w:tag w:val="goog_rdk_2593"/>
                </w:sdtPr>
                <w:sdtContent>
                  <w:del w:author="Kanihaa" w:id="9" w:date="2026-09-25T08:48:49Z">
                    <w:r w:rsidDel="00000000" w:rsidR="00000000" w:rsidRPr="00000000">
                      <w:rPr>
                        <w:rtl w:val="0"/>
                      </w:rPr>
                    </w:r>
                  </w:del>
                </w:sdtContent>
              </w:sdt>
              <w:del w:author="Kanihaa" w:id="9" w:date="2026-09-25T08:48:49Z"/>
            </w:sdtContent>
          </w:sdt>
        </w:p>
      </w:sdtContent>
    </w:sdt>
    <w:sdt>
      <w:sdtPr>
        <w:id w:val="-598181536"/>
        <w:tag w:val="goog_rdk_2597"/>
      </w:sdtPr>
      <w:sdtContent>
        <w:p w:rsidR="00000000" w:rsidDel="00000000" w:rsidP="00000000" w:rsidRDefault="00000000" w:rsidRPr="00000000" w14:paraId="000001D8">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070770087"/>
              <w:tag w:val="goog_rdk_2595"/>
            </w:sdtPr>
            <w:sdtContent>
              <w:del w:author="Kanihaa" w:id="9" w:date="2026-09-25T08:48:49Z"/>
              <w:sdt>
                <w:sdtPr>
                  <w:id w:val="-203401252"/>
                  <w:tag w:val="goog_rdk_2596"/>
                </w:sdtPr>
                <w:sdtContent>
                  <w:del w:author="Kanihaa" w:id="9" w:date="2026-09-25T08:48:49Z">
                    <w:r w:rsidDel="00000000" w:rsidR="00000000" w:rsidRPr="00000000">
                      <w:rPr>
                        <w:rtl w:val="0"/>
                      </w:rPr>
                    </w:r>
                  </w:del>
                </w:sdtContent>
              </w:sdt>
              <w:del w:author="Kanihaa" w:id="9" w:date="2026-09-25T08:48:49Z"/>
            </w:sdtContent>
          </w:sdt>
        </w:p>
      </w:sdtContent>
    </w:sdt>
    <w:sdt>
      <w:sdtPr>
        <w:id w:val="208613601"/>
        <w:tag w:val="goog_rdk_2601"/>
      </w:sdtPr>
      <w:sdtContent>
        <w:p w:rsidR="00000000" w:rsidDel="00000000" w:rsidP="00000000" w:rsidRDefault="00000000" w:rsidRPr="00000000" w14:paraId="000001D9">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500044396"/>
              <w:tag w:val="goog_rdk_2598"/>
            </w:sdtPr>
            <w:sdtContent>
              <w:del w:author="Kanihaa" w:id="9" w:date="2026-09-25T08:48:49Z"/>
              <w:sdt>
                <w:sdtPr>
                  <w:id w:val="978591987"/>
                  <w:tag w:val="goog_rdk_259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Home Interior Recommendations Page</w:delText>
                    </w:r>
                  </w:del>
                </w:sdtContent>
              </w:sdt>
              <w:del w:author="Kanihaa" w:id="9" w:date="2026-09-25T08:48:49Z">
                <w:sdt>
                  <w:sdtPr>
                    <w:id w:val="-359895585"/>
                    <w:tag w:val="goog_rdk_260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Displays AI-generated product suggestions for home decor based on the user's budget and style preferences.</w:delText>
                    </w:r>
                  </w:sdtContent>
                </w:sdt>
              </w:del>
            </w:sdtContent>
          </w:sdt>
        </w:p>
      </w:sdtContent>
    </w:sdt>
    <w:sdt>
      <w:sdtPr>
        <w:id w:val="1345793652"/>
        <w:tag w:val="goog_rdk_2604"/>
      </w:sdtPr>
      <w:sdtContent>
        <w:p w:rsidR="00000000" w:rsidDel="00000000" w:rsidP="00000000" w:rsidRDefault="00000000" w:rsidRPr="00000000" w14:paraId="000001DA">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04874887"/>
              <w:tag w:val="goog_rdk_2602"/>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553075" cy="8582025"/>
                      <wp:effectExtent b="0" l="0" r="0" t="0"/>
                      <wp:docPr id="156" name="image9.png"/>
                      <a:graphic>
                        <a:graphicData uri="http://schemas.openxmlformats.org/drawingml/2006/picture">
                          <pic:pic>
                            <pic:nvPicPr>
                              <pic:cNvPr id="0" name="image9.png"/>
                              <pic:cNvPicPr preferRelativeResize="0"/>
                            </pic:nvPicPr>
                            <pic:blipFill>
                              <a:blip r:embed="rId58"/>
                              <a:srcRect b="0" l="0" r="0" t="0"/>
                              <a:stretch>
                                <a:fillRect/>
                              </a:stretch>
                            </pic:blipFill>
                            <pic:spPr>
                              <a:xfrm>
                                <a:off x="0" y="0"/>
                                <a:ext cx="5553075" cy="8582025"/>
                              </a:xfrm>
                              <a:prstGeom prst="rect"/>
                              <a:ln/>
                            </pic:spPr>
                          </pic:pic>
                        </a:graphicData>
                      </a:graphic>
                    </wp:inline>
                  </w:drawing>
                </w:r>
              </w:del>
              <w:sdt>
                <w:sdtPr>
                  <w:id w:val="-168232531"/>
                  <w:tag w:val="goog_rdk_2603"/>
                </w:sdtPr>
                <w:sdtContent>
                  <w:del w:author="Kanihaa" w:id="9" w:date="2026-09-25T08:48:49Z">
                    <w:r w:rsidDel="00000000" w:rsidR="00000000" w:rsidRPr="00000000">
                      <w:rPr>
                        <w:rtl w:val="0"/>
                      </w:rPr>
                    </w:r>
                  </w:del>
                </w:sdtContent>
              </w:sdt>
              <w:del w:author="Kanihaa" w:id="9" w:date="2026-09-25T08:48:49Z"/>
            </w:sdtContent>
          </w:sdt>
        </w:p>
      </w:sdtContent>
    </w:sdt>
    <w:sdt>
      <w:sdtPr>
        <w:id w:val="1662249128"/>
        <w:tag w:val="goog_rdk_2607"/>
      </w:sdtPr>
      <w:sdtContent>
        <w:p w:rsidR="00000000" w:rsidDel="00000000" w:rsidP="00000000" w:rsidRDefault="00000000" w:rsidRPr="00000000" w14:paraId="000001DB">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86819572"/>
              <w:tag w:val="goog_rdk_2605"/>
            </w:sdtPr>
            <w:sdtContent>
              <w:del w:author="Kanihaa" w:id="9" w:date="2026-09-25T08:48:49Z"/>
              <w:sdt>
                <w:sdtPr>
                  <w:id w:val="929313160"/>
                  <w:tag w:val="goog_rdk_2606"/>
                </w:sdtPr>
                <w:sdtContent>
                  <w:del w:author="Kanihaa" w:id="9" w:date="2026-09-25T08:48:49Z">
                    <w:r w:rsidDel="00000000" w:rsidR="00000000" w:rsidRPr="00000000">
                      <w:rPr>
                        <w:rtl w:val="0"/>
                      </w:rPr>
                    </w:r>
                  </w:del>
                </w:sdtContent>
              </w:sdt>
              <w:del w:author="Kanihaa" w:id="9" w:date="2026-09-25T08:48:49Z"/>
            </w:sdtContent>
          </w:sdt>
        </w:p>
      </w:sdtContent>
    </w:sdt>
    <w:sdt>
      <w:sdtPr>
        <w:id w:val="-1621561204"/>
        <w:tag w:val="goog_rdk_2610"/>
      </w:sdtPr>
      <w:sdtContent>
        <w:p w:rsidR="00000000" w:rsidDel="00000000" w:rsidP="00000000" w:rsidRDefault="00000000" w:rsidRPr="00000000" w14:paraId="000001DC">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884722125"/>
              <w:tag w:val="goog_rdk_2608"/>
            </w:sdtPr>
            <w:sdtContent>
              <w:del w:author="Kanihaa" w:id="9" w:date="2026-09-25T08:48:49Z"/>
              <w:sdt>
                <w:sdtPr>
                  <w:id w:val="1450478540"/>
                  <w:tag w:val="goog_rdk_2609"/>
                </w:sdtPr>
                <w:sdtContent>
                  <w:del w:author="Kanihaa" w:id="9" w:date="2026-09-25T08:48:49Z">
                    <w:r w:rsidDel="00000000" w:rsidR="00000000" w:rsidRPr="00000000">
                      <w:rPr>
                        <w:rtl w:val="0"/>
                      </w:rPr>
                    </w:r>
                  </w:del>
                </w:sdtContent>
              </w:sdt>
              <w:del w:author="Kanihaa" w:id="9" w:date="2026-09-25T08:48:49Z"/>
            </w:sdtContent>
          </w:sdt>
        </w:p>
      </w:sdtContent>
    </w:sdt>
    <w:sdt>
      <w:sdtPr>
        <w:id w:val="997373032"/>
        <w:tag w:val="goog_rdk_2614"/>
      </w:sdtPr>
      <w:sdtContent>
        <w:p w:rsidR="00000000" w:rsidDel="00000000" w:rsidP="00000000" w:rsidRDefault="00000000" w:rsidRPr="00000000" w14:paraId="000001DD">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99330525"/>
              <w:tag w:val="goog_rdk_2611"/>
            </w:sdtPr>
            <w:sdtContent>
              <w:del w:author="Kanihaa" w:id="9" w:date="2026-09-25T08:48:49Z"/>
              <w:sdt>
                <w:sdtPr>
                  <w:id w:val="-1000291808"/>
                  <w:tag w:val="goog_rdk_261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Party Budget Planner Page</w:delText>
                    </w:r>
                  </w:del>
                </w:sdtContent>
              </w:sdt>
              <w:del w:author="Kanihaa" w:id="9" w:date="2026-09-25T08:48:49Z">
                <w:sdt>
                  <w:sdtPr>
                    <w:id w:val="-837886342"/>
                    <w:tag w:val="goog_rdk_261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Helps users plan events by suggesting venues, food, and decorations based on budget and guest count</w:delText>
                    </w:r>
                  </w:sdtContent>
                </w:sdt>
              </w:del>
            </w:sdtContent>
          </w:sdt>
        </w:p>
      </w:sdtContent>
    </w:sdt>
    <w:sdt>
      <w:sdtPr>
        <w:id w:val="1756934998"/>
        <w:tag w:val="goog_rdk_2617"/>
      </w:sdtPr>
      <w:sdtContent>
        <w:p w:rsidR="00000000" w:rsidDel="00000000" w:rsidP="00000000" w:rsidRDefault="00000000" w:rsidRPr="00000000" w14:paraId="000001DE">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03079601"/>
              <w:tag w:val="goog_rdk_2615"/>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31200" cy="5854700"/>
                      <wp:effectExtent b="0" l="0" r="0" t="0"/>
                      <wp:docPr id="157" name="image12.png"/>
                      <a:graphic>
                        <a:graphicData uri="http://schemas.openxmlformats.org/drawingml/2006/picture">
                          <pic:pic>
                            <pic:nvPicPr>
                              <pic:cNvPr id="0" name="image12.png"/>
                              <pic:cNvPicPr preferRelativeResize="0"/>
                            </pic:nvPicPr>
                            <pic:blipFill>
                              <a:blip r:embed="rId59"/>
                              <a:srcRect b="0" l="0" r="0" t="0"/>
                              <a:stretch>
                                <a:fillRect/>
                              </a:stretch>
                            </pic:blipFill>
                            <pic:spPr>
                              <a:xfrm>
                                <a:off x="0" y="0"/>
                                <a:ext cx="5731200" cy="5854700"/>
                              </a:xfrm>
                              <a:prstGeom prst="rect"/>
                              <a:ln/>
                            </pic:spPr>
                          </pic:pic>
                        </a:graphicData>
                      </a:graphic>
                    </wp:inline>
                  </w:drawing>
                </w:r>
              </w:del>
              <w:sdt>
                <w:sdtPr>
                  <w:id w:val="-307939803"/>
                  <w:tag w:val="goog_rdk_2616"/>
                </w:sdtPr>
                <w:sdtContent>
                  <w:del w:author="Kanihaa" w:id="9" w:date="2026-09-25T08:48:49Z">
                    <w:r w:rsidDel="00000000" w:rsidR="00000000" w:rsidRPr="00000000">
                      <w:rPr>
                        <w:rtl w:val="0"/>
                      </w:rPr>
                    </w:r>
                  </w:del>
                </w:sdtContent>
              </w:sdt>
              <w:del w:author="Kanihaa" w:id="9" w:date="2026-09-25T08:48:49Z"/>
            </w:sdtContent>
          </w:sdt>
        </w:p>
      </w:sdtContent>
    </w:sdt>
    <w:sdt>
      <w:sdtPr>
        <w:id w:val="969227634"/>
        <w:tag w:val="goog_rdk_2620"/>
      </w:sdtPr>
      <w:sdtContent>
        <w:p w:rsidR="00000000" w:rsidDel="00000000" w:rsidP="00000000" w:rsidRDefault="00000000" w:rsidRPr="00000000" w14:paraId="000001DF">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895920184"/>
              <w:tag w:val="goog_rdk_2618"/>
            </w:sdtPr>
            <w:sdtContent>
              <w:del w:author="Kanihaa" w:id="9" w:date="2026-09-25T08:48:49Z"/>
              <w:sdt>
                <w:sdtPr>
                  <w:id w:val="-1804479763"/>
                  <w:tag w:val="goog_rdk_2619"/>
                </w:sdtPr>
                <w:sdtContent>
                  <w:del w:author="Kanihaa" w:id="9" w:date="2026-09-25T08:48:49Z">
                    <w:r w:rsidDel="00000000" w:rsidR="00000000" w:rsidRPr="00000000">
                      <w:rPr>
                        <w:rtl w:val="0"/>
                      </w:rPr>
                    </w:r>
                  </w:del>
                </w:sdtContent>
              </w:sdt>
              <w:del w:author="Kanihaa" w:id="9" w:date="2026-09-25T08:48:49Z"/>
            </w:sdtContent>
          </w:sdt>
        </w:p>
      </w:sdtContent>
    </w:sdt>
    <w:sdt>
      <w:sdtPr>
        <w:id w:val="1926195156"/>
        <w:tag w:val="goog_rdk_2623"/>
      </w:sdtPr>
      <w:sdtContent>
        <w:p w:rsidR="00000000" w:rsidDel="00000000" w:rsidP="00000000" w:rsidRDefault="00000000" w:rsidRPr="00000000" w14:paraId="000001E0">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654553181"/>
              <w:tag w:val="goog_rdk_2621"/>
            </w:sdtPr>
            <w:sdtContent>
              <w:del w:author="Kanihaa" w:id="9" w:date="2026-09-25T08:48:49Z"/>
              <w:sdt>
                <w:sdtPr>
                  <w:id w:val="-486235610"/>
                  <w:tag w:val="goog_rdk_2622"/>
                </w:sdtPr>
                <w:sdtContent>
                  <w:del w:author="Kanihaa" w:id="9" w:date="2026-09-25T08:48:49Z">
                    <w:r w:rsidDel="00000000" w:rsidR="00000000" w:rsidRPr="00000000">
                      <w:rPr>
                        <w:rtl w:val="0"/>
                      </w:rPr>
                    </w:r>
                  </w:del>
                </w:sdtContent>
              </w:sdt>
              <w:del w:author="Kanihaa" w:id="9" w:date="2026-09-25T08:48:49Z"/>
            </w:sdtContent>
          </w:sdt>
        </w:p>
      </w:sdtContent>
    </w:sdt>
    <w:sdt>
      <w:sdtPr>
        <w:id w:val="-1585903261"/>
        <w:tag w:val="goog_rdk_2626"/>
      </w:sdtPr>
      <w:sdtContent>
        <w:p w:rsidR="00000000" w:rsidDel="00000000" w:rsidP="00000000" w:rsidRDefault="00000000" w:rsidRPr="00000000" w14:paraId="000001E1">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517194490"/>
              <w:tag w:val="goog_rdk_2624"/>
            </w:sdtPr>
            <w:sdtContent>
              <w:del w:author="Kanihaa" w:id="9" w:date="2026-09-25T08:48:49Z"/>
              <w:sdt>
                <w:sdtPr>
                  <w:id w:val="38575774"/>
                  <w:tag w:val="goog_rdk_2625"/>
                </w:sdtPr>
                <w:sdtContent>
                  <w:del w:author="Kanihaa" w:id="9" w:date="2026-09-25T08:48:49Z">
                    <w:r w:rsidDel="00000000" w:rsidR="00000000" w:rsidRPr="00000000">
                      <w:rPr>
                        <w:rtl w:val="0"/>
                      </w:rPr>
                    </w:r>
                  </w:del>
                </w:sdtContent>
              </w:sdt>
              <w:del w:author="Kanihaa" w:id="9" w:date="2026-09-25T08:48:49Z"/>
            </w:sdtContent>
          </w:sdt>
        </w:p>
      </w:sdtContent>
    </w:sdt>
    <w:sdt>
      <w:sdtPr>
        <w:id w:val="1210950105"/>
        <w:tag w:val="goog_rdk_2629"/>
      </w:sdtPr>
      <w:sdtContent>
        <w:p w:rsidR="00000000" w:rsidDel="00000000" w:rsidP="00000000" w:rsidRDefault="00000000" w:rsidRPr="00000000" w14:paraId="000001E2">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48733408"/>
              <w:tag w:val="goog_rdk_2627"/>
            </w:sdtPr>
            <w:sdtContent>
              <w:del w:author="Kanihaa" w:id="9" w:date="2026-09-25T08:48:49Z"/>
              <w:sdt>
                <w:sdtPr>
                  <w:id w:val="-173191752"/>
                  <w:tag w:val="goog_rdk_2628"/>
                </w:sdtPr>
                <w:sdtContent>
                  <w:del w:author="Kanihaa" w:id="9" w:date="2026-09-25T08:48:49Z">
                    <w:r w:rsidDel="00000000" w:rsidR="00000000" w:rsidRPr="00000000">
                      <w:rPr>
                        <w:rtl w:val="0"/>
                      </w:rPr>
                    </w:r>
                  </w:del>
                </w:sdtContent>
              </w:sdt>
              <w:del w:author="Kanihaa" w:id="9" w:date="2026-09-25T08:48:49Z"/>
            </w:sdtContent>
          </w:sdt>
        </w:p>
      </w:sdtContent>
    </w:sdt>
    <w:sdt>
      <w:sdtPr>
        <w:id w:val="923242392"/>
        <w:tag w:val="goog_rdk_2632"/>
      </w:sdtPr>
      <w:sdtContent>
        <w:p w:rsidR="00000000" w:rsidDel="00000000" w:rsidP="00000000" w:rsidRDefault="00000000" w:rsidRPr="00000000" w14:paraId="000001E3">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738462184"/>
              <w:tag w:val="goog_rdk_2630"/>
            </w:sdtPr>
            <w:sdtContent>
              <w:del w:author="Kanihaa" w:id="9" w:date="2026-09-25T08:48:49Z"/>
              <w:sdt>
                <w:sdtPr>
                  <w:id w:val="-774533616"/>
                  <w:tag w:val="goog_rdk_2631"/>
                </w:sdtPr>
                <w:sdtContent>
                  <w:del w:author="Kanihaa" w:id="9" w:date="2026-09-25T08:48:49Z">
                    <w:r w:rsidDel="00000000" w:rsidR="00000000" w:rsidRPr="00000000">
                      <w:rPr>
                        <w:rtl w:val="0"/>
                      </w:rPr>
                    </w:r>
                  </w:del>
                </w:sdtContent>
              </w:sdt>
              <w:del w:author="Kanihaa" w:id="9" w:date="2026-09-25T08:48:49Z"/>
            </w:sdtContent>
          </w:sdt>
        </w:p>
      </w:sdtContent>
    </w:sdt>
    <w:sdt>
      <w:sdtPr>
        <w:id w:val="-1095395886"/>
        <w:tag w:val="goog_rdk_2635"/>
      </w:sdtPr>
      <w:sdtContent>
        <w:p w:rsidR="00000000" w:rsidDel="00000000" w:rsidP="00000000" w:rsidRDefault="00000000" w:rsidRPr="00000000" w14:paraId="000001E4">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80772501"/>
              <w:tag w:val="goog_rdk_2633"/>
            </w:sdtPr>
            <w:sdtContent>
              <w:del w:author="Kanihaa" w:id="9" w:date="2026-09-25T08:48:49Z"/>
              <w:sdt>
                <w:sdtPr>
                  <w:id w:val="-1859012789"/>
                  <w:tag w:val="goog_rdk_2634"/>
                </w:sdtPr>
                <w:sdtContent>
                  <w:del w:author="Kanihaa" w:id="9" w:date="2026-09-25T08:48:49Z">
                    <w:r w:rsidDel="00000000" w:rsidR="00000000" w:rsidRPr="00000000">
                      <w:rPr>
                        <w:rtl w:val="0"/>
                      </w:rPr>
                    </w:r>
                  </w:del>
                </w:sdtContent>
              </w:sdt>
              <w:del w:author="Kanihaa" w:id="9" w:date="2026-09-25T08:48:49Z"/>
            </w:sdtContent>
          </w:sdt>
        </w:p>
      </w:sdtContent>
    </w:sdt>
    <w:sdt>
      <w:sdtPr>
        <w:id w:val="-1088768914"/>
        <w:tag w:val="goog_rdk_2638"/>
      </w:sdtPr>
      <w:sdtContent>
        <w:p w:rsidR="00000000" w:rsidDel="00000000" w:rsidP="00000000" w:rsidRDefault="00000000" w:rsidRPr="00000000" w14:paraId="000001E5">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70076415"/>
              <w:tag w:val="goog_rdk_2636"/>
            </w:sdtPr>
            <w:sdtContent>
              <w:del w:author="Kanihaa" w:id="9" w:date="2026-09-25T08:48:49Z"/>
              <w:sdt>
                <w:sdtPr>
                  <w:id w:val="1074988824"/>
                  <w:tag w:val="goog_rdk_2637"/>
                </w:sdtPr>
                <w:sdtContent>
                  <w:del w:author="Kanihaa" w:id="9" w:date="2026-09-25T08:48:49Z">
                    <w:r w:rsidDel="00000000" w:rsidR="00000000" w:rsidRPr="00000000">
                      <w:rPr>
                        <w:rtl w:val="0"/>
                      </w:rPr>
                    </w:r>
                  </w:del>
                </w:sdtContent>
              </w:sdt>
              <w:del w:author="Kanihaa" w:id="9" w:date="2026-09-25T08:48:49Z"/>
            </w:sdtContent>
          </w:sdt>
        </w:p>
      </w:sdtContent>
    </w:sdt>
    <w:sdt>
      <w:sdtPr>
        <w:id w:val="1352813790"/>
        <w:tag w:val="goog_rdk_2641"/>
      </w:sdtPr>
      <w:sdtContent>
        <w:p w:rsidR="00000000" w:rsidDel="00000000" w:rsidP="00000000" w:rsidRDefault="00000000" w:rsidRPr="00000000" w14:paraId="000001E6">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15397050"/>
              <w:tag w:val="goog_rdk_2639"/>
            </w:sdtPr>
            <w:sdtContent>
              <w:del w:author="Kanihaa" w:id="9" w:date="2026-09-25T08:48:49Z"/>
              <w:sdt>
                <w:sdtPr>
                  <w:id w:val="-1545183240"/>
                  <w:tag w:val="goog_rdk_2640"/>
                </w:sdtPr>
                <w:sdtContent>
                  <w:del w:author="Kanihaa" w:id="9" w:date="2026-09-25T08:48:49Z">
                    <w:r w:rsidDel="00000000" w:rsidR="00000000" w:rsidRPr="00000000">
                      <w:rPr>
                        <w:rtl w:val="0"/>
                      </w:rPr>
                    </w:r>
                  </w:del>
                </w:sdtContent>
              </w:sdt>
              <w:del w:author="Kanihaa" w:id="9" w:date="2026-09-25T08:48:49Z"/>
            </w:sdtContent>
          </w:sdt>
        </w:p>
      </w:sdtContent>
    </w:sdt>
    <w:sdt>
      <w:sdtPr>
        <w:id w:val="-326985309"/>
        <w:tag w:val="goog_rdk_2644"/>
      </w:sdtPr>
      <w:sdtContent>
        <w:p w:rsidR="00000000" w:rsidDel="00000000" w:rsidP="00000000" w:rsidRDefault="00000000" w:rsidRPr="00000000" w14:paraId="000001E7">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21555925"/>
              <w:tag w:val="goog_rdk_2642"/>
            </w:sdtPr>
            <w:sdtContent>
              <w:del w:author="Kanihaa" w:id="9" w:date="2026-09-25T08:48:49Z"/>
              <w:sdt>
                <w:sdtPr>
                  <w:id w:val="-770418586"/>
                  <w:tag w:val="goog_rdk_2643"/>
                </w:sdtPr>
                <w:sdtContent>
                  <w:del w:author="Kanihaa" w:id="9" w:date="2026-09-25T08:48:49Z">
                    <w:r w:rsidDel="00000000" w:rsidR="00000000" w:rsidRPr="00000000">
                      <w:rPr>
                        <w:rtl w:val="0"/>
                      </w:rPr>
                    </w:r>
                  </w:del>
                </w:sdtContent>
              </w:sdt>
              <w:del w:author="Kanihaa" w:id="9" w:date="2026-09-25T08:48:49Z"/>
            </w:sdtContent>
          </w:sdt>
        </w:p>
      </w:sdtContent>
    </w:sdt>
    <w:sdt>
      <w:sdtPr>
        <w:id w:val="-2056817345"/>
        <w:tag w:val="goog_rdk_2647"/>
      </w:sdtPr>
      <w:sdtContent>
        <w:p w:rsidR="00000000" w:rsidDel="00000000" w:rsidP="00000000" w:rsidRDefault="00000000" w:rsidRPr="00000000" w14:paraId="000001E8">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284324875"/>
              <w:tag w:val="goog_rdk_2645"/>
            </w:sdtPr>
            <w:sdtContent>
              <w:del w:author="Kanihaa" w:id="9" w:date="2026-09-25T08:48:49Z"/>
              <w:sdt>
                <w:sdtPr>
                  <w:id w:val="1684314325"/>
                  <w:tag w:val="goog_rdk_2646"/>
                </w:sdtPr>
                <w:sdtContent>
                  <w:del w:author="Kanihaa" w:id="9" w:date="2026-09-25T08:48:49Z">
                    <w:r w:rsidDel="00000000" w:rsidR="00000000" w:rsidRPr="00000000">
                      <w:rPr>
                        <w:rtl w:val="0"/>
                      </w:rPr>
                    </w:r>
                  </w:del>
                </w:sdtContent>
              </w:sdt>
              <w:del w:author="Kanihaa" w:id="9" w:date="2026-09-25T08:48:49Z"/>
            </w:sdtContent>
          </w:sdt>
        </w:p>
      </w:sdtContent>
    </w:sdt>
    <w:sdt>
      <w:sdtPr>
        <w:id w:val="-146837851"/>
        <w:tag w:val="goog_rdk_2650"/>
      </w:sdtPr>
      <w:sdtContent>
        <w:p w:rsidR="00000000" w:rsidDel="00000000" w:rsidP="00000000" w:rsidRDefault="00000000" w:rsidRPr="00000000" w14:paraId="000001E9">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7019537"/>
              <w:tag w:val="goog_rdk_2648"/>
            </w:sdtPr>
            <w:sdtContent>
              <w:del w:author="Kanihaa" w:id="9" w:date="2026-09-25T08:48:49Z"/>
              <w:sdt>
                <w:sdtPr>
                  <w:id w:val="436111985"/>
                  <w:tag w:val="goog_rdk_2649"/>
                </w:sdtPr>
                <w:sdtContent>
                  <w:del w:author="Kanihaa" w:id="9" w:date="2026-09-25T08:48:49Z">
                    <w:r w:rsidDel="00000000" w:rsidR="00000000" w:rsidRPr="00000000">
                      <w:rPr>
                        <w:rtl w:val="0"/>
                      </w:rPr>
                    </w:r>
                  </w:del>
                </w:sdtContent>
              </w:sdt>
              <w:del w:author="Kanihaa" w:id="9" w:date="2026-09-25T08:48:49Z"/>
            </w:sdtContent>
          </w:sdt>
        </w:p>
      </w:sdtContent>
    </w:sdt>
    <w:sdt>
      <w:sdtPr>
        <w:id w:val="-1843056053"/>
        <w:tag w:val="goog_rdk_2653"/>
      </w:sdtPr>
      <w:sdtContent>
        <w:p w:rsidR="00000000" w:rsidDel="00000000" w:rsidP="00000000" w:rsidRDefault="00000000" w:rsidRPr="00000000" w14:paraId="000001EA">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63041909"/>
              <w:tag w:val="goog_rdk_2651"/>
            </w:sdtPr>
            <w:sdtContent>
              <w:del w:author="Kanihaa" w:id="9" w:date="2026-09-25T08:48:49Z"/>
              <w:sdt>
                <w:sdtPr>
                  <w:id w:val="-1117694678"/>
                  <w:tag w:val="goog_rdk_2652"/>
                </w:sdtPr>
                <w:sdtContent>
                  <w:del w:author="Kanihaa" w:id="9" w:date="2026-09-25T08:48:49Z">
                    <w:r w:rsidDel="00000000" w:rsidR="00000000" w:rsidRPr="00000000">
                      <w:rPr>
                        <w:rtl w:val="0"/>
                      </w:rPr>
                    </w:r>
                  </w:del>
                </w:sdtContent>
              </w:sdt>
              <w:del w:author="Kanihaa" w:id="9" w:date="2026-09-25T08:48:49Z"/>
            </w:sdtContent>
          </w:sdt>
        </w:p>
      </w:sdtContent>
    </w:sdt>
    <w:sdt>
      <w:sdtPr>
        <w:id w:val="54971024"/>
        <w:tag w:val="goog_rdk_2657"/>
      </w:sdtPr>
      <w:sdtContent>
        <w:p w:rsidR="00000000" w:rsidDel="00000000" w:rsidP="00000000" w:rsidRDefault="00000000" w:rsidRPr="00000000" w14:paraId="000001EB">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62464903"/>
              <w:tag w:val="goog_rdk_2654"/>
            </w:sdtPr>
            <w:sdtContent>
              <w:del w:author="Kanihaa" w:id="9" w:date="2026-09-25T08:48:49Z"/>
              <w:sdt>
                <w:sdtPr>
                  <w:id w:val="418197166"/>
                  <w:tag w:val="goog_rdk_265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Party Budget Recommendations Page</w:delText>
                    </w:r>
                  </w:del>
                </w:sdtContent>
              </w:sdt>
              <w:del w:author="Kanihaa" w:id="9" w:date="2026-09-25T08:48:49Z">
                <w:sdt>
                  <w:sdtPr>
                    <w:id w:val="-1856292729"/>
                    <w:tag w:val="goog_rdk_265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Shows curated party planning options, including food, venues, and decorations, matched to the provided budget.</w:delText>
                    </w:r>
                  </w:sdtContent>
                </w:sdt>
              </w:del>
            </w:sdtContent>
          </w:sdt>
        </w:p>
      </w:sdtContent>
    </w:sdt>
    <w:sdt>
      <w:sdtPr>
        <w:id w:val="-1603485769"/>
        <w:tag w:val="goog_rdk_2660"/>
      </w:sdtPr>
      <w:sdtContent>
        <w:p w:rsidR="00000000" w:rsidDel="00000000" w:rsidP="00000000" w:rsidRDefault="00000000" w:rsidRPr="00000000" w14:paraId="000001EC">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663567718"/>
              <w:tag w:val="goog_rdk_265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4200525" cy="8629650"/>
                      <wp:effectExtent b="0" l="0" r="0" t="0"/>
                      <wp:docPr id="158" name="image4.png"/>
                      <a:graphic>
                        <a:graphicData uri="http://schemas.openxmlformats.org/drawingml/2006/picture">
                          <pic:pic>
                            <pic:nvPicPr>
                              <pic:cNvPr id="0" name="image4.png"/>
                              <pic:cNvPicPr preferRelativeResize="0"/>
                            </pic:nvPicPr>
                            <pic:blipFill>
                              <a:blip r:embed="rId60"/>
                              <a:srcRect b="0" l="0" r="0" t="0"/>
                              <a:stretch>
                                <a:fillRect/>
                              </a:stretch>
                            </pic:blipFill>
                            <pic:spPr>
                              <a:xfrm>
                                <a:off x="0" y="0"/>
                                <a:ext cx="4200525" cy="8629650"/>
                              </a:xfrm>
                              <a:prstGeom prst="rect"/>
                              <a:ln/>
                            </pic:spPr>
                          </pic:pic>
                        </a:graphicData>
                      </a:graphic>
                    </wp:inline>
                  </w:drawing>
                </w:r>
              </w:del>
              <w:sdt>
                <w:sdtPr>
                  <w:id w:val="1584897768"/>
                  <w:tag w:val="goog_rdk_2659"/>
                </w:sdtPr>
                <w:sdtContent>
                  <w:del w:author="Kanihaa" w:id="9" w:date="2026-09-25T08:48:49Z">
                    <w:r w:rsidDel="00000000" w:rsidR="00000000" w:rsidRPr="00000000">
                      <w:rPr>
                        <w:rtl w:val="0"/>
                      </w:rPr>
                    </w:r>
                  </w:del>
                </w:sdtContent>
              </w:sdt>
              <w:del w:author="Kanihaa" w:id="9" w:date="2026-09-25T08:48:49Z"/>
            </w:sdtContent>
          </w:sdt>
        </w:p>
      </w:sdtContent>
    </w:sdt>
    <w:sdt>
      <w:sdtPr>
        <w:id w:val="1697062871"/>
        <w:tag w:val="goog_rdk_2663"/>
      </w:sdtPr>
      <w:sdtContent>
        <w:p w:rsidR="00000000" w:rsidDel="00000000" w:rsidP="00000000" w:rsidRDefault="00000000" w:rsidRPr="00000000" w14:paraId="000001ED">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447164335"/>
              <w:tag w:val="goog_rdk_2661"/>
            </w:sdtPr>
            <w:sdtContent>
              <w:del w:author="Kanihaa" w:id="9" w:date="2026-09-25T08:48:49Z"/>
              <w:sdt>
                <w:sdtPr>
                  <w:id w:val="-1903840051"/>
                  <w:tag w:val="goog_rdk_2662"/>
                </w:sdtPr>
                <w:sdtContent>
                  <w:del w:author="Kanihaa" w:id="9" w:date="2026-09-25T08:48:49Z">
                    <w:r w:rsidDel="00000000" w:rsidR="00000000" w:rsidRPr="00000000">
                      <w:rPr>
                        <w:rtl w:val="0"/>
                      </w:rPr>
                    </w:r>
                  </w:del>
                </w:sdtContent>
              </w:sdt>
              <w:del w:author="Kanihaa" w:id="9" w:date="2026-09-25T08:48:49Z"/>
            </w:sdtContent>
          </w:sdt>
        </w:p>
      </w:sdtContent>
    </w:sdt>
    <w:sdt>
      <w:sdtPr>
        <w:id w:val="-1380088165"/>
        <w:tag w:val="goog_rdk_2666"/>
      </w:sdtPr>
      <w:sdtContent>
        <w:p w:rsidR="00000000" w:rsidDel="00000000" w:rsidP="00000000" w:rsidRDefault="00000000" w:rsidRPr="00000000" w14:paraId="000001EE">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551292210"/>
              <w:tag w:val="goog_rdk_2664"/>
            </w:sdtPr>
            <w:sdtContent>
              <w:del w:author="Kanihaa" w:id="9" w:date="2026-09-25T08:48:49Z"/>
              <w:sdt>
                <w:sdtPr>
                  <w:id w:val="1224254187"/>
                  <w:tag w:val="goog_rdk_2665"/>
                </w:sdtPr>
                <w:sdtContent>
                  <w:del w:author="Kanihaa" w:id="9" w:date="2026-09-25T08:48:49Z">
                    <w:r w:rsidDel="00000000" w:rsidR="00000000" w:rsidRPr="00000000">
                      <w:rPr>
                        <w:rtl w:val="0"/>
                      </w:rPr>
                    </w:r>
                  </w:del>
                </w:sdtContent>
              </w:sdt>
              <w:del w:author="Kanihaa" w:id="9" w:date="2026-09-25T08:48:49Z"/>
            </w:sdtContent>
          </w:sdt>
        </w:p>
      </w:sdtContent>
    </w:sdt>
    <w:sdt>
      <w:sdtPr>
        <w:id w:val="-238183291"/>
        <w:tag w:val="goog_rdk_2670"/>
      </w:sdtPr>
      <w:sdtContent>
        <w:p w:rsidR="00000000" w:rsidDel="00000000" w:rsidP="00000000" w:rsidRDefault="00000000" w:rsidRPr="00000000" w14:paraId="000001EF">
          <w:pPr>
            <w:pStyle w:val="Heading1"/>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0" w:lineRule="auto"/>
              </w:pPr>
            </w:pPrChange>
          </w:pPr>
          <w:sdt>
            <w:sdtPr>
              <w:id w:val="673685890"/>
              <w:tag w:val="goog_rdk_2667"/>
            </w:sdtPr>
            <w:sdtContent>
              <w:del w:author="Kanihaa" w:id="9" w:date="2026-09-25T08:48:49Z"/>
              <w:sdt>
                <w:sdtPr>
                  <w:id w:val="409785657"/>
                  <w:tag w:val="goog_rdk_266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Jewelry Budget Planner Page</w:delText>
                    </w:r>
                  </w:del>
                </w:sdtContent>
              </w:sdt>
              <w:del w:author="Kanihaa" w:id="9" w:date="2026-09-25T08:48:49Z">
                <w:sdt>
                  <w:sdtPr>
                    <w:id w:val="-1153157218"/>
                    <w:tag w:val="goog_rdk_266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Provides jewelry recommendations aligned with occasion and outfit style, using text and optional image inputs.</w:delText>
                    </w:r>
                  </w:sdtContent>
                </w:sdt>
              </w:del>
            </w:sdtContent>
          </w:sdt>
        </w:p>
      </w:sdtContent>
    </w:sdt>
    <w:sdt>
      <w:sdtPr>
        <w:id w:val="1845137823"/>
        <w:tag w:val="goog_rdk_2673"/>
      </w:sdtPr>
      <w:sdtContent>
        <w:p w:rsidR="00000000" w:rsidDel="00000000" w:rsidP="00000000" w:rsidRDefault="00000000" w:rsidRPr="00000000" w14:paraId="000001F0">
          <w:pPr>
            <w:pStyle w:val="Heading1"/>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Anonymous" w:id="0" w:date="2026-09-25T05:09:1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48836019"/>
              <w:tag w:val="goog_rdk_2671"/>
            </w:sdtPr>
            <w:sdtContent>
              <w:del w:author="Kanihaa" w:id="9" w:date="2026-09-25T08:48:49Z"/>
              <w:sdt>
                <w:sdtPr>
                  <w:id w:val="1514028020"/>
                  <w:tag w:val="goog_rdk_2672"/>
                </w:sdtPr>
                <w:sdtContent>
                  <w:del w:author="Kanihaa" w:id="9" w:date="2026-09-25T08:48:49Z">
                    <w:r w:rsidDel="00000000" w:rsidR="00000000" w:rsidRPr="00000000">
                      <w:rPr>
                        <w:rtl w:val="0"/>
                      </w:rPr>
                    </w:r>
                  </w:del>
                </w:sdtContent>
              </w:sdt>
              <w:del w:author="Kanihaa" w:id="9" w:date="2026-09-25T08:48:49Z"/>
            </w:sdtContent>
          </w:sdt>
        </w:p>
      </w:sdtContent>
    </w:sdt>
    <w:sdt>
      <w:sdtPr>
        <w:id w:val="247262100"/>
        <w:tag w:val="goog_rdk_2676"/>
      </w:sdtPr>
      <w:sdtContent>
        <w:p w:rsidR="00000000" w:rsidDel="00000000" w:rsidP="00000000" w:rsidRDefault="00000000" w:rsidRPr="00000000" w14:paraId="000001F1">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941200990"/>
              <w:tag w:val="goog_rdk_2674"/>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467350" cy="6210300"/>
                      <wp:effectExtent b="0" l="0" r="0" t="0"/>
                      <wp:docPr id="189" name="image32.png"/>
                      <a:graphic>
                        <a:graphicData uri="http://schemas.openxmlformats.org/drawingml/2006/picture">
                          <pic:pic>
                            <pic:nvPicPr>
                              <pic:cNvPr id="0" name="image32.png"/>
                              <pic:cNvPicPr preferRelativeResize="0"/>
                            </pic:nvPicPr>
                            <pic:blipFill>
                              <a:blip r:embed="rId61"/>
                              <a:srcRect b="0" l="0" r="0" t="0"/>
                              <a:stretch>
                                <a:fillRect/>
                              </a:stretch>
                            </pic:blipFill>
                            <pic:spPr>
                              <a:xfrm>
                                <a:off x="0" y="0"/>
                                <a:ext cx="5467350" cy="6210300"/>
                              </a:xfrm>
                              <a:prstGeom prst="rect"/>
                              <a:ln/>
                            </pic:spPr>
                          </pic:pic>
                        </a:graphicData>
                      </a:graphic>
                    </wp:inline>
                  </w:drawing>
                </w:r>
              </w:del>
              <w:sdt>
                <w:sdtPr>
                  <w:id w:val="969874014"/>
                  <w:tag w:val="goog_rdk_2675"/>
                </w:sdtPr>
                <w:sdtContent>
                  <w:del w:author="Kanihaa" w:id="9" w:date="2026-09-25T08:48:49Z">
                    <w:r w:rsidDel="00000000" w:rsidR="00000000" w:rsidRPr="00000000">
                      <w:rPr>
                        <w:rtl w:val="0"/>
                      </w:rPr>
                    </w:r>
                  </w:del>
                </w:sdtContent>
              </w:sdt>
              <w:del w:author="Kanihaa" w:id="9" w:date="2026-09-25T08:48:49Z"/>
            </w:sdtContent>
          </w:sdt>
        </w:p>
      </w:sdtContent>
    </w:sdt>
    <w:sdt>
      <w:sdtPr>
        <w:id w:val="862836323"/>
        <w:tag w:val="goog_rdk_2679"/>
      </w:sdtPr>
      <w:sdtContent>
        <w:p w:rsidR="00000000" w:rsidDel="00000000" w:rsidP="00000000" w:rsidRDefault="00000000" w:rsidRPr="00000000" w14:paraId="000001F2">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062380172"/>
              <w:tag w:val="goog_rdk_2677"/>
            </w:sdtPr>
            <w:sdtContent>
              <w:del w:author="Kanihaa" w:id="9" w:date="2026-09-25T08:48:49Z"/>
              <w:sdt>
                <w:sdtPr>
                  <w:id w:val="-942781635"/>
                  <w:tag w:val="goog_rdk_2678"/>
                </w:sdtPr>
                <w:sdtContent>
                  <w:del w:author="Kanihaa" w:id="9" w:date="2026-09-25T08:48:49Z">
                    <w:r w:rsidDel="00000000" w:rsidR="00000000" w:rsidRPr="00000000">
                      <w:rPr>
                        <w:rtl w:val="0"/>
                      </w:rPr>
                    </w:r>
                  </w:del>
                </w:sdtContent>
              </w:sdt>
              <w:del w:author="Kanihaa" w:id="9" w:date="2026-09-25T08:48:49Z"/>
            </w:sdtContent>
          </w:sdt>
        </w:p>
      </w:sdtContent>
    </w:sdt>
    <w:sdt>
      <w:sdtPr>
        <w:id w:val="648568475"/>
        <w:tag w:val="goog_rdk_2682"/>
      </w:sdtPr>
      <w:sdtContent>
        <w:p w:rsidR="00000000" w:rsidDel="00000000" w:rsidP="00000000" w:rsidRDefault="00000000" w:rsidRPr="00000000" w14:paraId="000001F3">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958418350"/>
              <w:tag w:val="goog_rdk_2680"/>
            </w:sdtPr>
            <w:sdtContent>
              <w:del w:author="Kanihaa" w:id="9" w:date="2026-09-25T08:48:49Z"/>
              <w:sdt>
                <w:sdtPr>
                  <w:id w:val="55578197"/>
                  <w:tag w:val="goog_rdk_2681"/>
                </w:sdtPr>
                <w:sdtContent>
                  <w:del w:author="Kanihaa" w:id="9" w:date="2026-09-25T08:48:49Z">
                    <w:r w:rsidDel="00000000" w:rsidR="00000000" w:rsidRPr="00000000">
                      <w:rPr>
                        <w:rtl w:val="0"/>
                      </w:rPr>
                    </w:r>
                  </w:del>
                </w:sdtContent>
              </w:sdt>
              <w:del w:author="Kanihaa" w:id="9" w:date="2026-09-25T08:48:49Z"/>
            </w:sdtContent>
          </w:sdt>
        </w:p>
      </w:sdtContent>
    </w:sdt>
    <w:sdt>
      <w:sdtPr>
        <w:id w:val="1066786638"/>
        <w:tag w:val="goog_rdk_2685"/>
      </w:sdtPr>
      <w:sdtContent>
        <w:p w:rsidR="00000000" w:rsidDel="00000000" w:rsidP="00000000" w:rsidRDefault="00000000" w:rsidRPr="00000000" w14:paraId="000001F4">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577707670"/>
              <w:tag w:val="goog_rdk_2683"/>
            </w:sdtPr>
            <w:sdtContent>
              <w:del w:author="Kanihaa" w:id="9" w:date="2026-09-25T08:48:49Z"/>
              <w:sdt>
                <w:sdtPr>
                  <w:id w:val="-866127689"/>
                  <w:tag w:val="goog_rdk_2684"/>
                </w:sdtPr>
                <w:sdtContent>
                  <w:del w:author="Kanihaa" w:id="9" w:date="2026-09-25T08:48:49Z">
                    <w:r w:rsidDel="00000000" w:rsidR="00000000" w:rsidRPr="00000000">
                      <w:rPr>
                        <w:rtl w:val="0"/>
                      </w:rPr>
                    </w:r>
                  </w:del>
                </w:sdtContent>
              </w:sdt>
              <w:del w:author="Kanihaa" w:id="9" w:date="2026-09-25T08:48:49Z"/>
            </w:sdtContent>
          </w:sdt>
        </w:p>
      </w:sdtContent>
    </w:sdt>
    <w:sdt>
      <w:sdtPr>
        <w:id w:val="501858463"/>
        <w:tag w:val="goog_rdk_2688"/>
      </w:sdtPr>
      <w:sdtContent>
        <w:p w:rsidR="00000000" w:rsidDel="00000000" w:rsidP="00000000" w:rsidRDefault="00000000" w:rsidRPr="00000000" w14:paraId="000001F5">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30669450"/>
              <w:tag w:val="goog_rdk_2686"/>
            </w:sdtPr>
            <w:sdtContent>
              <w:del w:author="Kanihaa" w:id="9" w:date="2026-09-25T08:48:49Z"/>
              <w:sdt>
                <w:sdtPr>
                  <w:id w:val="-183131486"/>
                  <w:tag w:val="goog_rdk_2687"/>
                </w:sdtPr>
                <w:sdtContent>
                  <w:del w:author="Kanihaa" w:id="9" w:date="2026-09-25T08:48:49Z">
                    <w:r w:rsidDel="00000000" w:rsidR="00000000" w:rsidRPr="00000000">
                      <w:rPr>
                        <w:rtl w:val="0"/>
                      </w:rPr>
                    </w:r>
                  </w:del>
                </w:sdtContent>
              </w:sdt>
              <w:del w:author="Kanihaa" w:id="9" w:date="2026-09-25T08:48:49Z"/>
            </w:sdtContent>
          </w:sdt>
        </w:p>
      </w:sdtContent>
    </w:sdt>
    <w:sdt>
      <w:sdtPr>
        <w:id w:val="-920222217"/>
        <w:tag w:val="goog_rdk_2691"/>
      </w:sdtPr>
      <w:sdtContent>
        <w:p w:rsidR="00000000" w:rsidDel="00000000" w:rsidP="00000000" w:rsidRDefault="00000000" w:rsidRPr="00000000" w14:paraId="000001F6">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482485287"/>
              <w:tag w:val="goog_rdk_2689"/>
            </w:sdtPr>
            <w:sdtContent>
              <w:del w:author="Kanihaa" w:id="9" w:date="2026-09-25T08:48:49Z"/>
              <w:sdt>
                <w:sdtPr>
                  <w:id w:val="-419553430"/>
                  <w:tag w:val="goog_rdk_2690"/>
                </w:sdtPr>
                <w:sdtContent>
                  <w:del w:author="Kanihaa" w:id="9" w:date="2026-09-25T08:48:49Z">
                    <w:r w:rsidDel="00000000" w:rsidR="00000000" w:rsidRPr="00000000">
                      <w:rPr>
                        <w:rtl w:val="0"/>
                      </w:rPr>
                    </w:r>
                  </w:del>
                </w:sdtContent>
              </w:sdt>
              <w:del w:author="Kanihaa" w:id="9" w:date="2026-09-25T08:48:49Z"/>
            </w:sdtContent>
          </w:sdt>
        </w:p>
      </w:sdtContent>
    </w:sdt>
    <w:sdt>
      <w:sdtPr>
        <w:id w:val="889597131"/>
        <w:tag w:val="goog_rdk_2694"/>
      </w:sdtPr>
      <w:sdtContent>
        <w:p w:rsidR="00000000" w:rsidDel="00000000" w:rsidP="00000000" w:rsidRDefault="00000000" w:rsidRPr="00000000" w14:paraId="000001F7">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707753763"/>
              <w:tag w:val="goog_rdk_2692"/>
            </w:sdtPr>
            <w:sdtContent>
              <w:del w:author="Kanihaa" w:id="9" w:date="2026-09-25T08:48:49Z"/>
              <w:sdt>
                <w:sdtPr>
                  <w:id w:val="1427317380"/>
                  <w:tag w:val="goog_rdk_2693"/>
                </w:sdtPr>
                <w:sdtContent>
                  <w:del w:author="Kanihaa" w:id="9" w:date="2026-09-25T08:48:49Z">
                    <w:r w:rsidDel="00000000" w:rsidR="00000000" w:rsidRPr="00000000">
                      <w:rPr>
                        <w:rtl w:val="0"/>
                      </w:rPr>
                    </w:r>
                  </w:del>
                </w:sdtContent>
              </w:sdt>
              <w:del w:author="Kanihaa" w:id="9" w:date="2026-09-25T08:48:49Z"/>
            </w:sdtContent>
          </w:sdt>
        </w:p>
      </w:sdtContent>
    </w:sdt>
    <w:sdt>
      <w:sdtPr>
        <w:id w:val="1310710772"/>
        <w:tag w:val="goog_rdk_2697"/>
      </w:sdtPr>
      <w:sdtContent>
        <w:p w:rsidR="00000000" w:rsidDel="00000000" w:rsidP="00000000" w:rsidRDefault="00000000" w:rsidRPr="00000000" w14:paraId="000001F8">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405988230"/>
              <w:tag w:val="goog_rdk_2695"/>
            </w:sdtPr>
            <w:sdtContent>
              <w:del w:author="Kanihaa" w:id="9" w:date="2026-09-25T08:48:49Z"/>
              <w:sdt>
                <w:sdtPr>
                  <w:id w:val="2142957565"/>
                  <w:tag w:val="goog_rdk_2696"/>
                </w:sdtPr>
                <w:sdtContent>
                  <w:del w:author="Kanihaa" w:id="9" w:date="2026-09-25T08:48:49Z">
                    <w:r w:rsidDel="00000000" w:rsidR="00000000" w:rsidRPr="00000000">
                      <w:rPr>
                        <w:rtl w:val="0"/>
                      </w:rPr>
                    </w:r>
                  </w:del>
                </w:sdtContent>
              </w:sdt>
              <w:del w:author="Kanihaa" w:id="9" w:date="2026-09-25T08:48:49Z"/>
            </w:sdtContent>
          </w:sdt>
        </w:p>
      </w:sdtContent>
    </w:sdt>
    <w:sdt>
      <w:sdtPr>
        <w:id w:val="992272428"/>
        <w:tag w:val="goog_rdk_2700"/>
      </w:sdtPr>
      <w:sdtContent>
        <w:p w:rsidR="00000000" w:rsidDel="00000000" w:rsidP="00000000" w:rsidRDefault="00000000" w:rsidRPr="00000000" w14:paraId="000001F9">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604151581"/>
              <w:tag w:val="goog_rdk_2698"/>
            </w:sdtPr>
            <w:sdtContent>
              <w:del w:author="Kanihaa" w:id="9" w:date="2026-09-25T08:48:49Z"/>
              <w:sdt>
                <w:sdtPr>
                  <w:id w:val="92956661"/>
                  <w:tag w:val="goog_rdk_2699"/>
                </w:sdtPr>
                <w:sdtContent>
                  <w:del w:author="Kanihaa" w:id="9" w:date="2026-09-25T08:48:49Z">
                    <w:r w:rsidDel="00000000" w:rsidR="00000000" w:rsidRPr="00000000">
                      <w:rPr>
                        <w:rtl w:val="0"/>
                      </w:rPr>
                    </w:r>
                  </w:del>
                </w:sdtContent>
              </w:sdt>
              <w:del w:author="Kanihaa" w:id="9" w:date="2026-09-25T08:48:49Z"/>
            </w:sdtContent>
          </w:sdt>
        </w:p>
      </w:sdtContent>
    </w:sdt>
    <w:sdt>
      <w:sdtPr>
        <w:id w:val="-263258907"/>
        <w:tag w:val="goog_rdk_2703"/>
      </w:sdtPr>
      <w:sdtContent>
        <w:p w:rsidR="00000000" w:rsidDel="00000000" w:rsidP="00000000" w:rsidRDefault="00000000" w:rsidRPr="00000000" w14:paraId="000001FA">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887491209"/>
              <w:tag w:val="goog_rdk_2701"/>
            </w:sdtPr>
            <w:sdtContent>
              <w:del w:author="Kanihaa" w:id="9" w:date="2026-09-25T08:48:49Z"/>
              <w:sdt>
                <w:sdtPr>
                  <w:id w:val="415461333"/>
                  <w:tag w:val="goog_rdk_2702"/>
                </w:sdtPr>
                <w:sdtContent>
                  <w:del w:author="Kanihaa" w:id="9" w:date="2026-09-25T08:48:49Z">
                    <w:r w:rsidDel="00000000" w:rsidR="00000000" w:rsidRPr="00000000">
                      <w:rPr>
                        <w:rtl w:val="0"/>
                      </w:rPr>
                    </w:r>
                  </w:del>
                </w:sdtContent>
              </w:sdt>
              <w:del w:author="Kanihaa" w:id="9" w:date="2026-09-25T08:48:49Z"/>
            </w:sdtContent>
          </w:sdt>
        </w:p>
      </w:sdtContent>
    </w:sdt>
    <w:sdt>
      <w:sdtPr>
        <w:id w:val="-1948645195"/>
        <w:tag w:val="goog_rdk_2706"/>
      </w:sdtPr>
      <w:sdtContent>
        <w:p w:rsidR="00000000" w:rsidDel="00000000" w:rsidP="00000000" w:rsidRDefault="00000000" w:rsidRPr="00000000" w14:paraId="000001FB">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69898163"/>
              <w:tag w:val="goog_rdk_2704"/>
            </w:sdtPr>
            <w:sdtContent>
              <w:del w:author="Kanihaa" w:id="9" w:date="2026-09-25T08:48:49Z"/>
              <w:sdt>
                <w:sdtPr>
                  <w:id w:val="919185439"/>
                  <w:tag w:val="goog_rdk_2705"/>
                </w:sdtPr>
                <w:sdtContent>
                  <w:del w:author="Kanihaa" w:id="9" w:date="2026-09-25T08:48:49Z">
                    <w:r w:rsidDel="00000000" w:rsidR="00000000" w:rsidRPr="00000000">
                      <w:rPr>
                        <w:rtl w:val="0"/>
                      </w:rPr>
                    </w:r>
                  </w:del>
                </w:sdtContent>
              </w:sdt>
              <w:del w:author="Kanihaa" w:id="9" w:date="2026-09-25T08:48:49Z"/>
            </w:sdtContent>
          </w:sdt>
        </w:p>
      </w:sdtContent>
    </w:sdt>
    <w:sdt>
      <w:sdtPr>
        <w:id w:val="-1887906426"/>
        <w:tag w:val="goog_rdk_2715"/>
      </w:sdtPr>
      <w:sdtContent>
        <w:p w:rsidR="00000000" w:rsidDel="00000000" w:rsidP="00000000" w:rsidRDefault="00000000" w:rsidRPr="00000000" w14:paraId="000001FC">
          <w:pPr>
            <w:pStyle w:val="Heading1"/>
            <w:spacing w:line="259" w:lineRule="auto"/>
            <w:ind w:left="-1133.8582677165355" w:right="-1995"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Yoga Dharshini" w:id="0" w:date="2026-09-24T14:44:19Z">
              <w:pPr>
                <w:pStyle w:val="Heading1"/>
                <w:spacing w:line="259" w:lineRule="auto"/>
              </w:pPr>
            </w:pPrChange>
          </w:pPr>
          <w:sdt>
            <w:sdtPr>
              <w:id w:val="1038837137"/>
              <w:tag w:val="goog_rdk_2707"/>
            </w:sdtPr>
            <w:sdtContent>
              <w:del w:author="Kanihaa" w:id="9" w:date="2026-09-25T08:48:49Z"/>
              <w:sdt>
                <w:sdtPr>
                  <w:id w:val="738685447"/>
                  <w:tag w:val="goog_rdk_270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Jewelry Budget Recommendations Page</w:delText>
                    </w:r>
                  </w:del>
                </w:sdtContent>
              </w:sdt>
              <w:del w:author="Kanihaa" w:id="9" w:date="2026-09-25T08:48:49Z">
                <w:sdt>
                  <w:sdtPr>
                    <w:id w:val="-2035171225"/>
                    <w:tag w:val="goog_rdk_270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Presents personalized jewelry op</w:delText>
                    </w:r>
                  </w:sdtContent>
                </w:sdt>
              </w:del>
            </w:sdtContent>
          </w:sdt>
          <w:sdt>
            <w:sdtPr>
              <w:id w:val="866311581"/>
              <w:tag w:val="goog_rdk_2710"/>
            </w:sdtPr>
            <w:sdtContent>
              <w:ins w:author="Anonymous" w:id="203" w:date="2026-09-24T05:26:08Z">
                <w:sdt>
                  <w:sdtPr>
                    <w:id w:val="-2140940803"/>
                    <w:tag w:val="goog_rdk_2711"/>
                  </w:sdtPr>
                  <w:sdtContent>
                    <w:del w:author="Kanihaa" w:id="9" w:date="2026-09-25T08:48:49Z"/>
                  </w:sdtContent>
                </w:sdt>
              </w:ins>
              <w:sdt>
                <w:sdtPr>
                  <w:id w:val="1140672370"/>
                  <w:tag w:val="goog_rdk_271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g/,mo b bnk0[</w:delText>
                        <w:tab/>
                        <w:tab/>
                        <w:tab/>
                        <w:tab/>
                        <w:tab/>
                        <w:tab/>
                        <w:tab/>
                        <w:tab/>
                        <w:delText xml:space="preserve">-</w:delText>
                        <w:tab/>
                        <w:tab/>
                        <w:tab/>
                        <w:tab/>
                        <w:tab/>
                        <w:tab/>
                        <w:tab/>
                        <w:tab/>
                        <w:tab/>
                        <w:tab/>
                        <w:tab/>
                        <w:tab/>
                        <w:tab/>
                        <w:tab/>
                        <w:tab/>
                        <w:tab/>
                        <w:tab/>
                        <w:tab/>
                        <w:tab/>
                        <w:tab/>
                        <w:tab/>
                        <w:tab/>
                        <w:tab/>
                        <w:tab/>
                        <w:tab/>
                        <w:delText xml:space="preserve">-  n-</w:delText>
                      </w:r>
                    </w:del>
                  </w:ins>
                </w:sdtContent>
              </w:sdt>
              <w:ins w:author="Anonymous" w:id="203" w:date="2026-09-24T05:26:08Z">
                <w:del w:author="Kanihaa" w:id="9" w:date="2026-09-25T08:48:49Z">
                  <w:bookmarkStart w:colFirst="0" w:colLast="0" w:name="_heading=h.et6e8q3jv88y" w:id="42"/>
                  <w:bookmarkEnd w:id="42"/>
                  <w:sdt>
                    <w:sdtPr>
                      <w:id w:val="2117350409"/>
                      <w:tag w:val="goog_rdk_271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PocketSmart AI: Your Smart Budget &amp; Recommendation Assistant</w:delText>
                      </w:r>
                    </w:sdtContent>
                  </w:sdt>
                  <w:sdt>
                    <w:sdtPr>
                      <w:id w:val="1430623756"/>
                      <w:tag w:val="goog_rdk_271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(Gen AI powered budget —fkkm.,dfkk</w:delText>
                      </w:r>
                    </w:sdtContent>
                  </w:sdt>
                </w:del>
              </w:ins>
            </w:sdtContent>
          </w:sdt>
        </w:p>
      </w:sdtContent>
    </w:sdt>
    <w:sdt>
      <w:sdtPr>
        <w:id w:val="1605284062"/>
        <w:tag w:val="goog_rdk_2719"/>
      </w:sdtPr>
      <w:sdtContent>
        <w:p w:rsidR="00000000" w:rsidDel="00000000" w:rsidP="00000000" w:rsidRDefault="00000000" w:rsidRPr="00000000" w14:paraId="000001FD">
          <w:pPr>
            <w:pStyle w:val="Title"/>
            <w:tabs>
              <w:tab w:val="center" w:leader="none" w:pos="4513"/>
              <w:tab w:val="right" w:leader="none" w:pos="9026"/>
            </w:tabs>
            <w:spacing w:after="280" w:lineRule="auto"/>
            <w:ind w:right="-561.2598425196836"/>
            <w:jc w:val="center"/>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995433490"/>
              <w:tag w:val="goog_rdk_2716"/>
            </w:sdtPr>
            <w:sdtContent>
              <w:ins w:author="Anonymous" w:id="203" w:date="2026-09-24T05:26:08Z">
                <w:sdt>
                  <w:sdtPr>
                    <w:id w:val="-2119014163"/>
                    <w:tag w:val="goog_rdk_2717"/>
                  </w:sdtPr>
                  <w:sdtContent>
                    <w:del w:author="Kanihaa" w:id="9" w:date="2026-09-25T08:48:49Z"/>
                  </w:sdtContent>
                </w:sdt>
              </w:ins>
              <w:sdt>
                <w:sdtPr>
                  <w:id w:val="-1474976252"/>
                  <w:tag w:val="goog_rdk_271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w:delText>
                        <w:tab/>
                        <w:tab/>
                        <w:tab/>
                        <w:tab/>
                        <w:tab/>
                        <w:tab/>
                        <w:delText xml:space="preserve">Qm.,dfkk</w:delText>
                      </w:r>
                    </w:del>
                  </w:ins>
                </w:sdtContent>
              </w:sdt>
              <w:ins w:author="Anonymous" w:id="203" w:date="2026-09-24T05:26:08Z">
                <w:del w:author="Kanihaa" w:id="9" w:date="2026-09-25T08:48:49Z">
                  <w:bookmarkStart w:colFirst="0" w:colLast="0" w:name="_heading=h.h8jgeoqkt1d9" w:id="43"/>
                  <w:bookmarkEnd w:id="43"/>
                </w:del>
              </w:ins>
            </w:sdtContent>
          </w:sdt>
        </w:p>
      </w:sdtContent>
    </w:sdt>
    <w:sdt>
      <w:sdtPr>
        <w:id w:val="1273755909"/>
        <w:tag w:val="goog_rdk_2723"/>
      </w:sdtPr>
      <w:sdtContent>
        <w:p w:rsidR="00000000" w:rsidDel="00000000" w:rsidP="00000000" w:rsidRDefault="00000000" w:rsidRPr="00000000" w14:paraId="000001FE">
          <w:pPr>
            <w:numPr>
              <w:ilvl w:val="0"/>
              <w:numId w:val="7"/>
            </w:numPr>
            <w:tabs>
              <w:tab w:val="center" w:leader="none" w:pos="4513"/>
              <w:tab w:val="right" w:leader="none" w:pos="9026"/>
            </w:tabs>
            <w:spacing w:after="280" w:lineRule="auto"/>
            <w:ind w:left="720" w:right="-561.2598425196836" w:hanging="360"/>
            <w:jc w:val="center"/>
            <w:rPr>
              <w:ins w:author="Anonymous" w:id="203" w:date="2026-09-24T05:26:08Z"/>
              <w:del w:author="Kanihaa" w:id="9" w:date="2026-09-25T08:48:49Z"/>
              <w:rFonts w:ascii="Calibri" w:cs="Calibri" w:eastAsia="Calibri" w:hAnsi="Calibri"/>
              <w:strike w:val="1"/>
              <w:sz w:val="22"/>
              <w:szCs w:val="22"/>
            </w:rPr>
          </w:pPr>
          <w:sdt>
            <w:sdtPr>
              <w:id w:val="298451935"/>
              <w:tag w:val="goog_rdk_2720"/>
            </w:sdtPr>
            <w:sdtContent>
              <w:ins w:author="Anonymous" w:id="203" w:date="2026-09-24T05:26:08Z">
                <w:sdt>
                  <w:sdtPr>
                    <w:id w:val="1172874567"/>
                    <w:tag w:val="goog_rdk_2721"/>
                  </w:sdtPr>
                  <w:sdtContent>
                    <w:del w:author="Kanihaa" w:id="9" w:date="2026-09-25T08:48:49Z"/>
                  </w:sdtContent>
                </w:sdt>
              </w:ins>
              <w:sdt>
                <w:sdtPr>
                  <w:id w:val="-488189961"/>
                  <w:tag w:val="goog_rdk_272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TY5R</w:delText>
                        <w:tab/>
                        <w:tab/>
                        <w:tab/>
                        <w:tab/>
                        <w:delText xml:space="preserve">fkkm.,dfkk</w:delText>
                      </w:r>
                    </w:del>
                  </w:ins>
                </w:sdtContent>
              </w:sdt>
              <w:ins w:author="Anonymous" w:id="203" w:date="2026-09-24T05:26:08Z">
                <w:del w:author="Kanihaa" w:id="9" w:date="2026-09-25T08:48:49Z"/>
              </w:ins>
            </w:sdtContent>
          </w:sdt>
        </w:p>
      </w:sdtContent>
    </w:sdt>
    <w:sdt>
      <w:sdtPr>
        <w:id w:val="-2047385651"/>
        <w:tag w:val="goog_rdk_2727"/>
      </w:sdtPr>
      <w:sdtContent>
        <w:p w:rsidR="00000000" w:rsidDel="00000000" w:rsidP="00000000" w:rsidRDefault="00000000" w:rsidRPr="00000000" w14:paraId="000001FF">
          <w:pPr>
            <w:pStyle w:val="Heading1"/>
            <w:numPr>
              <w:ilvl w:val="0"/>
              <w:numId w:val="7"/>
            </w:numPr>
            <w:tabs>
              <w:tab w:val="center" w:leader="none" w:pos="4513"/>
              <w:tab w:val="right" w:leader="none" w:pos="9026"/>
            </w:tabs>
            <w:spacing w:after="280" w:lineRule="auto"/>
            <w:ind w:left="720" w:right="-561.2598425196836" w:hanging="360"/>
            <w:jc w:val="center"/>
            <w:rPr>
              <w:ins w:author="Anonymous" w:id="203" w:date="2026-09-24T05:26:08Z"/>
              <w:del w:author="Kanihaa" w:id="9" w:date="2026-09-25T08:48:49Z"/>
              <w:rFonts w:ascii="Calibri" w:cs="Calibri" w:eastAsia="Calibri" w:hAnsi="Calibri"/>
              <w:strike w:val="1"/>
              <w:highlight w:val="black"/>
            </w:rPr>
          </w:pPr>
          <w:sdt>
            <w:sdtPr>
              <w:id w:val="-293649907"/>
              <w:tag w:val="goog_rdk_2724"/>
            </w:sdtPr>
            <w:sdtContent>
              <w:ins w:author="Anonymous" w:id="203" w:date="2026-09-24T05:26:08Z">
                <w:sdt>
                  <w:sdtPr>
                    <w:id w:val="-2127318025"/>
                    <w:tag w:val="goog_rdk_2725"/>
                  </w:sdtPr>
                  <w:sdtContent>
                    <w:del w:author="Kanihaa" w:id="9" w:date="2026-09-25T08:48:49Z"/>
                  </w:sdtContent>
                </w:sdt>
              </w:ins>
              <w:sdt>
                <w:sdtPr>
                  <w:id w:val="-1376492626"/>
                  <w:tag w:val="goog_rdk_2726"/>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w:delText>
                        <w:tab/>
                        <w:delText xml:space="preserve">=</w:delText>
                        <w:tab/>
                        <w:tab/>
                        <w:tab/>
                        <w:tab/>
                        <w:tab/>
                        <w:tab/>
                        <w:tab/>
                        <w:tab/>
                        <w:tab/>
                        <w:tab/>
                        <w:tab/>
                        <w:tab/>
                        <w:tab/>
                        <w:tab/>
                        <w:tab/>
                        <w:tab/>
                        <w:tab/>
                        <w:tab/>
                        <w:tab/>
                        <w:tab/>
                      </w:r>
                    </w:del>
                  </w:ins>
                </w:sdtContent>
              </w:sdt>
              <w:ins w:author="Anonymous" w:id="203" w:date="2026-09-24T05:26:08Z">
                <w:del w:author="Kanihaa" w:id="9" w:date="2026-09-25T08:48:49Z">
                  <w:bookmarkStart w:colFirst="0" w:colLast="0" w:name="_heading=h.y5sfu02qyv59" w:id="44"/>
                  <w:bookmarkEnd w:id="44"/>
                </w:del>
              </w:ins>
            </w:sdtContent>
          </w:sdt>
        </w:p>
      </w:sdtContent>
    </w:sdt>
    <w:sdt>
      <w:sdtPr>
        <w:id w:val="2034140990"/>
        <w:tag w:val="goog_rdk_2731"/>
      </w:sdtPr>
      <w:sdtContent>
        <w:p w:rsidR="00000000" w:rsidDel="00000000" w:rsidP="00000000" w:rsidRDefault="00000000" w:rsidRPr="00000000" w14:paraId="00000200">
          <w:pPr>
            <w:numPr>
              <w:ilvl w:val="0"/>
              <w:numId w:val="7"/>
            </w:numPr>
            <w:spacing w:after="280" w:lineRule="auto"/>
            <w:ind w:left="-1695" w:right="-561.2598425196836" w:firstLine="0"/>
            <w:jc w:val="center"/>
            <w:rPr>
              <w:ins w:author="Anonymous" w:id="203" w:date="2026-09-24T05:26:08Z"/>
              <w:del w:author="Kanihaa" w:id="9" w:date="2026-09-25T08:48:49Z"/>
              <w:strike w:val="1"/>
              <w:sz w:val="22"/>
              <w:szCs w:val="22"/>
            </w:rPr>
          </w:pPr>
          <w:sdt>
            <w:sdtPr>
              <w:id w:val="226031593"/>
              <w:tag w:val="goog_rdk_2728"/>
            </w:sdtPr>
            <w:sdtContent>
              <w:ins w:author="Anonymous" w:id="203" w:date="2026-09-24T05:26:08Z">
                <w:sdt>
                  <w:sdtPr>
                    <w:id w:val="-682977331"/>
                    <w:tag w:val="goog_rdk_2729"/>
                  </w:sdtPr>
                  <w:sdtContent>
                    <w:del w:author="Kanihaa" w:id="9" w:date="2026-09-25T08:48:49Z"/>
                  </w:sdtContent>
                </w:sdt>
              </w:ins>
              <w:sdt>
                <w:sdtPr>
                  <w:id w:val="653612602"/>
                  <w:tag w:val="goog_rdk_273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w:delText>
                        <w:tab/>
                        <w:tab/>
                        <w:tab/>
                        <w:tab/>
                        <w:tab/>
                        <w:tab/>
                        <w:delText xml:space="preserve">Q</w:delText>
                        <w:tab/>
                        <w:tab/>
                        <w:tab/>
                        <w:tab/>
                        <w:tab/>
                        <w:delText xml:space="preserve">=</w:delText>
                        <w:tab/>
                        <w:tab/>
                        <w:tab/>
                        <w:tab/>
                        <w:tab/>
                        <w:tab/>
                        <w:tab/>
                        <w:tab/>
                        <w:tab/>
                        <w:tab/>
                        <w:tab/>
                        <w:tab/>
                        <w:tab/>
                      </w:r>
                    </w:del>
                  </w:ins>
                </w:sdtContent>
              </w:sdt>
              <w:ins w:author="Anonymous" w:id="203" w:date="2026-09-24T05:26:08Z">
                <w:del w:author="Kanihaa" w:id="9" w:date="2026-09-25T08:48:49Z"/>
              </w:ins>
            </w:sdtContent>
          </w:sdt>
        </w:p>
      </w:sdtContent>
    </w:sdt>
    <w:sdt>
      <w:sdtPr>
        <w:id w:val="620008577"/>
        <w:tag w:val="goog_rdk_2737"/>
      </w:sdtPr>
      <w:sdtContent>
        <w:p w:rsidR="00000000" w:rsidDel="00000000" w:rsidP="00000000" w:rsidRDefault="00000000" w:rsidRPr="00000000" w14:paraId="00000201">
          <w:pPr>
            <w:spacing w:after="280" w:lineRule="auto"/>
            <w:ind w:left="720" w:right="-561.2598425196836" w:firstLine="0"/>
            <w:jc w:val="center"/>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40994970"/>
              <w:tag w:val="goog_rdk_2732"/>
            </w:sdtPr>
            <w:sdtContent>
              <w:ins w:author="Anonymous" w:id="203" w:date="2026-09-24T05:26:08Z">
                <w:sdt>
                  <w:sdtPr>
                    <w:id w:val="-1013675568"/>
                    <w:tag w:val="goog_rdk_2733"/>
                  </w:sdtPr>
                  <w:sdtContent>
                    <w:del w:author="Kanihaa" w:id="9" w:date="2026-09-25T08:48:49Z"/>
                  </w:sdtContent>
                </w:sdt>
              </w:ins>
              <w:sdt>
                <w:sdtPr>
                  <w:id w:val="-727388480"/>
                  <w:tag w:val="goog_rdk_273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-.and recommendation assistant)</w:delText>
                      </w:r>
                    </w:del>
                  </w:ins>
                </w:sdtContent>
              </w:sdt>
              <w:ins w:author="Anonymous" w:id="203" w:date="2026-09-24T05:26:08Z">
                <w:del w:author="Kanihaa" w:id="9" w:date="2026-09-25T08:48:49Z">
                  <w:sdt>
                    <w:sdtPr>
                      <w:id w:val="-743579808"/>
                      <w:tag w:val="goog_rdk_273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sdtContent>
                  </w:sdt>
                  <w:sdt>
                    <w:sdtPr>
                      <w:id w:val="2147178596"/>
                      <w:tag w:val="goog_rdk_2736"/>
                    </w:sdtPr>
                    <w:sdtContent>
                      <w:r w:rsidDel="00000000" w:rsidR="00000000" w:rsidRPr="00000000">
                        <w:rPr>
                          <w:rtl w:val="0"/>
                        </w:rPr>
                      </w:r>
                    </w:sdtContent>
                  </w:sdt>
                </w:del>
              </w:ins>
            </w:sdtContent>
          </w:sdt>
        </w:p>
      </w:sdtContent>
    </w:sdt>
    <w:sdt>
      <w:sdtPr>
        <w:id w:val="1834866481"/>
        <w:tag w:val="goog_rdk_2741"/>
      </w:sdtPr>
      <w:sdtContent>
        <w:p w:rsidR="00000000" w:rsidDel="00000000" w:rsidP="00000000" w:rsidRDefault="00000000" w:rsidRPr="00000000" w14:paraId="00000202">
          <w:pPr>
            <w:spacing w:after="280" w:lineRule="auto"/>
            <w:ind w:left="720" w:right="-561.2598425196836" w:firstLine="0"/>
            <w:jc w:val="center"/>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677769755"/>
              <w:tag w:val="goog_rdk_2738"/>
            </w:sdtPr>
            <w:sdtContent>
              <w:ins w:author="Anonymous" w:id="203" w:date="2026-09-24T05:26:08Z">
                <w:sdt>
                  <w:sdtPr>
                    <w:id w:val="-432816472"/>
                    <w:tag w:val="goog_rdk_2739"/>
                  </w:sdtPr>
                  <w:sdtContent>
                    <w:del w:author="Kanihaa" w:id="9" w:date="2026-09-25T08:48:49Z"/>
                  </w:sdtContent>
                </w:sdt>
              </w:ins>
              <w:sdt>
                <w:sdtPr>
                  <w:id w:val="1624198394"/>
                  <w:tag w:val="goog_rdk_274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Project Description</w:delText>
                      </w:r>
                    </w:del>
                  </w:ins>
                </w:sdtContent>
              </w:sdt>
              <w:ins w:author="Anonymous" w:id="203" w:date="2026-09-24T05:26:08Z">
                <w:del w:author="Kanihaa" w:id="9" w:date="2026-09-25T08:48:49Z"/>
              </w:ins>
            </w:sdtContent>
          </w:sdt>
        </w:p>
      </w:sdtContent>
    </w:sdt>
    <w:sdt>
      <w:sdtPr>
        <w:id w:val="551954775"/>
        <w:tag w:val="goog_rdk_2748"/>
      </w:sdtPr>
      <w:sdtContent>
        <w:p w:rsidR="00000000" w:rsidDel="00000000" w:rsidP="00000000" w:rsidRDefault="00000000" w:rsidRPr="00000000" w14:paraId="00000203">
          <w:pPr>
            <w:pStyle w:val="Heading1"/>
            <w:spacing w:after="240" w:before="240" w:lineRule="auto"/>
            <w:jc w:val="both"/>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518181974"/>
              <w:tag w:val="goog_rdk_2742"/>
            </w:sdtPr>
            <w:sdtContent>
              <w:ins w:author="Anonymous" w:id="203" w:date="2026-09-24T05:26:08Z">
                <w:sdt>
                  <w:sdtPr>
                    <w:id w:val="-1214778369"/>
                    <w:tag w:val="goog_rdk_2743"/>
                  </w:sdtPr>
                  <w:sdtContent>
                    <w:del w:author="Kanihaa" w:id="9" w:date="2026-09-25T08:48:49Z"/>
                  </w:sdtContent>
                </w:sdt>
              </w:ins>
              <w:sdt>
                <w:sdtPr>
                  <w:id w:val="-2002709188"/>
                  <w:tag w:val="goog_rdk_274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Managing budgets across </w:delText>
                      </w:r>
                    </w:del>
                  </w:ins>
                </w:sdtContent>
              </w:sdt>
              <w:ins w:author="Anonymous" w:id="203" w:date="2026-09-24T05:26:08Z">
                <w:del w:author="Kanihaa" w:id="9" w:date="2026-09-25T08:48:49Z">
                  <w:bookmarkStart w:colFirst="0" w:colLast="0" w:name="_heading=h.uqteqhrw8s24" w:id="45"/>
                  <w:bookmarkEnd w:id="45"/>
                  <w:sdt>
                    <w:sdtPr>
                      <w:id w:val="805434683"/>
                      <w:tag w:val="goog_rdk_274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differentdifferentdiffu68y</w:delText>
                      </w:r>
                    </w:sdtContent>
                  </w:sdt>
                  <w:sdt>
                    <w:sdtPr>
                      <w:id w:val="-1108372097"/>
                      <w:tag w:val="goog_rdk_274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sdtContent>
                  </w:sdt>
                  <w:sdt>
                    <w:sdtPr>
                      <w:id w:val="1943183995"/>
                      <w:tag w:val="goog_rdk_274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currentcbcerent life needs—like home decor, event planning, or jewelry shopping—can be overwhelming due to the wide variety of products, platforms, and price ranges. PocketSmart AI addresses this challenge through a GenAI-powered, cross-platform recommendation system that delivers personalized, budget-based suggestions for products and services.Using Gemini 1.5 Flash Pro, PocketSmart AI analyzes user preferences, budgets, and contextual needs to generate curated recommendations from popular platforms such as Amazon, Flipkart, IKEA, Swiggy, Zomato, OYO, and more. The platform helps users plan interior designs, parties, and even select matching jewelry for special occasions—all within their defined budgets.PocketSmart AI transforms budgeting into an intelligent, user-friendly experience through its smart planners, adaptive forms, and recommendation engine experience that bridges multiple categories and e-commerce ecosystems.</w:delText>
                      </w:r>
                    </w:sdtContent>
                  </w:sdt>
                </w:del>
              </w:ins>
            </w:sdtContent>
          </w:sdt>
        </w:p>
      </w:sdtContent>
    </w:sdt>
    <w:sdt>
      <w:sdtPr>
        <w:id w:val="1780731613"/>
        <w:tag w:val="goog_rdk_2753"/>
      </w:sdtPr>
      <w:sdtContent>
        <w:p w:rsidR="00000000" w:rsidDel="00000000" w:rsidP="00000000" w:rsidRDefault="00000000" w:rsidRPr="00000000" w14:paraId="00000204">
          <w:pPr>
            <w:pStyle w:val="Heading1"/>
            <w:spacing w:after="240" w:before="240" w:lineRule="auto"/>
            <w:jc w:val="both"/>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054161267"/>
              <w:tag w:val="goog_rdk_2749"/>
            </w:sdtPr>
            <w:sdtContent>
              <w:ins w:author="Anonymous" w:id="203" w:date="2026-09-24T05:26:08Z">
                <w:sdt>
                  <w:sdtPr>
                    <w:id w:val="794747467"/>
                    <w:tag w:val="goog_rdk_2750"/>
                  </w:sdtPr>
                  <w:sdtContent>
                    <w:del w:author="Kanihaa" w:id="9" w:date="2026-09-25T08:48:49Z"/>
                  </w:sdtContent>
                </w:sdt>
              </w:ins>
              <w:sdt>
                <w:sdtPr>
                  <w:id w:val="-1768165405"/>
                  <w:tag w:val="goog_rdk_2751"/>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Scenario 1: Home Interior Planning with Smart Budget Allocation</w:delText>
                      </w:r>
                    </w:del>
                  </w:ins>
                </w:sdtContent>
              </w:sdt>
              <w:ins w:author="Anonymous" w:id="203" w:date="2026-09-24T05:26:08Z">
                <w:del w:author="Kanihaa" w:id="9" w:date="2026-09-25T08:48:49Z">
                  <w:bookmarkStart w:colFirst="0" w:colLast="0" w:name="_heading=h.kj2iwt6opakv" w:id="46"/>
                  <w:bookmarkEnd w:id="46"/>
                  <w:sdt>
                    <w:sdtPr>
                      <w:id w:val="650651800"/>
                      <w:tag w:val="goog_rdk_2752"/>
                    </w:sdtPr>
                    <w:sdtContent>
                      <w:r w:rsidDel="00000000" w:rsidR="00000000" w:rsidRPr="00000000">
                        <w:rPr>
                          <w:rtl w:val="0"/>
                        </w:rPr>
                      </w:r>
                    </w:sdtContent>
                  </w:sdt>
                </w:del>
              </w:ins>
            </w:sdtContent>
          </w:sdt>
        </w:p>
      </w:sdtContent>
    </w:sdt>
    <w:sdt>
      <w:sdtPr>
        <w:id w:val="-1026449567"/>
        <w:tag w:val="goog_rdk_2759"/>
      </w:sdtPr>
      <w:sdtContent>
        <w:p w:rsidR="00000000" w:rsidDel="00000000" w:rsidP="00000000" w:rsidRDefault="00000000" w:rsidRPr="00000000" w14:paraId="00000205">
          <w:pPr>
            <w:pStyle w:val="Heading1"/>
            <w:spacing w:after="240" w:before="240" w:lineRule="auto"/>
            <w:jc w:val="both"/>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389971488"/>
              <w:tag w:val="goog_rdk_2754"/>
            </w:sdtPr>
            <w:sdtContent>
              <w:ins w:author="Anonymous" w:id="203" w:date="2026-09-24T05:26:08Z">
                <w:sdt>
                  <w:sdtPr>
                    <w:id w:val="-2033324466"/>
                    <w:tag w:val="goog_rdk_2755"/>
                  </w:sdtPr>
                  <w:sdtContent>
                    <w:del w:author="Kanihaa" w:id="9" w:date="2026-09-25T08:48:49Z"/>
                  </w:sdtContent>
                </w:sdt>
              </w:ins>
              <w:sdt>
                <w:sdtPr>
                  <w:id w:val="1854218802"/>
                  <w:tag w:val="goog_rdk_2756"/>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Users begin by selecting the Home Budget Planner. After entering their budget, they specify room types (e.g., Living Room, Kitchen, Bedroom) and quantities for lights, ceiling fans, dining tables, etc. Gemini 1.5 Flash Pro processes this data and recommends cost-effective options for each category across platforms like IKEA and Amazon.Recommendations are balanced across </w:delText>
                      </w:r>
                    </w:del>
                  </w:ins>
                </w:sdtContent>
              </w:sdt>
              <w:ins w:author="Anonymous" w:id="203" w:date="2026-09-24T05:26:08Z">
                <w:del w:author="Kanihaa" w:id="9" w:date="2026-09-25T08:48:49Z">
                  <w:bookmarkStart w:colFirst="0" w:colLast="0" w:name="_heading=h.ktuicc5uusm8" w:id="10"/>
                  <w:bookmarkEnd w:id="10"/>
                  <w:sdt>
                    <w:sdtPr>
                      <w:id w:val="-1751675833"/>
                      <w:tag w:val="goog_rdk_275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functionalitytfunctionality</w:delText>
                      </w:r>
                    </w:sdtContent>
                  </w:sdt>
                  <w:sdt>
                    <w:sdtPr>
                      <w:id w:val="-1906830303"/>
                      <w:tag w:val="goog_rdk_275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style, and price, ensuring users can decorate their spaces beautifully without overspending.</w:delText>
                      </w:r>
                    </w:sdtContent>
                  </w:sdt>
                </w:del>
              </w:ins>
            </w:sdtContent>
          </w:sdt>
        </w:p>
      </w:sdtContent>
    </w:sdt>
    <w:sdt>
      <w:sdtPr>
        <w:id w:val="1961542226"/>
        <w:tag w:val="goog_rdk_2763"/>
      </w:sdtPr>
      <w:sdtContent>
        <w:p w:rsidR="00000000" w:rsidDel="00000000" w:rsidP="00000000" w:rsidRDefault="00000000" w:rsidRPr="00000000" w14:paraId="00000206">
          <w:pPr>
            <w:pStyle w:val="Heading1"/>
            <w:spacing w:after="280" w:before="280" w:lineRule="auto"/>
            <w:jc w:val="both"/>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48011961"/>
              <w:tag w:val="goog_rdk_2760"/>
            </w:sdtPr>
            <w:sdtContent>
              <w:ins w:author="Anonymous" w:id="203" w:date="2026-09-24T05:26:08Z">
                <w:sdt>
                  <w:sdtPr>
                    <w:id w:val="370491259"/>
                    <w:tag w:val="goog_rdk_2761"/>
                  </w:sdtPr>
                  <w:sdtContent>
                    <w:del w:author="Kanihaa" w:id="9" w:date="2026-09-25T08:48:49Z"/>
                  </w:sdtContent>
                </w:sdt>
              </w:ins>
              <w:sdt>
                <w:sdtPr>
                  <w:id w:val="-759169880"/>
                  <w:tag w:val="goog_rdk_276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Scenario 2: AI-Based Party Budget Planning</w:delText>
                      </w:r>
                    </w:del>
                  </w:ins>
                </w:sdtContent>
              </w:sdt>
              <w:ins w:author="Anonymous" w:id="203" w:date="2026-09-24T05:26:08Z">
                <w:del w:author="Kanihaa" w:id="9" w:date="2026-09-25T08:48:49Z">
                  <w:bookmarkStart w:colFirst="0" w:colLast="0" w:name="_heading=h.h4wmpwgsj5e8" w:id="47"/>
                  <w:bookmarkEnd w:id="47"/>
                </w:del>
              </w:ins>
            </w:sdtContent>
          </w:sdt>
        </w:p>
      </w:sdtContent>
    </w:sdt>
    <w:sdt>
      <w:sdtPr>
        <w:id w:val="1506576502"/>
        <w:tag w:val="goog_rdk_2767"/>
      </w:sdtPr>
      <w:sdtContent>
        <w:p w:rsidR="00000000" w:rsidDel="00000000" w:rsidP="00000000" w:rsidRDefault="00000000" w:rsidRPr="00000000" w14:paraId="00000207">
          <w:pPr>
            <w:pStyle w:val="Heading1"/>
            <w:spacing w:after="240" w:before="240" w:lineRule="auto"/>
            <w:ind w:left="3600" w:firstLine="0"/>
            <w:jc w:val="both"/>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03866355"/>
              <w:tag w:val="goog_rdk_2764"/>
            </w:sdtPr>
            <w:sdtContent>
              <w:ins w:author="Anonymous" w:id="203" w:date="2026-09-24T05:26:08Z">
                <w:sdt>
                  <w:sdtPr>
                    <w:id w:val="1425852452"/>
                    <w:tag w:val="goog_rdk_2765"/>
                  </w:sdtPr>
                  <w:sdtContent>
                    <w:del w:author="Kanihaa" w:id="9" w:date="2026-09-25T08:48:49Z"/>
                  </w:sdtContent>
                </w:sdt>
              </w:ins>
              <w:sdt>
                <w:sdtPr>
                  <w:id w:val="-630498922"/>
                  <w:tag w:val="goog_rdk_2766"/>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In the Party Planner, users input their total budget, guest count, event type, and venue details. Based on these inputs, the AI allocates the budget proportionally across catering, decoration, and entertainment, sourcing options from vendors listed on Swiggy, Zomato, and even accommodation services like OYO.The system tailors suggestions based on event type (e.g., birthday, corporate, wedding), helping users organize a successful event without financial guesswork.</w:delText>
                      </w:r>
                    </w:del>
                  </w:ins>
                </w:sdtContent>
              </w:sdt>
              <w:ins w:author="Anonymous" w:id="203" w:date="2026-09-24T05:26:08Z">
                <w:del w:author="Kanihaa" w:id="9" w:date="2026-09-25T08:48:49Z">
                  <w:bookmarkStart w:colFirst="0" w:colLast="0" w:name="_heading=h.n7iiz8au8894" w:id="48"/>
                  <w:bookmarkEnd w:id="48"/>
                </w:del>
              </w:ins>
            </w:sdtContent>
          </w:sdt>
        </w:p>
      </w:sdtContent>
    </w:sdt>
    <w:sdt>
      <w:sdtPr>
        <w:id w:val="998690174"/>
        <w:tag w:val="goog_rdk_2771"/>
      </w:sdtPr>
      <w:sdtContent>
        <w:p w:rsidR="00000000" w:rsidDel="00000000" w:rsidP="00000000" w:rsidRDefault="00000000" w:rsidRPr="00000000" w14:paraId="00000208">
          <w:pPr>
            <w:pStyle w:val="Heading1"/>
            <w:spacing w:after="240" w:before="240" w:lineRule="auto"/>
            <w:jc w:val="both"/>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526699000"/>
              <w:tag w:val="goog_rdk_2768"/>
            </w:sdtPr>
            <w:sdtContent>
              <w:ins w:author="Anonymous" w:id="203" w:date="2026-09-24T05:26:08Z">
                <w:sdt>
                  <w:sdtPr>
                    <w:id w:val="1224503846"/>
                    <w:tag w:val="goog_rdk_2769"/>
                  </w:sdtPr>
                  <w:sdtContent>
                    <w:del w:author="Kanihaa" w:id="9" w:date="2026-09-25T08:48:49Z"/>
                  </w:sdtContent>
                </w:sdt>
              </w:ins>
              <w:sdt>
                <w:sdtPr>
                  <w:id w:val="-1314272369"/>
                  <w:tag w:val="goog_rdk_277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Scenario 3: Jewelry Recommendations for Occasions</w:delText>
                      </w:r>
                    </w:del>
                  </w:ins>
                </w:sdtContent>
              </w:sdt>
              <w:ins w:author="Anonymous" w:id="203" w:date="2026-09-24T05:26:08Z">
                <w:del w:author="Kanihaa" w:id="9" w:date="2026-09-25T08:48:49Z">
                  <w:bookmarkStart w:colFirst="0" w:colLast="0" w:name="_heading=h.y5o94hrdbjrn" w:id="49"/>
                  <w:bookmarkEnd w:id="49"/>
                </w:del>
              </w:ins>
            </w:sdtContent>
          </w:sdt>
        </w:p>
      </w:sdtContent>
    </w:sdt>
    <w:sdt>
      <w:sdtPr>
        <w:id w:val="1712058101"/>
        <w:tag w:val="goog_rdk_2776"/>
      </w:sdtPr>
      <w:sdtContent>
        <w:p w:rsidR="00000000" w:rsidDel="00000000" w:rsidP="00000000" w:rsidRDefault="00000000" w:rsidRPr="00000000" w14:paraId="00000209">
          <w:pPr>
            <w:pStyle w:val="Heading1"/>
            <w:spacing w:after="240" w:before="240" w:lineRule="auto"/>
            <w:jc w:val="both"/>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864735196"/>
              <w:tag w:val="goog_rdk_2772"/>
            </w:sdtPr>
            <w:sdtContent>
              <w:ins w:author="Anonymous" w:id="203" w:date="2026-09-24T05:26:08Z">
                <w:sdt>
                  <w:sdtPr>
                    <w:id w:val="-1170539680"/>
                    <w:tag w:val="goog_rdk_2773"/>
                  </w:sdtPr>
                  <w:sdtContent>
                    <w:del w:author="Kanihaa" w:id="9" w:date="2026-09-25T08:48:49Z"/>
                  </w:sdtContent>
                </w:sdt>
              </w:ins>
              <w:sdt>
                <w:sdtPr>
                  <w:id w:val="-144792116"/>
                  <w:tag w:val="goog_rdk_277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The Jewelry Budget Planner a</w:delText>
                      </w:r>
                    </w:del>
                  </w:ins>
                </w:sdtContent>
              </w:sdt>
              <w:ins w:author="Anonymous" w:id="203" w:date="2026-09-24T05:26:08Z">
                <w:del w:author="Kanihaa" w:id="9" w:date="2026-09-25T08:48:49Z">
                  <w:bookmarkStart w:colFirst="0" w:colLast="0" w:name="_heading=h.xvu1vbypusuc" w:id="50"/>
                  <w:bookmarkEnd w:id="50"/>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0" distT="0" distL="0" distR="0">
                        <wp:extent cx="5213475" cy="749300"/>
                        <wp:effectExtent b="0" l="0" r="0" t="0"/>
                        <wp:docPr id="220"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5213475" cy="749300"/>
                                </a:xfrm>
                                <a:prstGeom prst="rect"/>
                                <a:ln/>
                              </pic:spPr>
                            </pic:pic>
                          </a:graphicData>
                        </a:graphic>
                      </wp:inline>
                    </w:drawing>
                  </w:r>
                  <w:sdt>
                    <w:sdtPr>
                      <w:id w:val="-1823498232"/>
                      <w:tag w:val="goog_rdk_277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allowsllows users to enter a budget, select the occasion, and define style preferences. Users can optionally upload an outfit image for the AI to consider color coordination and aesthetics. Gemini 1.5 Flash Pro analyzes the data and offers jewelry options from platforms like Amazon and Flipkart, tailored to occasion and style.This ensures that users receive elegant, matching jewelry suggestions that fit both their personal style and financial plan.</w:delText>
                      </w:r>
                    </w:sdtContent>
                  </w:sdt>
                </w:del>
              </w:ins>
            </w:sdtContent>
          </w:sdt>
        </w:p>
      </w:sdtContent>
    </w:sdt>
    <w:sdt>
      <w:sdtPr>
        <w:id w:val="1950146365"/>
        <w:tag w:val="goog_rdk_2782"/>
      </w:sdtPr>
      <w:sdtContent>
        <w:p w:rsidR="00000000" w:rsidDel="00000000" w:rsidP="00000000" w:rsidRDefault="00000000" w:rsidRPr="00000000" w14:paraId="0000020A">
          <w:pPr>
            <w:pStyle w:val="Heading1"/>
            <w:spacing w:after="240" w:before="240" w:lineRule="auto"/>
            <w:jc w:val="both"/>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759833707"/>
              <w:tag w:val="goog_rdk_2777"/>
            </w:sdtPr>
            <w:sdtContent>
              <w:ins w:author="Anonymous" w:id="203" w:date="2026-09-24T05:26:08Z">
                <w:sdt>
                  <w:sdtPr>
                    <w:id w:val="-1023396155"/>
                    <w:tag w:val="goog_rdk_2778"/>
                  </w:sdtPr>
                  <w:sdtContent>
                    <w:del w:author="Kanihaa" w:id="9" w:date="2026-09-25T08:48:49Z"/>
                  </w:sdtContent>
                </w:sdt>
              </w:ins>
              <w:sdt>
                <w:sdtPr>
                  <w:id w:val="1546901074"/>
                  <w:tag w:val="goog_rdk_2779"/>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(In this project we are gonna see about home,party and jewelry budget planner and ai gives </w:delText>
                      </w:r>
                    </w:del>
                  </w:ins>
                </w:sdtContent>
              </w:sdt>
              <w:ins w:author="Anonymous" w:id="203" w:date="2026-09-24T05:26:08Z">
                <w:del w:author="Kanihaa" w:id="9" w:date="2026-09-25T08:48:49Z">
                  <w:bookmarkStart w:colFirst="0" w:colLast="0" w:name="_heading=h.njgjetct8nn2" w:id="51"/>
                  <w:bookmarkEnd w:id="51"/>
                  <w:sdt>
                    <w:sdtPr>
                      <w:id w:val="-143691046"/>
                      <w:tag w:val="goog_rdk_278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recommendation)</w:delText>
                      </w:r>
                    </w:sdtContent>
                  </w:sdt>
                  <w:sdt>
                    <w:sdtPr>
                      <w:id w:val="-1650083267"/>
                      <w:tag w:val="goog_rdk_2781"/>
                    </w:sdtPr>
                    <w:sdtContent>
                      <w:r w:rsidDel="00000000" w:rsidR="00000000" w:rsidRPr="00000000">
                        <w:rPr>
                          <w:rtl w:val="0"/>
                        </w:rPr>
                      </w:r>
                    </w:sdtContent>
                  </w:sdt>
                </w:del>
              </w:ins>
            </w:sdtContent>
          </w:sdt>
        </w:p>
      </w:sdtContent>
    </w:sdt>
    <w:sdt>
      <w:sdtPr>
        <w:id w:val="755079659"/>
        <w:tag w:val="goog_rdk_2786"/>
      </w:sdtPr>
      <w:sdtContent>
        <w:p w:rsidR="00000000" w:rsidDel="00000000" w:rsidP="00000000" w:rsidRDefault="00000000" w:rsidRPr="00000000" w14:paraId="0000020B">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395015335"/>
              <w:tag w:val="goog_rdk_2783"/>
            </w:sdtPr>
            <w:sdtContent>
              <w:ins w:author="Anonymous" w:id="203" w:date="2026-09-24T05:26:08Z">
                <w:sdt>
                  <w:sdtPr>
                    <w:id w:val="1286780180"/>
                    <w:tag w:val="goog_rdk_2784"/>
                  </w:sdtPr>
                  <w:sdtContent>
                    <w:del w:author="Kanihaa" w:id="9" w:date="2026-09-25T08:48:49Z"/>
                  </w:sdtContent>
                </w:sdt>
              </w:ins>
              <w:sdt>
                <w:sdtPr>
                  <w:id w:val="630337464"/>
                  <w:tag w:val="goog_rdk_2785"/>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29bapqhu9okm" w:id="52"/>
                  <w:bookmarkEnd w:id="52"/>
                </w:del>
              </w:ins>
            </w:sdtContent>
          </w:sdt>
        </w:p>
      </w:sdtContent>
    </w:sdt>
    <w:sdt>
      <w:sdtPr>
        <w:id w:val="1753928106"/>
        <w:tag w:val="goog_rdk_2790"/>
      </w:sdtPr>
      <w:sdtContent>
        <w:p w:rsidR="00000000" w:rsidDel="00000000" w:rsidP="00000000" w:rsidRDefault="00000000" w:rsidRPr="00000000" w14:paraId="0000020C">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842740954"/>
              <w:tag w:val="goog_rdk_2787"/>
            </w:sdtPr>
            <w:sdtContent>
              <w:ins w:author="Anonymous" w:id="203" w:date="2026-09-24T05:26:08Z">
                <w:sdt>
                  <w:sdtPr>
                    <w:id w:val="-1380924939"/>
                    <w:tag w:val="goog_rdk_2788"/>
                  </w:sdtPr>
                  <w:sdtContent>
                    <w:del w:author="Kanihaa" w:id="9" w:date="2026-09-25T08:48:49Z"/>
                  </w:sdtContent>
                </w:sdt>
              </w:ins>
              <w:sdt>
                <w:sdtPr>
                  <w:id w:val="1484396380"/>
                  <w:tag w:val="goog_rdk_2789"/>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del>
                  </w:ins>
                </w:sdtContent>
              </w:sdt>
              <w:ins w:author="Anonymous" w:id="203" w:date="2026-09-24T05:26:08Z">
                <w:del w:author="Kanihaa" w:id="9" w:date="2026-09-25T08:48:49Z">
                  <w:bookmarkStart w:colFirst="0" w:colLast="0" w:name="_heading=h.s79srutylxu0" w:id="53"/>
                  <w:bookmarkEnd w:id="53"/>
                </w:del>
              </w:ins>
            </w:sdtContent>
          </w:sdt>
        </w:p>
      </w:sdtContent>
    </w:sdt>
    <w:sdt>
      <w:sdtPr>
        <w:id w:val="-191784648"/>
        <w:tag w:val="goog_rdk_2794"/>
      </w:sdtPr>
      <w:sdtContent>
        <w:p w:rsidR="00000000" w:rsidDel="00000000" w:rsidP="00000000" w:rsidRDefault="00000000" w:rsidRPr="00000000" w14:paraId="0000020D">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643227761"/>
              <w:tag w:val="goog_rdk_2791"/>
            </w:sdtPr>
            <w:sdtContent>
              <w:ins w:author="Anonymous" w:id="203" w:date="2026-09-24T05:26:08Z">
                <w:sdt>
                  <w:sdtPr>
                    <w:id w:val="-1156820631"/>
                    <w:tag w:val="goog_rdk_2792"/>
                  </w:sdtPr>
                  <w:sdtContent>
                    <w:del w:author="Kanihaa" w:id="9" w:date="2026-09-25T08:48:49Z"/>
                  </w:sdtContent>
                </w:sdt>
              </w:ins>
              <w:sdt>
                <w:sdtPr>
                  <w:id w:val="269492543"/>
                  <w:tag w:val="goog_rdk_2793"/>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x0erkdnocrp" w:id="54"/>
                  <w:bookmarkEnd w:id="54"/>
                </w:del>
              </w:ins>
            </w:sdtContent>
          </w:sdt>
        </w:p>
      </w:sdtContent>
    </w:sdt>
    <w:sdt>
      <w:sdtPr>
        <w:id w:val="1540139821"/>
        <w:tag w:val="goog_rdk_2798"/>
      </w:sdtPr>
      <w:sdtContent>
        <w:p w:rsidR="00000000" w:rsidDel="00000000" w:rsidP="00000000" w:rsidRDefault="00000000" w:rsidRPr="00000000" w14:paraId="0000020E">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90613075"/>
              <w:tag w:val="goog_rdk_2795"/>
            </w:sdtPr>
            <w:sdtContent>
              <w:ins w:author="Anonymous" w:id="203" w:date="2026-09-24T05:26:08Z">
                <w:sdt>
                  <w:sdtPr>
                    <w:id w:val="1751194343"/>
                    <w:tag w:val="goog_rdk_2796"/>
                  </w:sdtPr>
                  <w:sdtContent>
                    <w:del w:author="Kanihaa" w:id="9" w:date="2026-09-25T08:48:49Z"/>
                  </w:sdtContent>
                </w:sdt>
              </w:ins>
              <w:sdt>
                <w:sdtPr>
                  <w:id w:val="613977869"/>
                  <w:tag w:val="goog_rdk_2797"/>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del>
                  </w:ins>
                </w:sdtContent>
              </w:sdt>
              <w:ins w:author="Anonymous" w:id="203" w:date="2026-09-24T05:26:08Z">
                <w:del w:author="Kanihaa" w:id="9" w:date="2026-09-25T08:48:49Z">
                  <w:bookmarkStart w:colFirst="0" w:colLast="0" w:name="_heading=h.4ncly7x1ip5h" w:id="55"/>
                  <w:bookmarkEnd w:id="55"/>
                </w:del>
              </w:ins>
            </w:sdtContent>
          </w:sdt>
        </w:p>
      </w:sdtContent>
    </w:sdt>
    <w:sdt>
      <w:sdtPr>
        <w:id w:val="-971127151"/>
        <w:tag w:val="goog_rdk_2802"/>
      </w:sdtPr>
      <w:sdtContent>
        <w:p w:rsidR="00000000" w:rsidDel="00000000" w:rsidP="00000000" w:rsidRDefault="00000000" w:rsidRPr="00000000" w14:paraId="0000020F">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865190468"/>
              <w:tag w:val="goog_rdk_2799"/>
            </w:sdtPr>
            <w:sdtContent>
              <w:ins w:author="Anonymous" w:id="203" w:date="2026-09-24T05:26:08Z">
                <w:sdt>
                  <w:sdtPr>
                    <w:id w:val="-1201326332"/>
                    <w:tag w:val="goog_rdk_2800"/>
                  </w:sdtPr>
                  <w:sdtContent>
                    <w:del w:author="Kanihaa" w:id="9" w:date="2026-09-25T08:48:49Z"/>
                  </w:sdtContent>
                </w:sdt>
              </w:ins>
              <w:sdt>
                <w:sdtPr>
                  <w:id w:val="-1158962795"/>
                  <w:tag w:val="goog_rdk_2801"/>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kt4imit1ppjb" w:id="56"/>
                  <w:bookmarkEnd w:id="56"/>
                </w:del>
              </w:ins>
            </w:sdtContent>
          </w:sdt>
        </w:p>
      </w:sdtContent>
    </w:sdt>
    <w:sdt>
      <w:sdtPr>
        <w:id w:val="1109477160"/>
        <w:tag w:val="goog_rdk_2806"/>
      </w:sdtPr>
      <w:sdtContent>
        <w:p w:rsidR="00000000" w:rsidDel="00000000" w:rsidP="00000000" w:rsidRDefault="00000000" w:rsidRPr="00000000" w14:paraId="00000210">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823755084"/>
              <w:tag w:val="goog_rdk_2803"/>
            </w:sdtPr>
            <w:sdtContent>
              <w:ins w:author="Anonymous" w:id="203" w:date="2026-09-24T05:26:08Z">
                <w:sdt>
                  <w:sdtPr>
                    <w:id w:val="1607832815"/>
                    <w:tag w:val="goog_rdk_2804"/>
                  </w:sdtPr>
                  <w:sdtContent>
                    <w:del w:author="Kanihaa" w:id="9" w:date="2026-09-25T08:48:49Z"/>
                  </w:sdtContent>
                </w:sdt>
              </w:ins>
              <w:sdt>
                <w:sdtPr>
                  <w:id w:val="1652780476"/>
                  <w:tag w:val="goog_rdk_2805"/>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6tjw86u9i4vj" w:id="57"/>
                  <w:bookmarkEnd w:id="57"/>
                </w:del>
              </w:ins>
            </w:sdtContent>
          </w:sdt>
        </w:p>
      </w:sdtContent>
    </w:sdt>
    <w:sdt>
      <w:sdtPr>
        <w:id w:val="11474257"/>
        <w:tag w:val="goog_rdk_2810"/>
      </w:sdtPr>
      <w:sdtContent>
        <w:p w:rsidR="00000000" w:rsidDel="00000000" w:rsidP="00000000" w:rsidRDefault="00000000" w:rsidRPr="00000000" w14:paraId="00000211">
          <w:pPr>
            <w:pStyle w:val="Heading1"/>
            <w:spacing w:after="240" w:before="240" w:line="240" w:lineRule="auto"/>
            <w:jc w:val="both"/>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724442981"/>
              <w:tag w:val="goog_rdk_2807"/>
            </w:sdtPr>
            <w:sdtContent>
              <w:ins w:author="Anonymous" w:id="203" w:date="2026-09-24T05:26:08Z">
                <w:sdt>
                  <w:sdtPr>
                    <w:id w:val="-890954579"/>
                    <w:tag w:val="goog_rdk_2808"/>
                  </w:sdtPr>
                  <w:sdtContent>
                    <w:del w:author="Kanihaa" w:id="9" w:date="2026-09-25T08:48:49Z"/>
                  </w:sdtContent>
                </w:sdt>
              </w:ins>
              <w:sdt>
                <w:sdtPr>
                  <w:id w:val="1845235376"/>
                  <w:tag w:val="goog_rdk_2809"/>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 as an experienced Generative Al Project Developer and carefully analyze the provided project documentation.</w:delText>
                      </w:r>
                    </w:del>
                  </w:ins>
                </w:sdtContent>
              </w:sdt>
              <w:ins w:author="Anonymous" w:id="203" w:date="2026-09-24T05:26:08Z">
                <w:del w:author="Kanihaa" w:id="9" w:date="2026-09-25T08:48:49Z">
                  <w:bookmarkStart w:colFirst="0" w:colLast="0" w:name="_heading=h.8qt841pp1cid" w:id="58"/>
                  <w:bookmarkEnd w:id="58"/>
                </w:del>
              </w:ins>
            </w:sdtContent>
          </w:sdt>
        </w:p>
      </w:sdtContent>
    </w:sdt>
    <w:sdt>
      <w:sdtPr>
        <w:id w:val="208750856"/>
        <w:tag w:val="goog_rdk_2814"/>
      </w:sdtPr>
      <w:sdtContent>
        <w:p w:rsidR="00000000" w:rsidDel="00000000" w:rsidP="00000000" w:rsidRDefault="00000000" w:rsidRPr="00000000" w14:paraId="00000212">
          <w:pPr>
            <w:pStyle w:val="Heading1"/>
            <w:spacing w:after="240" w:before="240" w:line="240" w:lineRule="auto"/>
            <w:jc w:val="both"/>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316244680"/>
              <w:tag w:val="goog_rdk_2811"/>
            </w:sdtPr>
            <w:sdtContent>
              <w:ins w:author="Anonymous" w:id="203" w:date="2026-09-24T05:26:08Z">
                <w:sdt>
                  <w:sdtPr>
                    <w:id w:val="-2112659190"/>
                    <w:tag w:val="goog_rdk_2812"/>
                  </w:sdtPr>
                  <w:sdtContent>
                    <w:del w:author="Kanihaa" w:id="9" w:date="2026-09-25T08:48:49Z"/>
                  </w:sdtContent>
                </w:sdt>
              </w:ins>
              <w:sdt>
                <w:sdtPr>
                  <w:id w:val="-1334019615"/>
                  <w:tag w:val="goog_rdk_2813"/>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bsprjk84d466" w:id="59"/>
                  <w:bookmarkEnd w:id="59"/>
                </w:del>
              </w:ins>
            </w:sdtContent>
          </w:sdt>
        </w:p>
      </w:sdtContent>
    </w:sdt>
    <w:sdt>
      <w:sdtPr>
        <w:id w:val="-1723458433"/>
        <w:tag w:val="goog_rdk_2818"/>
      </w:sdtPr>
      <w:sdtContent>
        <w:p w:rsidR="00000000" w:rsidDel="00000000" w:rsidP="00000000" w:rsidRDefault="00000000" w:rsidRPr="00000000" w14:paraId="00000213">
          <w:pPr>
            <w:pStyle w:val="Heading1"/>
            <w:spacing w:after="240" w:before="240" w:line="240" w:lineRule="auto"/>
            <w:jc w:val="both"/>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348362392"/>
              <w:tag w:val="goog_rdk_2815"/>
            </w:sdtPr>
            <w:sdtContent>
              <w:ins w:author="Anonymous" w:id="203" w:date="2026-09-24T05:26:08Z">
                <w:sdt>
                  <w:sdtPr>
                    <w:id w:val="1761146173"/>
                    <w:tag w:val="goog_rdk_2816"/>
                  </w:sdtPr>
                  <w:sdtContent>
                    <w:del w:author="Kanihaa" w:id="9" w:date="2026-09-25T08:48:49Z"/>
                  </w:sdtContent>
                </w:sdt>
              </w:ins>
              <w:sdt>
                <w:sdtPr>
                  <w:id w:val="-244750012"/>
                  <w:tag w:val="goog_rdk_2817"/>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Build the complete project from scratch, including all required folders, files, dependencies, and configurations.</w:delText>
                      </w:r>
                    </w:del>
                  </w:ins>
                </w:sdtContent>
              </w:sdt>
              <w:ins w:author="Anonymous" w:id="203" w:date="2026-09-24T05:26:08Z">
                <w:del w:author="Kanihaa" w:id="9" w:date="2026-09-25T08:48:49Z">
                  <w:bookmarkStart w:colFirst="0" w:colLast="0" w:name="_heading=h.4lu8g8igstyi" w:id="60"/>
                  <w:bookmarkEnd w:id="60"/>
                </w:del>
              </w:ins>
            </w:sdtContent>
          </w:sdt>
        </w:p>
      </w:sdtContent>
    </w:sdt>
    <w:sdt>
      <w:sdtPr>
        <w:id w:val="-403699580"/>
        <w:tag w:val="goog_rdk_2822"/>
      </w:sdtPr>
      <w:sdtContent>
        <w:p w:rsidR="00000000" w:rsidDel="00000000" w:rsidP="00000000" w:rsidRDefault="00000000" w:rsidRPr="00000000" w14:paraId="00000214">
          <w:pPr>
            <w:pStyle w:val="Heading1"/>
            <w:spacing w:after="240" w:before="240" w:line="240" w:lineRule="auto"/>
            <w:jc w:val="both"/>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555019511"/>
              <w:tag w:val="goog_rdk_2819"/>
            </w:sdtPr>
            <w:sdtContent>
              <w:ins w:author="Anonymous" w:id="203" w:date="2026-09-24T05:26:08Z">
                <w:sdt>
                  <w:sdtPr>
                    <w:id w:val="-486750611"/>
                    <w:tag w:val="goog_rdk_2820"/>
                  </w:sdtPr>
                  <w:sdtContent>
                    <w:del w:author="Kanihaa" w:id="9" w:date="2026-09-25T08:48:49Z"/>
                  </w:sdtContent>
                </w:sdt>
              </w:ins>
              <w:sdt>
                <w:sdtPr>
                  <w:id w:val="-20243339"/>
                  <w:tag w:val="goog_rdk_2821"/>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6nmeilh9wn64" w:id="61"/>
                  <w:bookmarkEnd w:id="61"/>
                </w:del>
              </w:ins>
            </w:sdtContent>
          </w:sdt>
        </w:p>
      </w:sdtContent>
    </w:sdt>
    <w:sdt>
      <w:sdtPr>
        <w:id w:val="-2048906481"/>
        <w:tag w:val="goog_rdk_2826"/>
      </w:sdtPr>
      <w:sdtContent>
        <w:p w:rsidR="00000000" w:rsidDel="00000000" w:rsidP="00000000" w:rsidRDefault="00000000" w:rsidRPr="00000000" w14:paraId="00000215">
          <w:pPr>
            <w:pStyle w:val="Heading1"/>
            <w:spacing w:after="240" w:before="240" w:line="240" w:lineRule="auto"/>
            <w:jc w:val="both"/>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646404096"/>
              <w:tag w:val="goog_rdk_2823"/>
            </w:sdtPr>
            <w:sdtContent>
              <w:ins w:author="Anonymous" w:id="203" w:date="2026-09-24T05:26:08Z">
                <w:sdt>
                  <w:sdtPr>
                    <w:id w:val="38213091"/>
                    <w:tag w:val="goog_rdk_2824"/>
                  </w:sdtPr>
                  <w:sdtContent>
                    <w:del w:author="Kanihaa" w:id="9" w:date="2026-09-25T08:48:49Z"/>
                  </w:sdtContent>
                </w:sdt>
              </w:ins>
              <w:sdt>
                <w:sdtPr>
                  <w:id w:val="322037691"/>
                  <w:tag w:val="goog_rdk_2825"/>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Generate full, working code for every file, not just the partial snippets provided in the documentation.</w:delText>
                      </w:r>
                    </w:del>
                  </w:ins>
                </w:sdtContent>
              </w:sdt>
              <w:ins w:author="Anonymous" w:id="203" w:date="2026-09-24T05:26:08Z">
                <w:del w:author="Kanihaa" w:id="9" w:date="2026-09-25T08:48:49Z">
                  <w:bookmarkStart w:colFirst="0" w:colLast="0" w:name="_heading=h.xj356ay6dwpq" w:id="62"/>
                  <w:bookmarkEnd w:id="62"/>
                </w:del>
              </w:ins>
            </w:sdtContent>
          </w:sdt>
        </w:p>
      </w:sdtContent>
    </w:sdt>
    <w:sdt>
      <w:sdtPr>
        <w:id w:val="502025475"/>
        <w:tag w:val="goog_rdk_2830"/>
      </w:sdtPr>
      <w:sdtContent>
        <w:p w:rsidR="00000000" w:rsidDel="00000000" w:rsidP="00000000" w:rsidRDefault="00000000" w:rsidRPr="00000000" w14:paraId="00000216">
          <w:pPr>
            <w:pStyle w:val="Heading1"/>
            <w:spacing w:after="240" w:before="240" w:line="240" w:lineRule="auto"/>
            <w:jc w:val="both"/>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833149393"/>
              <w:tag w:val="goog_rdk_2827"/>
            </w:sdtPr>
            <w:sdtContent>
              <w:ins w:author="Anonymous" w:id="203" w:date="2026-09-24T05:26:08Z">
                <w:sdt>
                  <w:sdtPr>
                    <w:id w:val="-1813779226"/>
                    <w:tag w:val="goog_rdk_2828"/>
                  </w:sdtPr>
                  <w:sdtContent>
                    <w:del w:author="Kanihaa" w:id="9" w:date="2026-09-25T08:48:49Z"/>
                  </w:sdtContent>
                </w:sdt>
              </w:ins>
              <w:sdt>
                <w:sdtPr>
                  <w:id w:val="115660434"/>
                  <w:tag w:val="goog_rdk_2829"/>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le6fwhut1x6x" w:id="63"/>
                  <w:bookmarkEnd w:id="63"/>
                </w:del>
              </w:ins>
            </w:sdtContent>
          </w:sdt>
        </w:p>
      </w:sdtContent>
    </w:sdt>
    <w:sdt>
      <w:sdtPr>
        <w:id w:val="818097002"/>
        <w:tag w:val="goog_rdk_2834"/>
      </w:sdtPr>
      <w:sdtContent>
        <w:p w:rsidR="00000000" w:rsidDel="00000000" w:rsidP="00000000" w:rsidRDefault="00000000" w:rsidRPr="00000000" w14:paraId="00000217">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56282416"/>
              <w:tag w:val="goog_rdk_2831"/>
            </w:sdtPr>
            <w:sdtContent>
              <w:ins w:author="Anonymous" w:id="203" w:date="2026-09-24T05:26:08Z">
                <w:sdt>
                  <w:sdtPr>
                    <w:id w:val="203434087"/>
                    <w:tag w:val="goog_rdk_2832"/>
                  </w:sdtPr>
                  <w:sdtContent>
                    <w:del w:author="Kanihaa" w:id="9" w:date="2026-09-25T08:48:49Z"/>
                  </w:sdtContent>
                </w:sdt>
              </w:ins>
              <w:sdt>
                <w:sdtPr>
                  <w:id w:val="2063651090"/>
                  <w:tag w:val="goog_rdk_2833"/>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Ensure all frontend, backend, APIs, AI/LLM integration, and configurations work together without errors.</w:delText>
                      </w:r>
                    </w:del>
                  </w:ins>
                </w:sdtContent>
              </w:sdt>
              <w:ins w:author="Anonymous" w:id="203" w:date="2026-09-24T05:26:08Z">
                <w:del w:author="Kanihaa" w:id="9" w:date="2026-09-25T08:48:49Z">
                  <w:bookmarkStart w:colFirst="0" w:colLast="0" w:name="_heading=h.wgyyxob3p0vg" w:id="64"/>
                  <w:bookmarkEnd w:id="64"/>
                </w:del>
              </w:ins>
            </w:sdtContent>
          </w:sdt>
        </w:p>
      </w:sdtContent>
    </w:sdt>
    <w:sdt>
      <w:sdtPr>
        <w:id w:val="-1842423616"/>
        <w:tag w:val="goog_rdk_2838"/>
      </w:sdtPr>
      <w:sdtContent>
        <w:p w:rsidR="00000000" w:rsidDel="00000000" w:rsidP="00000000" w:rsidRDefault="00000000" w:rsidRPr="00000000" w14:paraId="00000218">
          <w:pPr>
            <w:pStyle w:val="Heading1"/>
            <w:spacing w:after="240" w:before="240" w:line="240" w:lineRule="auto"/>
            <w:jc w:val="both"/>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521718799"/>
              <w:tag w:val="goog_rdk_2835"/>
            </w:sdtPr>
            <w:sdtContent>
              <w:ins w:author="Anonymous" w:id="203" w:date="2026-09-24T05:26:08Z">
                <w:sdt>
                  <w:sdtPr>
                    <w:id w:val="251754681"/>
                    <w:tag w:val="goog_rdk_2836"/>
                  </w:sdtPr>
                  <w:sdtContent>
                    <w:del w:author="Kanihaa" w:id="9" w:date="2026-09-25T08:48:49Z"/>
                  </w:sdtContent>
                </w:sdt>
              </w:ins>
              <w:sdt>
                <w:sdtPr>
                  <w:id w:val="1361447682"/>
                  <w:tag w:val="goog_rdk_2837"/>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hj870bz68kba" w:id="65"/>
                  <w:bookmarkEnd w:id="65"/>
                </w:del>
              </w:ins>
            </w:sdtContent>
          </w:sdt>
        </w:p>
      </w:sdtContent>
    </w:sdt>
    <w:sdt>
      <w:sdtPr>
        <w:id w:val="-34711852"/>
        <w:tag w:val="goog_rdk_2842"/>
      </w:sdtPr>
      <w:sdtContent>
        <w:p w:rsidR="00000000" w:rsidDel="00000000" w:rsidP="00000000" w:rsidRDefault="00000000" w:rsidRPr="00000000" w14:paraId="00000219">
          <w:pPr>
            <w:pStyle w:val="Heading1"/>
            <w:spacing w:after="240" w:before="240" w:line="240" w:lineRule="auto"/>
            <w:jc w:val="both"/>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305738884"/>
              <w:tag w:val="goog_rdk_2839"/>
            </w:sdtPr>
            <w:sdtContent>
              <w:ins w:author="Anonymous" w:id="203" w:date="2026-09-24T05:26:08Z">
                <w:sdt>
                  <w:sdtPr>
                    <w:id w:val="-175444320"/>
                    <w:tag w:val="goog_rdk_2840"/>
                  </w:sdtPr>
                  <w:sdtContent>
                    <w:del w:author="Kanihaa" w:id="9" w:date="2026-09-25T08:48:49Z"/>
                  </w:sdtContent>
                </w:sdt>
              </w:ins>
              <w:sdt>
                <w:sdtPr>
                  <w:id w:val="-2002472828"/>
                  <w:tag w:val="goog_rdk_2841"/>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Finally, provide simple VS Code setup, installation, running, and testing instructions for the complete application.</w:delText>
                      </w:r>
                    </w:del>
                  </w:ins>
                </w:sdtContent>
              </w:sdt>
              <w:ins w:author="Anonymous" w:id="203" w:date="2026-09-24T05:26:08Z">
                <w:del w:author="Kanihaa" w:id="9" w:date="2026-09-25T08:48:49Z">
                  <w:bookmarkStart w:colFirst="0" w:colLast="0" w:name="_heading=h.el6zqteqm786" w:id="66"/>
                  <w:bookmarkEnd w:id="66"/>
                </w:del>
              </w:ins>
            </w:sdtContent>
          </w:sdt>
        </w:p>
      </w:sdtContent>
    </w:sdt>
    <w:sdt>
      <w:sdtPr>
        <w:id w:val="593806514"/>
        <w:tag w:val="goog_rdk_2846"/>
      </w:sdtPr>
      <w:sdtContent>
        <w:p w:rsidR="00000000" w:rsidDel="00000000" w:rsidP="00000000" w:rsidRDefault="00000000" w:rsidRPr="00000000" w14:paraId="0000021A">
          <w:pPr>
            <w:pStyle w:val="Heading1"/>
            <w:spacing w:after="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826545748"/>
              <w:tag w:val="goog_rdk_2843"/>
            </w:sdtPr>
            <w:sdtContent>
              <w:ins w:author="Anonymous" w:id="203" w:date="2026-09-24T05:26:08Z">
                <w:sdt>
                  <w:sdtPr>
                    <w:id w:val="1082979942"/>
                    <w:tag w:val="goog_rdk_2844"/>
                  </w:sdtPr>
                  <w:sdtContent>
                    <w:del w:author="Kanihaa" w:id="9" w:date="2026-09-25T08:48:49Z"/>
                  </w:sdtContent>
                </w:sdt>
              </w:ins>
              <w:sdt>
                <w:sdtPr>
                  <w:id w:val="873010292"/>
                  <w:tag w:val="goog_rdk_2845"/>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70xlsol052ea" w:id="23"/>
                  <w:bookmarkEnd w:id="23"/>
                </w:del>
              </w:ins>
            </w:sdtContent>
          </w:sdt>
        </w:p>
      </w:sdtContent>
    </w:sdt>
    <w:sdt>
      <w:sdtPr>
        <w:id w:val="768456924"/>
        <w:tag w:val="goog_rdk_2850"/>
      </w:sdtPr>
      <w:sdtContent>
        <w:p w:rsidR="00000000" w:rsidDel="00000000" w:rsidP="00000000" w:rsidRDefault="00000000" w:rsidRPr="00000000" w14:paraId="0000021B">
          <w:pPr>
            <w:pStyle w:val="Heading1"/>
            <w:numPr>
              <w:ilvl w:val="0"/>
              <w:numId w:val="2"/>
            </w:numPr>
            <w:spacing w:after="80" w:line="240" w:lineRule="auto"/>
            <w:ind w:left="720" w:hanging="360"/>
            <w:rPr>
              <w:ins w:author="Anonymous" w:id="203" w:date="2026-09-24T05:26:08Z"/>
              <w:del w:author="Kanihaa" w:id="9" w:date="2026-09-25T08:48:49Z"/>
              <w:rFonts w:ascii="Cambria" w:cs="Cambria" w:eastAsia="Cambria" w:hAnsi="Cambria"/>
              <w:b w:val="1"/>
              <w:bCs w:val="1"/>
              <w:strike w:val="1"/>
              <w:rPrChange w:author="Naran" w:id="205" w:date="2026-09-24T12:30:37Z">
                <w:rPr>
                  <w:rFonts w:ascii="Cambria" w:cs="Cambria" w:eastAsia="Cambria" w:hAnsi="Cambria"/>
                  <w:b w:val="1"/>
                  <w:bCs w:val="1"/>
                  <w:strike w:val="1"/>
                </w:rPr>
              </w:rPrChange>
            </w:rPr>
            <w:pPrChange w:author="Naran" w:id="0" w:date="2026-09-24T12:30:37Z">
              <w:pPr>
                <w:pStyle w:val="Heading1"/>
                <w:numPr>
                  <w:ilvl w:val="0"/>
                  <w:numId w:val="9"/>
                </w:numPr>
                <w:spacing w:after="80" w:line="240" w:lineRule="auto"/>
                <w:ind w:left="720" w:hanging="360"/>
              </w:pPr>
            </w:pPrChange>
          </w:pPr>
          <w:sdt>
            <w:sdtPr>
              <w:id w:val="-1557657020"/>
              <w:tag w:val="goog_rdk_2847"/>
            </w:sdtPr>
            <w:sdtContent>
              <w:ins w:author="Anonymous" w:id="203" w:date="2026-09-24T05:26:08Z">
                <w:sdt>
                  <w:sdtPr>
                    <w:id w:val="1078515422"/>
                    <w:tag w:val="goog_rdk_2848"/>
                  </w:sdtPr>
                  <w:sdtContent>
                    <w:del w:author="Kanihaa" w:id="9" w:date="2026-09-25T08:48:49Z"/>
                  </w:sdtContent>
                </w:sdt>
              </w:ins>
              <w:sdt>
                <w:sdtPr>
                  <w:id w:val="347263582"/>
                  <w:tag w:val="goog_rdk_2849"/>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Architecture Overview</w:delText>
                      </w:r>
                    </w:del>
                  </w:ins>
                </w:sdtContent>
              </w:sdt>
              <w:ins w:author="Anonymous" w:id="203" w:date="2026-09-24T05:26:08Z">
                <w:del w:author="Kanihaa" w:id="9" w:date="2026-09-25T08:48:49Z">
                  <w:bookmarkStart w:colFirst="0" w:colLast="0" w:name="_heading=h.mk78sio2xilj" w:id="24"/>
                  <w:bookmarkEnd w:id="24"/>
                </w:del>
              </w:ins>
            </w:sdtContent>
          </w:sdt>
        </w:p>
      </w:sdtContent>
    </w:sdt>
    <w:sdt>
      <w:sdtPr>
        <w:id w:val="1623882238"/>
        <w:tag w:val="goog_rdk_2855"/>
      </w:sdtPr>
      <w:sdtContent>
        <w:p w:rsidR="00000000" w:rsidDel="00000000" w:rsidP="00000000" w:rsidRDefault="00000000" w:rsidRPr="00000000" w14:paraId="0000021C">
          <w:pPr>
            <w:pStyle w:val="Heading1"/>
            <w:spacing w:after="240" w:before="240" w:line="240" w:lineRule="auto"/>
            <w:jc w:val="both"/>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045702719"/>
              <w:tag w:val="goog_rdk_2851"/>
            </w:sdtPr>
            <w:sdtContent>
              <w:ins w:author="Anonymous" w:id="203" w:date="2026-09-24T05:26:08Z">
                <w:sdt>
                  <w:sdtPr>
                    <w:id w:val="1282741890"/>
                    <w:tag w:val="goog_rdk_2852"/>
                  </w:sdtPr>
                  <w:sdtContent>
                    <w:del w:author="Kanihaa" w:id="9" w:date="2026-09-25T08:48:49Z"/>
                  </w:sdtContent>
                </w:sdt>
              </w:ins>
              <w:sdt>
                <w:sdtPr>
                  <w:id w:val="1862904998"/>
                  <w:tag w:val="goog_rdk_2853"/>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vPocketSmart AI is an intelligent, modular platform designed to generate personalized, budget-aware recommendations across domains like home interiors, party planning, and jewelry selection. It integrates a lightweight Flask backend with Google’s Gemini 1.5 Flash Pro, a powerful multimodal AI model that processes user inputs (text, numbers, and images) to deliver smart recommendations.9</w:delText>
                      </w:r>
                    </w:del>
                  </w:ins>
                </w:sdtContent>
              </w:sdt>
              <w:ins w:author="Anonymous" w:id="203" w:date="2026-09-24T05:26:08Z">
                <w:del w:author="Kanihaa" w:id="9" w:date="2026-09-25T08:48:49Z">
                  <w:bookmarkStart w:colFirst="0" w:colLast="0" w:name="_heading=h.agu3e64z1b1t" w:id="67"/>
                  <w:bookmarkEnd w:id="67"/>
                  <w:sdt>
                    <w:sdtPr>
                      <w:id w:val="-107507485"/>
                      <w:tag w:val="goog_rdk_2854"/>
                    </w:sdtPr>
                    <w:sdtContent>
                      <w:r w:rsidDel="00000000" w:rsidR="00000000" w:rsidRPr="00000000">
                        <w:rPr>
                          <w:rtl w:val="0"/>
                        </w:rPr>
                      </w:r>
                    </w:sdtContent>
                  </w:sdt>
                </w:del>
              </w:ins>
            </w:sdtContent>
          </w:sdt>
        </w:p>
      </w:sdtContent>
    </w:sdt>
    <w:sdt>
      <w:sdtPr>
        <w:id w:val="-1581976408"/>
        <w:tag w:val="goog_rdk_2859"/>
      </w:sdtPr>
      <w:sdtContent>
        <w:p w:rsidR="00000000" w:rsidDel="00000000" w:rsidP="00000000" w:rsidRDefault="00000000" w:rsidRPr="00000000" w14:paraId="0000021D">
          <w:pPr>
            <w:pStyle w:val="Heading1"/>
            <w:spacing w:after="280" w:before="28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25533505"/>
              <w:tag w:val="goog_rdk_2856"/>
            </w:sdtPr>
            <w:sdtContent>
              <w:ins w:author="Anonymous" w:id="203" w:date="2026-09-24T05:26:08Z">
                <w:sdt>
                  <w:sdtPr>
                    <w:id w:val="2116424894"/>
                    <w:tag w:val="goog_rdk_2857"/>
                  </w:sdtPr>
                  <w:sdtContent>
                    <w:del w:author="Kanihaa" w:id="9" w:date="2026-09-25T08:48:49Z"/>
                  </w:sdtContent>
                </w:sdt>
              </w:ins>
              <w:sdt>
                <w:sdtPr>
                  <w:id w:val="1433029268"/>
                  <w:tag w:val="goog_rdk_285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Core Technologies</w:delText>
                      </w:r>
                    </w:del>
                  </w:ins>
                </w:sdtContent>
              </w:sdt>
              <w:ins w:author="Anonymous" w:id="203" w:date="2026-09-24T05:26:08Z">
                <w:del w:author="Kanihaa" w:id="9" w:date="2026-09-25T08:48:49Z">
                  <w:bookmarkStart w:colFirst="0" w:colLast="0" w:name="_heading=h.og3v0aol85ds" w:id="25"/>
                  <w:bookmarkEnd w:id="25"/>
                </w:del>
              </w:ins>
            </w:sdtContent>
          </w:sdt>
        </w:p>
      </w:sdtContent>
    </w:sdt>
    <w:sdt>
      <w:sdtPr>
        <w:id w:val="-1455525055"/>
        <w:tag w:val="goog_rdk_2863"/>
      </w:sdtPr>
      <w:sdtContent>
        <w:p w:rsidR="00000000" w:rsidDel="00000000" w:rsidP="00000000" w:rsidRDefault="00000000" w:rsidRPr="00000000" w14:paraId="0000021E">
          <w:pPr>
            <w:pStyle w:val="Heading1"/>
            <w:numPr>
              <w:ilvl w:val="0"/>
              <w:numId w:val="19"/>
            </w:numPr>
            <w:spacing w:before="24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2096478268"/>
              <w:tag w:val="goog_rdk_2860"/>
            </w:sdtPr>
            <w:sdtContent>
              <w:ins w:author="Anonymous" w:id="203" w:date="2026-09-24T05:26:08Z">
                <w:sdt>
                  <w:sdtPr>
                    <w:id w:val="849520010"/>
                    <w:tag w:val="goog_rdk_2861"/>
                  </w:sdtPr>
                  <w:sdtContent>
                    <w:del w:author="Kanihaa" w:id="9" w:date="2026-09-25T08:48:49Z"/>
                  </w:sdtContent>
                </w:sdt>
              </w:ins>
              <w:sdt>
                <w:sdtPr>
                  <w:id w:val="613801886"/>
                  <w:tag w:val="goog_rdk_286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Flask: Backend service layer for request handling, routing, and session control.</w:delText>
                        <w:br w:type="textWrapping"/>
                      </w:r>
                    </w:del>
                  </w:ins>
                </w:sdtContent>
              </w:sdt>
              <w:ins w:author="Anonymous" w:id="203" w:date="2026-09-24T05:26:08Z">
                <w:del w:author="Kanihaa" w:id="9" w:date="2026-09-25T08:48:49Z">
                  <w:bookmarkStart w:colFirst="0" w:colLast="0" w:name="_heading=h.io0orex00atf" w:id="68"/>
                  <w:bookmarkEnd w:id="68"/>
                </w:del>
              </w:ins>
            </w:sdtContent>
          </w:sdt>
        </w:p>
      </w:sdtContent>
    </w:sdt>
    <w:sdt>
      <w:sdtPr>
        <w:id w:val="-1809529615"/>
        <w:tag w:val="goog_rdk_2867"/>
      </w:sdtPr>
      <w:sdtContent>
        <w:p w:rsidR="00000000" w:rsidDel="00000000" w:rsidP="00000000" w:rsidRDefault="00000000" w:rsidRPr="00000000" w14:paraId="0000021F">
          <w:pPr>
            <w:pStyle w:val="Heading1"/>
            <w:numPr>
              <w:ilvl w:val="0"/>
              <w:numId w:val="19"/>
            </w:numPr>
            <w:spacing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897729786"/>
              <w:tag w:val="goog_rdk_2864"/>
            </w:sdtPr>
            <w:sdtContent>
              <w:ins w:author="Anonymous" w:id="203" w:date="2026-09-24T05:26:08Z">
                <w:sdt>
                  <w:sdtPr>
                    <w:id w:val="2064057862"/>
                    <w:tag w:val="goog_rdk_2865"/>
                  </w:sdtPr>
                  <w:sdtContent>
                    <w:del w:author="Kanihaa" w:id="9" w:date="2026-09-25T08:48:49Z"/>
                  </w:sdtContent>
                </w:sdt>
              </w:ins>
              <w:sdt>
                <w:sdtPr>
                  <w:id w:val="158698051"/>
                  <w:tag w:val="goog_rdk_2866"/>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Gemini 1.5 Flash Pro: AI model used for understanding budget context, analyzing images, generating structured suggestions, and recommending platform-specific products.</w:delText>
                        <w:br w:type="textWrapping"/>
                      </w:r>
                    </w:del>
                  </w:ins>
                </w:sdtContent>
              </w:sdt>
              <w:ins w:author="Anonymous" w:id="203" w:date="2026-09-24T05:26:08Z">
                <w:del w:author="Kanihaa" w:id="9" w:date="2026-09-25T08:48:49Z">
                  <w:bookmarkStart w:colFirst="0" w:colLast="0" w:name="_heading=h.k3fky1h33rcy" w:id="69"/>
                  <w:bookmarkEnd w:id="69"/>
                </w:del>
              </w:ins>
            </w:sdtContent>
          </w:sdt>
        </w:p>
      </w:sdtContent>
    </w:sdt>
    <w:sdt>
      <w:sdtPr>
        <w:id w:val="1008773172"/>
        <w:tag w:val="goog_rdk_2871"/>
      </w:sdtPr>
      <w:sdtContent>
        <w:p w:rsidR="00000000" w:rsidDel="00000000" w:rsidP="00000000" w:rsidRDefault="00000000" w:rsidRPr="00000000" w14:paraId="00000220">
          <w:pPr>
            <w:pStyle w:val="Heading1"/>
            <w:numPr>
              <w:ilvl w:val="0"/>
              <w:numId w:val="19"/>
            </w:numPr>
            <w:spacing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1267320061"/>
              <w:tag w:val="goog_rdk_2868"/>
            </w:sdtPr>
            <w:sdtContent>
              <w:ins w:author="Anonymous" w:id="203" w:date="2026-09-24T05:26:08Z">
                <w:sdt>
                  <w:sdtPr>
                    <w:id w:val="-1911296150"/>
                    <w:tag w:val="goog_rdk_2869"/>
                  </w:sdtPr>
                  <w:sdtContent>
                    <w:del w:author="Kanihaa" w:id="9" w:date="2026-09-25T08:48:49Z"/>
                  </w:sdtContent>
                </w:sdt>
              </w:ins>
              <w:sdt>
                <w:sdtPr>
                  <w:id w:val="-759113742"/>
                  <w:tag w:val="goog_rdk_287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Third-party APIs (Amazon, Flipkart, IKEA, Zomato, etc.): Product and service data sourcing.</w:delText>
                        <w:br w:type="textWrapping"/>
                      </w:r>
                    </w:del>
                  </w:ins>
                </w:sdtContent>
              </w:sdt>
              <w:ins w:author="Anonymous" w:id="203" w:date="2026-09-24T05:26:08Z">
                <w:del w:author="Kanihaa" w:id="9" w:date="2026-09-25T08:48:49Z">
                  <w:bookmarkStart w:colFirst="0" w:colLast="0" w:name="_heading=h.hbg2xghardff" w:id="70"/>
                  <w:bookmarkEnd w:id="70"/>
                </w:del>
              </w:ins>
            </w:sdtContent>
          </w:sdt>
        </w:p>
      </w:sdtContent>
    </w:sdt>
    <w:sdt>
      <w:sdtPr>
        <w:id w:val="2069359399"/>
        <w:tag w:val="goog_rdk_2875"/>
      </w:sdtPr>
      <w:sdtContent>
        <w:p w:rsidR="00000000" w:rsidDel="00000000" w:rsidP="00000000" w:rsidRDefault="00000000" w:rsidRPr="00000000" w14:paraId="00000221">
          <w:pPr>
            <w:pStyle w:val="Heading1"/>
            <w:numPr>
              <w:ilvl w:val="0"/>
              <w:numId w:val="19"/>
            </w:numPr>
            <w:spacing w:after="24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2063429378"/>
              <w:tag w:val="goog_rdk_2872"/>
            </w:sdtPr>
            <w:sdtContent>
              <w:ins w:author="Anonymous" w:id="203" w:date="2026-09-24T05:26:08Z">
                <w:sdt>
                  <w:sdtPr>
                    <w:id w:val="-1519692238"/>
                    <w:tag w:val="goog_rdk_2873"/>
                  </w:sdtPr>
                  <w:sdtContent>
                    <w:del w:author="Kanihaa" w:id="9" w:date="2026-09-25T08:48:49Z"/>
                  </w:sdtContent>
                </w:sdt>
              </w:ins>
              <w:sdt>
                <w:sdtPr>
                  <w:id w:val="-2036701410"/>
                  <w:tag w:val="goog_rdk_287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Frontend (HTML/CSS + JS): Interactive user interface for input collection and AI output display.</w:delText>
                        <w:br w:type="textWrapping"/>
                      </w:r>
                    </w:del>
                  </w:ins>
                </w:sdtContent>
              </w:sdt>
              <w:ins w:author="Anonymous" w:id="203" w:date="2026-09-24T05:26:08Z">
                <w:del w:author="Kanihaa" w:id="9" w:date="2026-09-25T08:48:49Z">
                  <w:bookmarkStart w:colFirst="0" w:colLast="0" w:name="_heading=h.b5da5g76prml" w:id="71"/>
                  <w:bookmarkEnd w:id="71"/>
                </w:del>
              </w:ins>
            </w:sdtContent>
          </w:sdt>
        </w:p>
      </w:sdtContent>
    </w:sdt>
    <w:sdt>
      <w:sdtPr>
        <w:id w:val="-177450476"/>
        <w:tag w:val="goog_rdk_2879"/>
      </w:sdtPr>
      <w:sdtContent>
        <w:p w:rsidR="00000000" w:rsidDel="00000000" w:rsidP="00000000" w:rsidRDefault="00000000" w:rsidRPr="00000000" w14:paraId="00000222">
          <w:pPr>
            <w:pStyle w:val="Heading1"/>
            <w:spacing w:after="240" w:before="24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855039201"/>
              <w:tag w:val="goog_rdk_2876"/>
            </w:sdtPr>
            <w:sdtContent>
              <w:ins w:author="Anonymous" w:id="203" w:date="2026-09-24T05:26:08Z">
                <w:sdt>
                  <w:sdtPr>
                    <w:id w:val="1524559879"/>
                    <w:tag w:val="goog_rdk_2877"/>
                  </w:sdtPr>
                  <w:sdtContent>
                    <w:del w:author="Kanihaa" w:id="9" w:date="2026-09-25T08:48:49Z"/>
                  </w:sdtContent>
                </w:sdt>
              </w:ins>
              <w:sdt>
                <w:sdtPr>
                  <w:id w:val="-1686148750"/>
                  <w:tag w:val="goog_rdk_287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Component-Wise Architecture</w:delText>
                      </w:r>
                    </w:del>
                  </w:ins>
                </w:sdtContent>
              </w:sdt>
              <w:ins w:author="Anonymous" w:id="203" w:date="2026-09-24T05:26:08Z">
                <w:del w:author="Kanihaa" w:id="9" w:date="2026-09-25T08:48:49Z">
                  <w:bookmarkStart w:colFirst="0" w:colLast="0" w:name="_heading=h.cohcn11szvrl" w:id="72"/>
                  <w:bookmarkEnd w:id="72"/>
                </w:del>
              </w:ins>
            </w:sdtContent>
          </w:sdt>
        </w:p>
      </w:sdtContent>
    </w:sdt>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0891591371037"/>
        <w:gridCol w:w="7405.42265188652"/>
        <w:tblGridChange w:id="0">
          <w:tblGrid>
            <w:gridCol w:w="1620.0891591371037"/>
            <w:gridCol w:w="7405.42265188652"/>
          </w:tblGrid>
        </w:tblGridChange>
      </w:tblGrid>
      <w:sdt>
        <w:sdtPr>
          <w:id w:val="-153729812"/>
          <w:tag w:val="goog_rdk_2880"/>
        </w:sdtPr>
        <w:sdtContent>
          <w:tr>
            <w:trPr>
              <w:cantSplit w:val="0"/>
              <w:trHeight w:val="500" w:hRule="atLeast"/>
              <w:tblHeader w:val="0"/>
              <w:ins w:author="Anonymous" w:id="203" w:date="2026-09-24T05:26:08Z"/>
              <w:del w:author="Kanihaa" w:id="9" w:date="2026-09-25T08:48:49Z"/>
            </w:trPr>
            <w:tc>
              <w:tcPr/>
              <w:sdt>
                <w:sdtPr>
                  <w:id w:val="-718853000"/>
                  <w:tag w:val="goog_rdk_2884"/>
                </w:sdtPr>
                <w:sdtContent>
                  <w:p w:rsidR="00000000" w:rsidDel="00000000" w:rsidP="00000000" w:rsidRDefault="00000000" w:rsidRPr="00000000" w14:paraId="00000223">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788853251"/>
                        <w:tag w:val="goog_rdk_2881"/>
                      </w:sdtPr>
                      <w:sdtContent>
                        <w:ins w:author="Anonymous" w:id="203" w:date="2026-09-24T05:26:08Z">
                          <w:sdt>
                            <w:sdtPr>
                              <w:id w:val="572308646"/>
                              <w:tag w:val="goog_rdk_2882"/>
                            </w:sdtPr>
                            <w:sdtContent>
                              <w:del w:author="Kanihaa" w:id="9" w:date="2026-09-25T08:48:49Z"/>
                            </w:sdtContent>
                          </w:sdt>
                        </w:ins>
                        <w:sdt>
                          <w:sdtPr>
                            <w:id w:val="-1993863502"/>
                            <w:tag w:val="goog_rdk_2883"/>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Component</w:delText>
                                </w:r>
                              </w:del>
                            </w:ins>
                          </w:sdtContent>
                        </w:sdt>
                        <w:ins w:author="Anonymous" w:id="203" w:date="2026-09-24T05:26:08Z">
                          <w:del w:author="Kanihaa" w:id="9" w:date="2026-09-25T08:48:49Z">
                            <w:bookmarkStart w:colFirst="0" w:colLast="0" w:name="_heading=h.87h7lyb2p0zq" w:id="73"/>
                            <w:bookmarkEnd w:id="73"/>
                          </w:del>
                        </w:ins>
                      </w:sdtContent>
                    </w:sdt>
                  </w:p>
                </w:sdtContent>
              </w:sdt>
            </w:tc>
            <w:tc>
              <w:tcPr/>
              <w:sdt>
                <w:sdtPr>
                  <w:id w:val="-345620848"/>
                  <w:tag w:val="goog_rdk_2888"/>
                </w:sdtPr>
                <w:sdtContent>
                  <w:p w:rsidR="00000000" w:rsidDel="00000000" w:rsidP="00000000" w:rsidRDefault="00000000" w:rsidRPr="00000000" w14:paraId="00000224">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822442707"/>
                        <w:tag w:val="goog_rdk_2885"/>
                      </w:sdtPr>
                      <w:sdtContent>
                        <w:ins w:author="Anonymous" w:id="203" w:date="2026-09-24T05:26:08Z">
                          <w:sdt>
                            <w:sdtPr>
                              <w:id w:val="1940132309"/>
                              <w:tag w:val="goog_rdk_2886"/>
                            </w:sdtPr>
                            <w:sdtContent>
                              <w:del w:author="Kanihaa" w:id="9" w:date="2026-09-25T08:48:49Z"/>
                            </w:sdtContent>
                          </w:sdt>
                        </w:ins>
                        <w:sdt>
                          <w:sdtPr>
                            <w:id w:val="-385564728"/>
                            <w:tag w:val="goog_rdk_2887"/>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Description</w:delText>
                                </w:r>
                              </w:del>
                            </w:ins>
                          </w:sdtContent>
                        </w:sdt>
                        <w:ins w:author="Anonymous" w:id="203" w:date="2026-09-24T05:26:08Z">
                          <w:del w:author="Kanihaa" w:id="9" w:date="2026-09-25T08:48:49Z">
                            <w:bookmarkStart w:colFirst="0" w:colLast="0" w:name="_heading=h.33v7bglwvpyp" w:id="74"/>
                            <w:bookmarkEnd w:id="74"/>
                          </w:del>
                        </w:ins>
                      </w:sdtContent>
                    </w:sdt>
                  </w:p>
                </w:sdtContent>
              </w:sdt>
            </w:tc>
          </w:tr>
        </w:sdtContent>
      </w:sdt>
      <w:sdt>
        <w:sdtPr>
          <w:id w:val="-149284750"/>
          <w:tag w:val="goog_rdk_2889"/>
        </w:sdtPr>
        <w:sdtContent>
          <w:tr>
            <w:trPr>
              <w:cantSplit w:val="0"/>
              <w:trHeight w:val="1055" w:hRule="atLeast"/>
              <w:tblHeader w:val="0"/>
              <w:ins w:author="Anonymous" w:id="203" w:date="2026-09-24T05:26:08Z"/>
              <w:del w:author="Kanihaa" w:id="9" w:date="2026-09-25T08:48:49Z"/>
            </w:trPr>
            <w:tc>
              <w:tcPr/>
              <w:sdt>
                <w:sdtPr>
                  <w:id w:val="-646794829"/>
                  <w:tag w:val="goog_rdk_2893"/>
                </w:sdtPr>
                <w:sdtContent>
                  <w:p w:rsidR="00000000" w:rsidDel="00000000" w:rsidP="00000000" w:rsidRDefault="00000000" w:rsidRPr="00000000" w14:paraId="00000225">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890288719"/>
                        <w:tag w:val="goog_rdk_2890"/>
                      </w:sdtPr>
                      <w:sdtContent>
                        <w:ins w:author="Anonymous" w:id="203" w:date="2026-09-24T05:26:08Z">
                          <w:sdt>
                            <w:sdtPr>
                              <w:id w:val="-149753561"/>
                              <w:tag w:val="goog_rdk_2891"/>
                            </w:sdtPr>
                            <w:sdtContent>
                              <w:del w:author="Kanihaa" w:id="9" w:date="2026-09-25T08:48:49Z"/>
                            </w:sdtContent>
                          </w:sdt>
                        </w:ins>
                        <w:sdt>
                          <w:sdtPr>
                            <w:id w:val="526728464"/>
                            <w:tag w:val="goog_rdk_289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Frontend UI</w:delText>
                                </w:r>
                              </w:del>
                            </w:ins>
                          </w:sdtContent>
                        </w:sdt>
                        <w:ins w:author="Anonymous" w:id="203" w:date="2026-09-24T05:26:08Z">
                          <w:del w:author="Kanihaa" w:id="9" w:date="2026-09-25T08:48:49Z">
                            <w:bookmarkStart w:colFirst="0" w:colLast="0" w:name="_heading=h.v1owb3rwp2mj" w:id="75"/>
                            <w:bookmarkEnd w:id="75"/>
                          </w:del>
                        </w:ins>
                      </w:sdtContent>
                    </w:sdt>
                  </w:p>
                </w:sdtContent>
              </w:sdt>
            </w:tc>
            <w:tc>
              <w:tcPr/>
              <w:sdt>
                <w:sdtPr>
                  <w:id w:val="-807576610"/>
                  <w:tag w:val="goog_rdk_2897"/>
                </w:sdtPr>
                <w:sdtContent>
                  <w:p w:rsidR="00000000" w:rsidDel="00000000" w:rsidP="00000000" w:rsidRDefault="00000000" w:rsidRPr="00000000" w14:paraId="00000226">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709261301"/>
                        <w:tag w:val="goog_rdk_2894"/>
                      </w:sdtPr>
                      <w:sdtContent>
                        <w:ins w:author="Anonymous" w:id="203" w:date="2026-09-24T05:26:08Z">
                          <w:sdt>
                            <w:sdtPr>
                              <w:id w:val="1809268486"/>
                              <w:tag w:val="goog_rdk_2895"/>
                            </w:sdtPr>
                            <w:sdtContent>
                              <w:del w:author="Kanihaa" w:id="9" w:date="2026-09-25T08:48:49Z"/>
                            </w:sdtContent>
                          </w:sdt>
                        </w:ins>
                        <w:sdt>
                          <w:sdtPr>
                            <w:id w:val="-1425857703"/>
                            <w:tag w:val="goog_rdk_2896"/>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Web interface built with HTML/CSS allows users to input budgets, preferences, and images. Displays tailored AI-driven recommendations for each category.</w:delText>
                                </w:r>
                              </w:del>
                            </w:ins>
                          </w:sdtContent>
                        </w:sdt>
                        <w:ins w:author="Anonymous" w:id="203" w:date="2026-09-24T05:26:08Z">
                          <w:del w:author="Kanihaa" w:id="9" w:date="2026-09-25T08:48:49Z">
                            <w:bookmarkStart w:colFirst="0" w:colLast="0" w:name="_heading=h.1punh8v13gt1" w:id="76"/>
                            <w:bookmarkEnd w:id="76"/>
                          </w:del>
                        </w:ins>
                      </w:sdtContent>
                    </w:sdt>
                  </w:p>
                </w:sdtContent>
              </w:sdt>
            </w:tc>
          </w:tr>
        </w:sdtContent>
      </w:sdt>
      <w:sdt>
        <w:sdtPr>
          <w:id w:val="334645017"/>
          <w:tag w:val="goog_rdk_2898"/>
        </w:sdtPr>
        <w:sdtContent>
          <w:tr>
            <w:trPr>
              <w:cantSplit w:val="0"/>
              <w:trHeight w:val="1055" w:hRule="atLeast"/>
              <w:tblHeader w:val="0"/>
              <w:ins w:author="Anonymous" w:id="203" w:date="2026-09-24T05:26:08Z"/>
              <w:del w:author="Kanihaa" w:id="9" w:date="2026-09-25T08:48:49Z"/>
            </w:trPr>
            <w:tc>
              <w:tcPr/>
              <w:sdt>
                <w:sdtPr>
                  <w:id w:val="-2030956806"/>
                  <w:tag w:val="goog_rdk_2902"/>
                </w:sdtPr>
                <w:sdtContent>
                  <w:p w:rsidR="00000000" w:rsidDel="00000000" w:rsidP="00000000" w:rsidRDefault="00000000" w:rsidRPr="00000000" w14:paraId="00000227">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583912726"/>
                        <w:tag w:val="goog_rdk_2899"/>
                      </w:sdtPr>
                      <w:sdtContent>
                        <w:ins w:author="Anonymous" w:id="203" w:date="2026-09-24T05:26:08Z">
                          <w:sdt>
                            <w:sdtPr>
                              <w:id w:val="1141106286"/>
                              <w:tag w:val="goog_rdk_2900"/>
                            </w:sdtPr>
                            <w:sdtContent>
                              <w:del w:author="Kanihaa" w:id="9" w:date="2026-09-25T08:48:49Z"/>
                            </w:sdtContent>
                          </w:sdt>
                        </w:ins>
                        <w:sdt>
                          <w:sdtPr>
                            <w:id w:val="-1618751433"/>
                            <w:tag w:val="goog_rdk_2901"/>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Flask Backend</w:delText>
                                </w:r>
                              </w:del>
                            </w:ins>
                          </w:sdtContent>
                        </w:sdt>
                        <w:ins w:author="Anonymous" w:id="203" w:date="2026-09-24T05:26:08Z">
                          <w:del w:author="Kanihaa" w:id="9" w:date="2026-09-25T08:48:49Z">
                            <w:bookmarkStart w:colFirst="0" w:colLast="0" w:name="_heading=h.4wgeu7dd4qio" w:id="77"/>
                            <w:bookmarkEnd w:id="77"/>
                          </w:del>
                        </w:ins>
                      </w:sdtContent>
                    </w:sdt>
                  </w:p>
                </w:sdtContent>
              </w:sdt>
            </w:tc>
            <w:tc>
              <w:tcPr/>
              <w:sdt>
                <w:sdtPr>
                  <w:id w:val="-546264963"/>
                  <w:tag w:val="goog_rdk_2906"/>
                </w:sdtPr>
                <w:sdtContent>
                  <w:p w:rsidR="00000000" w:rsidDel="00000000" w:rsidP="00000000" w:rsidRDefault="00000000" w:rsidRPr="00000000" w14:paraId="00000228">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484452449"/>
                        <w:tag w:val="goog_rdk_2903"/>
                      </w:sdtPr>
                      <w:sdtContent>
                        <w:ins w:author="Anonymous" w:id="203" w:date="2026-09-24T05:26:08Z">
                          <w:sdt>
                            <w:sdtPr>
                              <w:id w:val="1111755404"/>
                              <w:tag w:val="goog_rdk_2904"/>
                            </w:sdtPr>
                            <w:sdtContent>
                              <w:del w:author="Kanihaa" w:id="9" w:date="2026-09-25T08:48:49Z"/>
                            </w:sdtContent>
                          </w:sdt>
                        </w:ins>
                        <w:sdt>
                          <w:sdtPr>
                            <w:id w:val="1095614745"/>
                            <w:tag w:val="goog_rdk_2905"/>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Manages user sessions, routes (/generate-home, /generate-party, /generate-jewelry), and handles communication between UI and Gemini AI.</w:delText>
                                </w:r>
                              </w:del>
                            </w:ins>
                          </w:sdtContent>
                        </w:sdt>
                        <w:ins w:author="Anonymous" w:id="203" w:date="2026-09-24T05:26:08Z">
                          <w:del w:author="Kanihaa" w:id="9" w:date="2026-09-25T08:48:49Z">
                            <w:bookmarkStart w:colFirst="0" w:colLast="0" w:name="_heading=h.xhywda2gxx3o" w:id="78"/>
                            <w:bookmarkEnd w:id="78"/>
                          </w:del>
                        </w:ins>
                      </w:sdtContent>
                    </w:sdt>
                  </w:p>
                </w:sdtContent>
              </w:sdt>
            </w:tc>
          </w:tr>
        </w:sdtContent>
      </w:sdt>
      <w:sdt>
        <w:sdtPr>
          <w:id w:val="1578675086"/>
          <w:tag w:val="goog_rdk_2907"/>
        </w:sdtPr>
        <w:sdtContent>
          <w:tr>
            <w:trPr>
              <w:cantSplit w:val="0"/>
              <w:trHeight w:val="785" w:hRule="atLeast"/>
              <w:tblHeader w:val="0"/>
              <w:ins w:author="Anonymous" w:id="203" w:date="2026-09-24T05:26:08Z"/>
              <w:del w:author="Kanihaa" w:id="9" w:date="2026-09-25T08:48:49Z"/>
            </w:trPr>
            <w:tc>
              <w:tcPr/>
              <w:sdt>
                <w:sdtPr>
                  <w:id w:val="439750958"/>
                  <w:tag w:val="goog_rdk_2911"/>
                </w:sdtPr>
                <w:sdtContent>
                  <w:p w:rsidR="00000000" w:rsidDel="00000000" w:rsidP="00000000" w:rsidRDefault="00000000" w:rsidRPr="00000000" w14:paraId="00000229">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115718988"/>
                        <w:tag w:val="goog_rdk_2908"/>
                      </w:sdtPr>
                      <w:sdtContent>
                        <w:ins w:author="Anonymous" w:id="203" w:date="2026-09-24T05:26:08Z">
                          <w:sdt>
                            <w:sdtPr>
                              <w:id w:val="522220921"/>
                              <w:tag w:val="goog_rdk_2909"/>
                            </w:sdtPr>
                            <w:sdtContent>
                              <w:del w:author="Kanihaa" w:id="9" w:date="2026-09-25T08:48:49Z"/>
                            </w:sdtContent>
                          </w:sdt>
                        </w:ins>
                        <w:sdt>
                          <w:sdtPr>
                            <w:id w:val="-985281729"/>
                            <w:tag w:val="goog_rdk_291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Gemini AI Layer </w:delText>
                                </w:r>
                              </w:del>
                            </w:ins>
                          </w:sdtContent>
                        </w:sdt>
                        <w:ins w:author="Anonymous" w:id="203" w:date="2026-09-24T05:26:08Z">
                          <w:del w:author="Kanihaa" w:id="9" w:date="2026-09-25T08:48:49Z">
                            <w:bookmarkStart w:colFirst="0" w:colLast="0" w:name="_heading=h.8e3l7839caoz" w:id="79"/>
                            <w:bookmarkEnd w:id="79"/>
                          </w:del>
                        </w:ins>
                      </w:sdtContent>
                    </w:sdt>
                  </w:p>
                </w:sdtContent>
              </w:sdt>
            </w:tc>
            <w:tc>
              <w:tcPr/>
              <w:sdt>
                <w:sdtPr>
                  <w:id w:val="421748766"/>
                  <w:tag w:val="goog_rdk_2915"/>
                </w:sdtPr>
                <w:sdtContent>
                  <w:p w:rsidR="00000000" w:rsidDel="00000000" w:rsidP="00000000" w:rsidRDefault="00000000" w:rsidRPr="00000000" w14:paraId="0000022A">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720317864"/>
                        <w:tag w:val="goog_rdk_2912"/>
                      </w:sdtPr>
                      <w:sdtContent>
                        <w:ins w:author="Anonymous" w:id="203" w:date="2026-09-24T05:26:08Z">
                          <w:sdt>
                            <w:sdtPr>
                              <w:id w:val="1088006554"/>
                              <w:tag w:val="goog_rdk_2913"/>
                            </w:sdtPr>
                            <w:sdtContent>
                              <w:del w:author="Kanihaa" w:id="9" w:date="2026-09-25T08:48:49Z"/>
                            </w:sdtContent>
                          </w:sdt>
                        </w:ins>
                        <w:sdt>
                          <w:sdtPr>
                            <w:id w:val="-33836325"/>
                            <w:tag w:val="goog_rdk_291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Processes inpuZts using Gemini 1.5 Flash Pro to:</w:delText>
                                </w:r>
                              </w:del>
                            </w:ins>
                          </w:sdtContent>
                        </w:sdt>
                        <w:ins w:author="Anonymous" w:id="203" w:date="2026-09-24T05:26:08Z">
                          <w:del w:author="Kanihaa" w:id="9" w:date="2026-09-25T08:48:49Z">
                            <w:bookmarkStart w:colFirst="0" w:colLast="0" w:name="_heading=h.u90mst8twrxj" w:id="80"/>
                            <w:bookmarkEnd w:id="80"/>
                          </w:del>
                        </w:ins>
                      </w:sdtContent>
                    </w:sdt>
                  </w:p>
                </w:sdtContent>
              </w:sdt>
            </w:tc>
          </w:tr>
        </w:sdtContent>
      </w:sdt>
    </w:tbl>
    <w:sdt>
      <w:sdtPr>
        <w:id w:val="-1832266486"/>
        <w:tag w:val="goog_rdk_2919"/>
      </w:sdtPr>
      <w:sdtContent>
        <w:p w:rsidR="00000000" w:rsidDel="00000000" w:rsidP="00000000" w:rsidRDefault="00000000" w:rsidRPr="00000000" w14:paraId="0000022B">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757641488"/>
              <w:tag w:val="goog_rdk_2916"/>
            </w:sdtPr>
            <w:sdtContent>
              <w:ins w:author="Anonymous" w:id="203" w:date="2026-09-24T05:26:08Z">
                <w:sdt>
                  <w:sdtPr>
                    <w:id w:val="-1814794305"/>
                    <w:tag w:val="goog_rdk_2917"/>
                  </w:sdtPr>
                  <w:sdtContent>
                    <w:del w:author="Kanihaa" w:id="9" w:date="2026-09-25T08:48:49Z"/>
                  </w:sdtContent>
                </w:sdt>
              </w:ins>
              <w:sdt>
                <w:sdtPr>
                  <w:id w:val="-330305566"/>
                  <w:tag w:val="goog_rdk_291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(User-frontend(user information)-backend(receive information and process)-Gemini AI(generate recommendation)-Recommendation logic-Frontend(result)-Output)</w:delText>
                      </w:r>
                    </w:del>
                  </w:ins>
                </w:sdtContent>
              </w:sdt>
              <w:ins w:author="Anonymous" w:id="203" w:date="2026-09-24T05:26:08Z">
                <w:del w:author="Kanihaa" w:id="9" w:date="2026-09-25T08:48:49Z">
                  <w:bookmarkStart w:colFirst="0" w:colLast="0" w:name="_heading=h.8f2vuklmuggc" w:id="81"/>
                  <w:bookmarkEnd w:id="81"/>
                </w:del>
              </w:ins>
            </w:sdtContent>
          </w:sdt>
        </w:p>
      </w:sdtContent>
    </w:sdt>
    <w:sdt>
      <w:sdtPr>
        <w:id w:val="-1176652875"/>
        <w:tag w:val="goog_rdk_2923"/>
      </w:sdtPr>
      <w:sdtContent>
        <w:p w:rsidR="00000000" w:rsidDel="00000000" w:rsidP="00000000" w:rsidRDefault="00000000" w:rsidRPr="00000000" w14:paraId="0000022C">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805953722"/>
              <w:tag w:val="goog_rdk_2920"/>
            </w:sdtPr>
            <w:sdtContent>
              <w:ins w:author="Anonymous" w:id="203" w:date="2026-09-24T05:26:08Z">
                <w:sdt>
                  <w:sdtPr>
                    <w:id w:val="-721546927"/>
                    <w:tag w:val="goog_rdk_2921"/>
                  </w:sdtPr>
                  <w:sdtContent>
                    <w:del w:author="Kanihaa" w:id="9" w:date="2026-09-25T08:48:49Z"/>
                  </w:sdtContent>
                </w:sdt>
              </w:ins>
              <w:sdt>
                <w:sdtPr>
                  <w:id w:val="1170006866"/>
                  <w:tag w:val="goog_rdk_2922"/>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8qtd3neaxik6" w:id="82"/>
                  <w:bookmarkEnd w:id="82"/>
                </w:del>
              </w:ins>
            </w:sdtContent>
          </w:sdt>
        </w:p>
      </w:sdtContent>
    </w:sdt>
    <w:sdt>
      <w:sdtPr>
        <w:id w:val="-106746490"/>
        <w:tag w:val="goog_rdk_2927"/>
      </w:sdtPr>
      <w:sdtContent>
        <w:p w:rsidR="00000000" w:rsidDel="00000000" w:rsidP="00000000" w:rsidRDefault="00000000" w:rsidRPr="00000000" w14:paraId="0000022D">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668506066"/>
              <w:tag w:val="goog_rdk_2924"/>
            </w:sdtPr>
            <w:sdtContent>
              <w:ins w:author="Anonymous" w:id="203" w:date="2026-09-24T05:26:08Z">
                <w:sdt>
                  <w:sdtPr>
                    <w:id w:val="-2128478036"/>
                    <w:tag w:val="goog_rdk_2925"/>
                  </w:sdtPr>
                  <w:sdtContent>
                    <w:del w:author="Kanihaa" w:id="9" w:date="2026-09-25T08:48:49Z"/>
                  </w:sdtContent>
                </w:sdt>
              </w:ins>
              <w:sdt>
                <w:sdtPr>
                  <w:id w:val="-645579671"/>
                  <w:tag w:val="goog_rdk_2926"/>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del>
                  </w:ins>
                </w:sdtContent>
              </w:sdt>
              <w:ins w:author="Anonymous" w:id="203" w:date="2026-09-24T05:26:08Z">
                <w:del w:author="Kanihaa" w:id="9" w:date="2026-09-25T08:48:49Z">
                  <w:bookmarkStart w:colFirst="0" w:colLast="0" w:name="_heading=h.enj4mtox3v7x" w:id="83"/>
                  <w:bookmarkEnd w:id="83"/>
                </w:del>
              </w:ins>
            </w:sdtContent>
          </w:sdt>
        </w:p>
      </w:sdtContent>
    </w:sdt>
    <w:sdt>
      <w:sdtPr>
        <w:id w:val="-431228992"/>
        <w:tag w:val="goog_rdk_2932"/>
      </w:sdtPr>
      <w:sdtContent>
        <w:p w:rsidR="00000000" w:rsidDel="00000000" w:rsidP="00000000" w:rsidRDefault="00000000" w:rsidRPr="00000000" w14:paraId="0000022E">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469853825"/>
              <w:tag w:val="goog_rdk_2928"/>
            </w:sdtPr>
            <w:sdtContent>
              <w:ins w:author="Anonymous" w:id="203" w:date="2026-09-24T05:26:08Z">
                <w:sdt>
                  <w:sdtPr>
                    <w:id w:val="-303351935"/>
                    <w:tag w:val="goog_rdk_2929"/>
                  </w:sdtPr>
                  <w:sdtContent>
                    <w:del w:author="Kanihaa" w:id="9" w:date="2026-09-25T08:48:49Z"/>
                  </w:sdtContent>
                </w:sdt>
              </w:ins>
              <w:sdt>
                <w:sdtPr>
                  <w:id w:val="-1031798607"/>
                  <w:tag w:val="goog_rdk_293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w:delText>
                      </w:r>
                    </w:del>
                  </w:ins>
                </w:sdtContent>
              </w:sdt>
              <w:ins w:author="Anonymous" w:id="203" w:date="2026-09-24T05:26:08Z">
                <w:del w:author="Kanihaa" w:id="9" w:date="2026-09-25T08:48:49Z">
                  <w:bookmarkStart w:colFirst="0" w:colLast="0" w:name="_heading=h.6oj0wjpk7ogt" w:id="84"/>
                  <w:bookmarkEnd w:id="84"/>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1498600"/>
                        <wp:effectExtent b="0" l="0" r="0" t="0"/>
                        <wp:docPr id="19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213475" cy="1498600"/>
                                </a:xfrm>
                                <a:prstGeom prst="rect"/>
                                <a:ln/>
                              </pic:spPr>
                            </pic:pic>
                          </a:graphicData>
                        </a:graphic>
                      </wp:inline>
                    </w:drawing>
                  </w:r>
                  <w:sdt>
                    <w:sdtPr>
                      <w:id w:val="-1048812676"/>
                      <w:tag w:val="goog_rdk_2931"/>
                    </w:sdtPr>
                    <w:sdtContent>
                      <w:r w:rsidDel="00000000" w:rsidR="00000000" w:rsidRPr="00000000">
                        <w:rPr>
                          <w:rtl w:val="0"/>
                        </w:rPr>
                      </w:r>
                    </w:sdtContent>
                  </w:sdt>
                </w:del>
              </w:ins>
            </w:sdtContent>
          </w:sdt>
        </w:p>
      </w:sdtContent>
    </w:sdt>
    <w:sdt>
      <w:sdtPr>
        <w:id w:val="1712196357"/>
        <w:tag w:val="goog_rdk_2937"/>
      </w:sdtPr>
      <w:sdtContent>
        <w:p w:rsidR="00000000" w:rsidDel="00000000" w:rsidP="00000000" w:rsidRDefault="00000000" w:rsidRPr="00000000" w14:paraId="0000022F">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823287740"/>
              <w:tag w:val="goog_rdk_2933"/>
            </w:sdtPr>
            <w:sdtContent>
              <w:ins w:author="Anonymous" w:id="203" w:date="2026-09-24T05:26:08Z">
                <w:sdt>
                  <w:sdtPr>
                    <w:id w:val="246432386"/>
                    <w:tag w:val="goog_rdk_2934"/>
                  </w:sdtPr>
                  <w:sdtContent>
                    <w:del w:author="Kanihaa" w:id="9" w:date="2026-09-25T08:48:49Z"/>
                  </w:sdtContent>
                </w:sdt>
              </w:ins>
              <w:sdt>
                <w:sdtPr>
                  <w:id w:val="356041473"/>
                  <w:tag w:val="goog_rdk_2935"/>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Pre-requisites</w:delText>
                      </w:r>
                    </w:del>
                  </w:ins>
                </w:sdtContent>
              </w:sdt>
              <w:ins w:author="Anonymous" w:id="203" w:date="2026-09-24T05:26:08Z">
                <w:del w:author="Kanihaa" w:id="9" w:date="2026-09-25T08:48:49Z">
                  <w:bookmarkStart w:colFirst="0" w:colLast="0" w:name="_heading=h.9yvfr03tr33e" w:id="85"/>
                  <w:bookmarkEnd w:id="85"/>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304800" cy="304800"/>
                        <wp:effectExtent b="0" l="0" r="0" t="0"/>
                        <wp:docPr descr="Pradeep" id="147" name="image2.png"/>
                        <a:graphic>
                          <a:graphicData uri="http://schemas.openxmlformats.org/drawingml/2006/picture">
                            <pic:pic>
                              <pic:nvPicPr>
                                <pic:cNvPr descr="Pradeep" id="0" name="image2.png"/>
                                <pic:cNvPicPr preferRelativeResize="0"/>
                              </pic:nvPicPr>
                              <pic:blipFill>
                                <a:blip r:embed="rId11"/>
                                <a:srcRect b="0" l="0" r="0" t="0"/>
                                <a:stretch>
                                  <a:fillRect/>
                                </a:stretch>
                              </pic:blipFill>
                              <pic:spPr>
                                <a:xfrm>
                                  <a:off x="0" y="0"/>
                                  <a:ext cx="304800" cy="304800"/>
                                </a:xfrm>
                                <a:prstGeom prst="rect"/>
                                <a:ln/>
                              </pic:spPr>
                            </pic:pic>
                          </a:graphicData>
                        </a:graphic>
                      </wp:inline>
                    </w:drawing>
                  </w:r>
                  <w:sdt>
                    <w:sdtPr>
                      <w:id w:val="-1754899729"/>
                      <w:tag w:val="goog_rdk_2936"/>
                    </w:sdtPr>
                    <w:sdtContent>
                      <w:r w:rsidDel="00000000" w:rsidR="00000000" w:rsidRPr="00000000">
                        <w:rPr>
                          <w:rtl w:val="0"/>
                        </w:rPr>
                      </w:r>
                    </w:sdtContent>
                  </w:sdt>
                </w:del>
              </w:ins>
            </w:sdtContent>
          </w:sdt>
        </w:p>
      </w:sdtContent>
    </w:sdt>
    <w:sdt>
      <w:sdtPr>
        <w:id w:val="-311359093"/>
        <w:tag w:val="goog_rdk_2943"/>
      </w:sdtPr>
      <w:sdtContent>
        <w:p w:rsidR="00000000" w:rsidDel="00000000" w:rsidP="00000000" w:rsidRDefault="00000000" w:rsidRPr="00000000" w14:paraId="00000230">
          <w:pPr>
            <w:pStyle w:val="Heading1"/>
            <w:numPr>
              <w:ilvl w:val="0"/>
              <w:numId w:val="1"/>
            </w:numPr>
            <w:spacing w:before="280" w:line="240" w:lineRule="auto"/>
            <w:ind w:left="720" w:hanging="360"/>
            <w:rPr>
              <w:ins w:author="Anonymous" w:id="203" w:date="2026-09-24T05:26:08Z"/>
              <w:del w:author="Kanihaa" w:id="9" w:date="2026-09-25T08:48:49Z"/>
              <w:rFonts w:ascii="Calibri" w:cs="Calibri" w:eastAsia="Calibri" w:hAnsi="Calibri"/>
              <w:strike w:val="1"/>
              <w:highlight w:val="black"/>
              <w:rPrChange w:author="Naran" w:id="142" w:date="2026-09-22T15:47:25Z">
                <w:rPr>
                  <w:rFonts w:ascii="Calibri" w:cs="Calibri" w:eastAsia="Calibri" w:hAnsi="Calibri"/>
                  <w:strike w:val="1"/>
                  <w:highlight w:val="black"/>
                </w:rPr>
              </w:rPrChange>
            </w:rPr>
            <w:pPrChange w:author="Naran" w:id="0" w:date="2026-09-22T15:47:25Z">
              <w:pPr>
                <w:pStyle w:val="Heading1"/>
                <w:numPr>
                  <w:ilvl w:val="0"/>
                  <w:numId w:val="16"/>
                </w:numPr>
                <w:spacing w:before="280" w:line="240" w:lineRule="auto"/>
                <w:ind w:left="720" w:hanging="360"/>
              </w:pPr>
            </w:pPrChange>
          </w:pPr>
          <w:sdt>
            <w:sdtPr>
              <w:id w:val="-1722846210"/>
              <w:tag w:val="goog_rdk_2938"/>
            </w:sdtPr>
            <w:sdtContent>
              <w:ins w:author="Anonymous" w:id="203" w:date="2026-09-24T05:26:08Z">
                <w:sdt>
                  <w:sdtPr>
                    <w:id w:val="-724422223"/>
                    <w:tag w:val="goog_rdk_2939"/>
                  </w:sdtPr>
                  <w:sdtContent>
                    <w:del w:author="Kanihaa" w:id="9" w:date="2026-09-25T08:48:49Z"/>
                  </w:sdtContent>
                </w:sdt>
              </w:ins>
              <w:sdt>
                <w:sdtPr>
                  <w:id w:val="207416424"/>
                  <w:tag w:val="goog_rdk_294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IBM Cloud Account Setup: </w:delText>
                      </w:r>
                    </w:del>
                  </w:ins>
                </w:sdtContent>
              </w:sdt>
              <w:ins w:author="Anonymous" w:id="203" w:date="2026-09-24T05:26:08Z">
                <w:del w:author="Kanihaa" w:id="9" w:date="2026-09-25T08:48:49Z">
                  <w:bookmarkStart w:colFirst="0" w:colLast="0" w:name="_heading=h.i5537y9uewns" w:id="86"/>
                  <w:bookmarkEnd w:id="86"/>
                  <w:r w:rsidDel="00000000" w:rsidR="00000000" w:rsidRPr="00000000">
                    <w:fldChar w:fldCharType="begin"/>
                  </w:r>
                  <w:r w:rsidDel="00000000" w:rsidR="00000000" w:rsidRPr="00000000">
                    <w:delInstrText xml:space="preserve">HYPERLINK "https://cloud.ibm.com/"</w:delInstrText>
                  </w:r>
                  <w:r w:rsidDel="00000000" w:rsidR="00000000" w:rsidRPr="00000000">
                    <w:fldChar w:fldCharType="separate"/>
                  </w:r>
                  <w:sdt>
                    <w:sdtPr>
                      <w:id w:val="819401535"/>
                      <w:tag w:val="goog_rdk_294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trike w:val="1"/>
                              <w:u w:val="single"/>
                            </w:rPr>
                          </w:rPrChange>
                        </w:rPr>
                        <w:delText xml:space="preserve">IBM Cloud Console</w:delText>
                      </w:r>
                    </w:sdtContent>
                  </w:sdt>
                  <w:r w:rsidDel="00000000" w:rsidR="00000000" w:rsidRPr="00000000">
                    <w:fldChar w:fldCharType="end"/>
                  </w:r>
                  <w:sdt>
                    <w:sdtPr>
                      <w:id w:val="1381941020"/>
                      <w:tag w:val="goog_rdk_2942"/>
                    </w:sdtPr>
                    <w:sdtContent>
                      <w:r w:rsidDel="00000000" w:rsidR="00000000" w:rsidRPr="00000000">
                        <w:rPr>
                          <w:rtl w:val="0"/>
                        </w:rPr>
                      </w:r>
                    </w:sdtContent>
                  </w:sdt>
                </w:del>
              </w:ins>
            </w:sdtContent>
          </w:sdt>
        </w:p>
      </w:sdtContent>
    </w:sdt>
    <w:sdt>
      <w:sdtPr>
        <w:id w:val="818517552"/>
        <w:tag w:val="goog_rdk_2947"/>
      </w:sdtPr>
      <w:sdtContent>
        <w:p w:rsidR="00000000" w:rsidDel="00000000" w:rsidP="00000000" w:rsidRDefault="00000000" w:rsidRPr="00000000" w14:paraId="00000231">
          <w:pPr>
            <w:pStyle w:val="Heading1"/>
            <w:numPr>
              <w:ilvl w:val="0"/>
              <w:numId w:val="1"/>
            </w:numPr>
            <w:spacing w:line="240" w:lineRule="auto"/>
            <w:ind w:left="720" w:hanging="360"/>
            <w:rPr>
              <w:ins w:author="Anonymous" w:id="203" w:date="2026-09-24T05:26:08Z"/>
              <w:del w:author="Kanihaa" w:id="9" w:date="2026-09-25T08:48:49Z"/>
              <w:rFonts w:ascii="Calibri" w:cs="Calibri" w:eastAsia="Calibri" w:hAnsi="Calibri"/>
              <w:strike w:val="1"/>
              <w:highlight w:val="black"/>
              <w:rPrChange w:author="Naran" w:id="142" w:date="2026-09-22T15:47:25Z">
                <w:rPr>
                  <w:rFonts w:ascii="Calibri" w:cs="Calibri" w:eastAsia="Calibri" w:hAnsi="Calibri"/>
                  <w:strike w:val="1"/>
                  <w:highlight w:val="black"/>
                </w:rPr>
              </w:rPrChange>
            </w:rPr>
            <w:pPrChange w:author="Naran" w:id="0" w:date="2026-09-22T15:47:25Z">
              <w:pPr>
                <w:pStyle w:val="Heading1"/>
                <w:numPr>
                  <w:ilvl w:val="0"/>
                  <w:numId w:val="16"/>
                </w:numPr>
                <w:spacing w:line="240" w:lineRule="auto"/>
                <w:ind w:left="720" w:hanging="360"/>
              </w:pPr>
            </w:pPrChange>
          </w:pPr>
          <w:sdt>
            <w:sdtPr>
              <w:id w:val="-455604259"/>
              <w:tag w:val="goog_rdk_2944"/>
            </w:sdtPr>
            <w:sdtContent>
              <w:ins w:author="Anonymous" w:id="203" w:date="2026-09-24T05:26:08Z">
                <w:sdt>
                  <w:sdtPr>
                    <w:id w:val="-1607082178"/>
                    <w:tag w:val="goog_rdk_2945"/>
                  </w:sdtPr>
                  <w:sdtContent>
                    <w:del w:author="Kanihaa" w:id="9" w:date="2026-09-25T08:48:49Z"/>
                  </w:sdtContent>
                </w:sdt>
              </w:ins>
              <w:sdt>
                <w:sdtPr>
                  <w:id w:val="-793123181"/>
                  <w:tag w:val="goog_rdk_2946"/>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Watsonx Access and Configuration: Watsonx Overview</w:delText>
                      </w:r>
                    </w:del>
                  </w:ins>
                </w:sdtContent>
              </w:sdt>
              <w:ins w:author="Anonymous" w:id="203" w:date="2026-09-24T05:26:08Z">
                <w:del w:author="Kanihaa" w:id="9" w:date="2026-09-25T08:48:49Z">
                  <w:bookmarkStart w:colFirst="0" w:colLast="0" w:name="_heading=h.w89l7f4n24gk" w:id="87"/>
                  <w:bookmarkEnd w:id="87"/>
                </w:del>
              </w:ins>
            </w:sdtContent>
          </w:sdt>
        </w:p>
      </w:sdtContent>
    </w:sdt>
    <w:sdt>
      <w:sdtPr>
        <w:id w:val="256051619"/>
        <w:tag w:val="goog_rdk_2951"/>
      </w:sdtPr>
      <w:sdtContent>
        <w:p w:rsidR="00000000" w:rsidDel="00000000" w:rsidP="00000000" w:rsidRDefault="00000000" w:rsidRPr="00000000" w14:paraId="00000232">
          <w:pPr>
            <w:pStyle w:val="Heading1"/>
            <w:numPr>
              <w:ilvl w:val="0"/>
              <w:numId w:val="1"/>
            </w:numPr>
            <w:spacing w:line="240" w:lineRule="auto"/>
            <w:ind w:left="720" w:hanging="360"/>
            <w:rPr>
              <w:ins w:author="Anonymous" w:id="203" w:date="2026-09-24T05:26:08Z"/>
              <w:del w:author="Kanihaa" w:id="9" w:date="2026-09-25T08:48:49Z"/>
              <w:rFonts w:ascii="Cambria" w:cs="Cambria" w:eastAsia="Cambria" w:hAnsi="Cambria"/>
              <w:strike w:val="1"/>
              <w:color w:val="2e75b5"/>
              <w:sz w:val="24"/>
              <w:szCs w:val="24"/>
              <w:rPrChange w:author="Naran" w:id="142" w:date="2026-09-22T15:47:25Z">
                <w:rPr>
                  <w:rFonts w:ascii="Cambria" w:cs="Cambria" w:eastAsia="Cambria" w:hAnsi="Cambria"/>
                  <w:strike w:val="1"/>
                  <w:color w:val="2e75b5"/>
                  <w:sz w:val="24"/>
                  <w:szCs w:val="24"/>
                </w:rPr>
              </w:rPrChange>
            </w:rPr>
            <w:pPrChange w:author="Naran" w:id="0" w:date="2026-09-22T15:47:25Z">
              <w:pPr>
                <w:pStyle w:val="Heading1"/>
                <w:numPr>
                  <w:ilvl w:val="0"/>
                  <w:numId w:val="16"/>
                </w:numPr>
                <w:spacing w:line="240" w:lineRule="auto"/>
                <w:ind w:left="720" w:hanging="360"/>
              </w:pPr>
            </w:pPrChange>
          </w:pPr>
          <w:sdt>
            <w:sdtPr>
              <w:id w:val="418298311"/>
              <w:tag w:val="goog_rdk_2948"/>
            </w:sdtPr>
            <w:sdtContent>
              <w:ins w:author="Anonymous" w:id="203" w:date="2026-09-24T05:26:08Z">
                <w:sdt>
                  <w:sdtPr>
                    <w:id w:val="-2057428284"/>
                    <w:tag w:val="goog_rdk_2949"/>
                  </w:sdtPr>
                  <w:sdtContent>
                    <w:del w:author="Kanihaa" w:id="9" w:date="2026-09-25T08:48:49Z"/>
                  </w:sdtContent>
                </w:sdt>
              </w:ins>
              <w:sdt>
                <w:sdtPr>
                  <w:id w:val="1881356763"/>
                  <w:tag w:val="goog_rdk_2950"/>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xij4p9o505sy" w:id="88"/>
                  <w:bookmarkEnd w:id="88"/>
                </w:del>
              </w:ins>
            </w:sdtContent>
          </w:sdt>
        </w:p>
      </w:sdtContent>
    </w:sdt>
    <w:sdt>
      <w:sdtPr>
        <w:id w:val="-1666634295"/>
        <w:tag w:val="goog_rdk_2957"/>
      </w:sdtPr>
      <w:sdtContent>
        <w:p w:rsidR="00000000" w:rsidDel="00000000" w:rsidP="00000000" w:rsidRDefault="00000000" w:rsidRPr="00000000" w14:paraId="00000233">
          <w:pPr>
            <w:pStyle w:val="Heading1"/>
            <w:numPr>
              <w:ilvl w:val="0"/>
              <w:numId w:val="1"/>
            </w:numPr>
            <w:spacing w:line="240" w:lineRule="auto"/>
            <w:ind w:left="720" w:hanging="360"/>
            <w:rPr>
              <w:ins w:author="Anonymous" w:id="203" w:date="2026-09-24T05:26:08Z"/>
              <w:del w:author="Kanihaa" w:id="9" w:date="2026-09-25T08:48:49Z"/>
              <w:rFonts w:ascii="Calibri" w:cs="Calibri" w:eastAsia="Calibri" w:hAnsi="Calibri"/>
              <w:strike w:val="1"/>
              <w:highlight w:val="black"/>
              <w:rPrChange w:author="Naran" w:id="142" w:date="2026-09-22T15:47:25Z">
                <w:rPr>
                  <w:rFonts w:ascii="Calibri" w:cs="Calibri" w:eastAsia="Calibri" w:hAnsi="Calibri"/>
                  <w:strike w:val="1"/>
                  <w:highlight w:val="black"/>
                </w:rPr>
              </w:rPrChange>
            </w:rPr>
            <w:pPrChange w:author="Naran" w:id="0" w:date="2026-09-22T15:47:25Z">
              <w:pPr>
                <w:pStyle w:val="Heading1"/>
                <w:numPr>
                  <w:ilvl w:val="0"/>
                  <w:numId w:val="16"/>
                </w:numPr>
                <w:spacing w:line="240" w:lineRule="auto"/>
                <w:ind w:left="720" w:hanging="360"/>
              </w:pPr>
            </w:pPrChange>
          </w:pPr>
          <w:sdt>
            <w:sdtPr>
              <w:id w:val="-413221439"/>
              <w:tag w:val="goog_rdk_2952"/>
            </w:sdtPr>
            <w:sdtContent>
              <w:ins w:author="Anonymous" w:id="203" w:date="2026-09-24T05:26:08Z">
                <w:sdt>
                  <w:sdtPr>
                    <w:id w:val="-3535434"/>
                    <w:tag w:val="goog_rdk_2953"/>
                  </w:sdtPr>
                  <w:sdtContent>
                    <w:del w:author="Kanihaa" w:id="9" w:date="2026-09-25T08:48:49Z"/>
                  </w:sdtContent>
                </w:sdt>
              </w:ins>
              <w:sdt>
                <w:sdtPr>
                  <w:id w:val="-999956730"/>
                  <w:tag w:val="goog_rdk_295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Python Basics: </w:delText>
                      </w:r>
                    </w:del>
                  </w:ins>
                </w:sdtContent>
              </w:sdt>
              <w:ins w:author="Anonymous" w:id="203" w:date="2026-09-24T05:26:08Z">
                <w:del w:author="Kanihaa" w:id="9" w:date="2026-09-25T08:48:49Z">
                  <w:bookmarkStart w:colFirst="0" w:colLast="0" w:name="_heading=h.bu7uv47qr9ms" w:id="89"/>
                  <w:bookmarkEnd w:id="89"/>
                  <w:r w:rsidDel="00000000" w:rsidR="00000000" w:rsidRPr="00000000">
                    <w:fldChar w:fldCharType="begin"/>
                  </w:r>
                  <w:r w:rsidDel="00000000" w:rsidR="00000000" w:rsidRPr="00000000">
                    <w:delInstrText xml:space="preserve">HYPERLINK "https://www.python.org/"</w:delInstrText>
                  </w:r>
                  <w:r w:rsidDel="00000000" w:rsidR="00000000" w:rsidRPr="00000000">
                    <w:fldChar w:fldCharType="separate"/>
                  </w:r>
                  <w:sdt>
                    <w:sdtPr>
                      <w:id w:val="1610271671"/>
                      <w:tag w:val="goog_rdk_295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trike w:val="1"/>
                              <w:u w:val="single"/>
                            </w:rPr>
                          </w:rPrChange>
                        </w:rPr>
                        <w:delText xml:space="preserve">Python.org</w:delText>
                      </w:r>
                    </w:sdtContent>
                  </w:sdt>
                  <w:r w:rsidDel="00000000" w:rsidR="00000000" w:rsidRPr="00000000">
                    <w:fldChar w:fldCharType="end"/>
                  </w:r>
                  <w:sdt>
                    <w:sdtPr>
                      <w:id w:val="-285154870"/>
                      <w:tag w:val="goog_rdk_2956"/>
                    </w:sdtPr>
                    <w:sdtContent>
                      <w:r w:rsidDel="00000000" w:rsidR="00000000" w:rsidRPr="00000000">
                        <w:rPr>
                          <w:rtl w:val="0"/>
                        </w:rPr>
                      </w:r>
                    </w:sdtContent>
                  </w:sdt>
                </w:del>
              </w:ins>
            </w:sdtContent>
          </w:sdt>
        </w:p>
      </w:sdtContent>
    </w:sdt>
    <w:sdt>
      <w:sdtPr>
        <w:id w:val="1213720618"/>
        <w:tag w:val="goog_rdk_2961"/>
      </w:sdtPr>
      <w:sdtContent>
        <w:p w:rsidR="00000000" w:rsidDel="00000000" w:rsidP="00000000" w:rsidRDefault="00000000" w:rsidRPr="00000000" w14:paraId="00000234">
          <w:pPr>
            <w:pStyle w:val="Heading1"/>
            <w:numPr>
              <w:ilvl w:val="0"/>
              <w:numId w:val="1"/>
            </w:numPr>
            <w:spacing w:after="280" w:line="240" w:lineRule="auto"/>
            <w:ind w:left="720" w:hanging="360"/>
            <w:rPr>
              <w:ins w:author="Anonymous" w:id="203" w:date="2026-09-24T05:26:08Z"/>
              <w:del w:author="Kanihaa" w:id="9" w:date="2026-09-25T08:48:49Z"/>
              <w:rFonts w:ascii="Calibri" w:cs="Calibri" w:eastAsia="Calibri" w:hAnsi="Calibri"/>
              <w:strike w:val="1"/>
              <w:highlight w:val="black"/>
              <w:rPrChange w:author="Naran" w:id="142" w:date="2026-09-22T15:47:25Z">
                <w:rPr>
                  <w:rFonts w:ascii="Calibri" w:cs="Calibri" w:eastAsia="Calibri" w:hAnsi="Calibri"/>
                  <w:strike w:val="1"/>
                  <w:highlight w:val="black"/>
                </w:rPr>
              </w:rPrChange>
            </w:rPr>
            <w:pPrChange w:author="Naran" w:id="0" w:date="2026-09-22T15:47:25Z">
              <w:pPr>
                <w:pStyle w:val="Heading1"/>
                <w:numPr>
                  <w:ilvl w:val="0"/>
                  <w:numId w:val="16"/>
                </w:numPr>
                <w:spacing w:after="280" w:line="240" w:lineRule="auto"/>
                <w:ind w:left="720" w:hanging="360"/>
              </w:pPr>
            </w:pPrChange>
          </w:pPr>
          <w:sdt>
            <w:sdtPr>
              <w:id w:val="-1499481167"/>
              <w:tag w:val="goog_rdk_2958"/>
            </w:sdtPr>
            <w:sdtContent>
              <w:ins w:author="Anonymous" w:id="203" w:date="2026-09-24T05:26:08Z">
                <w:sdt>
                  <w:sdtPr>
                    <w:id w:val="-1512675086"/>
                    <w:tag w:val="goog_rdk_2959"/>
                  </w:sdtPr>
                  <w:sdtContent>
                    <w:del w:author="Kanihaa" w:id="9" w:date="2026-09-25T08:48:49Z"/>
                  </w:sdtContent>
                </w:sdt>
              </w:ins>
              <w:sdt>
                <w:sdtPr>
                  <w:id w:val="1312643462"/>
                  <w:tag w:val="goog_rdk_296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FastAPI Framework: FastAPI Docs </w:delText>
                      </w:r>
                    </w:del>
                  </w:ins>
                </w:sdtContent>
              </w:sdt>
              <w:ins w:author="Anonymous" w:id="203" w:date="2026-09-24T05:26:08Z">
                <w:del w:author="Kanihaa" w:id="9" w:date="2026-09-25T08:48:49Z">
                  <w:bookmarkStart w:colFirst="0" w:colLast="0" w:name="_heading=h.37430sxv0v2y" w:id="90"/>
                  <w:bookmarkEnd w:id="90"/>
                </w:del>
              </w:ins>
            </w:sdtContent>
          </w:sdt>
        </w:p>
      </w:sdtContent>
    </w:sdt>
    <w:sdt>
      <w:sdtPr>
        <w:id w:val="-510911250"/>
        <w:tag w:val="goog_rdk_2965"/>
      </w:sdtPr>
      <w:sdtContent>
        <w:p w:rsidR="00000000" w:rsidDel="00000000" w:rsidP="00000000" w:rsidRDefault="00000000" w:rsidRPr="00000000" w14:paraId="00000235">
          <w:pPr>
            <w:pStyle w:val="Heading1"/>
            <w:spacing w:after="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953340246"/>
              <w:tag w:val="goog_rdk_2962"/>
            </w:sdtPr>
            <w:sdtContent>
              <w:ins w:author="Anonymous" w:id="203" w:date="2026-09-24T05:26:08Z">
                <w:sdt>
                  <w:sdtPr>
                    <w:id w:val="-1445088520"/>
                    <w:tag w:val="goog_rdk_2963"/>
                  </w:sdtPr>
                  <w:sdtContent>
                    <w:del w:author="Kanihaa" w:id="9" w:date="2026-09-25T08:48:49Z"/>
                  </w:sdtContent>
                </w:sdt>
              </w:ins>
              <w:sdt>
                <w:sdtPr>
                  <w:id w:val="437463498"/>
                  <w:tag w:val="goog_rdk_296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(What are the things needed for the project)</w:delText>
                      </w:r>
                    </w:del>
                  </w:ins>
                </w:sdtContent>
              </w:sdt>
              <w:ins w:author="Anonymous" w:id="203" w:date="2026-09-24T05:26:08Z">
                <w:del w:author="Kanihaa" w:id="9" w:date="2026-09-25T08:48:49Z">
                  <w:bookmarkStart w:colFirst="0" w:colLast="0" w:name="_heading=h.dxv9noc4okok" w:id="91"/>
                  <w:bookmarkEnd w:id="91"/>
                </w:del>
              </w:ins>
            </w:sdtContent>
          </w:sdt>
        </w:p>
      </w:sdtContent>
    </w:sdt>
    <w:sdt>
      <w:sdtPr>
        <w:id w:val="-621578607"/>
        <w:tag w:val="goog_rdk_2969"/>
      </w:sdtPr>
      <w:sdtContent>
        <w:p w:rsidR="00000000" w:rsidDel="00000000" w:rsidP="00000000" w:rsidRDefault="00000000" w:rsidRPr="00000000" w14:paraId="00000236">
          <w:pPr>
            <w:pStyle w:val="Heading1"/>
            <w:spacing w:after="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372887210"/>
              <w:tag w:val="goog_rdk_2966"/>
            </w:sdtPr>
            <w:sdtContent>
              <w:ins w:author="Anonymous" w:id="203" w:date="2026-09-24T05:26:08Z">
                <w:sdt>
                  <w:sdtPr>
                    <w:id w:val="-298106835"/>
                    <w:tag w:val="goog_rdk_2967"/>
                  </w:sdtPr>
                  <w:sdtContent>
                    <w:del w:author="Kanihaa" w:id="9" w:date="2026-09-25T08:48:49Z"/>
                  </w:sdtContent>
                </w:sdt>
              </w:ins>
              <w:sdt>
                <w:sdtPr>
                  <w:id w:val="-1371491158"/>
                  <w:tag w:val="goog_rdk_296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Project Workflow(setup AI connection)</w:delText>
                      </w:r>
                    </w:del>
                  </w:ins>
                </w:sdtContent>
              </w:sdt>
              <w:ins w:author="Anonymous" w:id="203" w:date="2026-09-24T05:26:08Z">
                <w:del w:author="Kanihaa" w:id="9" w:date="2026-09-25T08:48:49Z">
                  <w:bookmarkStart w:colFirst="0" w:colLast="0" w:name="_heading=h.1h1bb540yu69" w:id="92"/>
                  <w:bookmarkEnd w:id="92"/>
                </w:del>
              </w:ins>
            </w:sdtContent>
          </w:sdt>
        </w:p>
      </w:sdtContent>
    </w:sdt>
    <w:sdt>
      <w:sdtPr>
        <w:id w:val="1514478"/>
        <w:tag w:val="goog_rdk_2973"/>
      </w:sdtPr>
      <w:sdtContent>
        <w:p w:rsidR="00000000" w:rsidDel="00000000" w:rsidP="00000000" w:rsidRDefault="00000000" w:rsidRPr="00000000" w14:paraId="00000237">
          <w:pPr>
            <w:pStyle w:val="Heading1"/>
            <w:spacing w:after="280" w:before="280" w:lineRule="auto"/>
            <w:ind w:left="720" w:hanging="36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785677231"/>
              <w:tag w:val="goog_rdk_2970"/>
            </w:sdtPr>
            <w:sdtContent>
              <w:ins w:author="Anonymous" w:id="203" w:date="2026-09-24T05:26:08Z">
                <w:sdt>
                  <w:sdtPr>
                    <w:id w:val="-471720982"/>
                    <w:tag w:val="goog_rdk_2971"/>
                  </w:sdtPr>
                  <w:sdtContent>
                    <w:del w:author="Kanihaa" w:id="9" w:date="2026-09-25T08:48:49Z"/>
                  </w:sdtContent>
                </w:sdt>
              </w:ins>
              <w:sdt>
                <w:sdtPr>
                  <w:id w:val="646240867"/>
                  <w:tag w:val="goog_rdk_297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1. Gemini AI Setup &amp; Initialization</w:delText>
                      </w:r>
                    </w:del>
                  </w:ins>
                </w:sdtContent>
              </w:sdt>
              <w:ins w:author="Anonymous" w:id="203" w:date="2026-09-24T05:26:08Z">
                <w:del w:author="Kanihaa" w:id="9" w:date="2026-09-25T08:48:49Z">
                  <w:bookmarkStart w:colFirst="0" w:colLast="0" w:name="_heading=h.phvmhskibdth" w:id="93"/>
                  <w:bookmarkEnd w:id="93"/>
                </w:del>
              </w:ins>
            </w:sdtContent>
          </w:sdt>
        </w:p>
      </w:sdtContent>
    </w:sdt>
    <w:sdt>
      <w:sdtPr>
        <w:id w:val="-2100574748"/>
        <w:tag w:val="goog_rdk_2977"/>
      </w:sdtPr>
      <w:sdtContent>
        <w:p w:rsidR="00000000" w:rsidDel="00000000" w:rsidP="00000000" w:rsidRDefault="00000000" w:rsidRPr="00000000" w14:paraId="00000238">
          <w:pPr>
            <w:pStyle w:val="Heading1"/>
            <w:numPr>
              <w:ilvl w:val="0"/>
              <w:numId w:val="25"/>
            </w:numPr>
            <w:spacing w:before="24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286276551"/>
              <w:tag w:val="goog_rdk_2974"/>
            </w:sdtPr>
            <w:sdtContent>
              <w:ins w:author="Anonymous" w:id="203" w:date="2026-09-24T05:26:08Z">
                <w:sdt>
                  <w:sdtPr>
                    <w:id w:val="353096556"/>
                    <w:tag w:val="goog_rdk_2975"/>
                  </w:sdtPr>
                  <w:sdtContent>
                    <w:del w:author="Kanihaa" w:id="9" w:date="2026-09-25T08:48:49Z"/>
                  </w:sdtContent>
                </w:sdt>
              </w:ins>
              <w:sdt>
                <w:sdtPr>
                  <w:id w:val="1398109019"/>
                  <w:tag w:val="goog_rdk_2976"/>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1.1: Set up Google Cloud access (or platform) with Gemini 1.5 Flash Pro API access.</w:delText>
                        <w:br w:type="textWrapping"/>
                      </w:r>
                    </w:del>
                  </w:ins>
                </w:sdtContent>
              </w:sdt>
              <w:ins w:author="Anonymous" w:id="203" w:date="2026-09-24T05:26:08Z">
                <w:del w:author="Kanihaa" w:id="9" w:date="2026-09-25T08:48:49Z">
                  <w:bookmarkStart w:colFirst="0" w:colLast="0" w:name="_heading=h.ph63l7ylhnmh" w:id="94"/>
                  <w:bookmarkEnd w:id="94"/>
                </w:del>
              </w:ins>
            </w:sdtContent>
          </w:sdt>
        </w:p>
      </w:sdtContent>
    </w:sdt>
    <w:sdt>
      <w:sdtPr>
        <w:id w:val="1082421423"/>
        <w:tag w:val="goog_rdk_2981"/>
      </w:sdtPr>
      <w:sdtContent>
        <w:p w:rsidR="00000000" w:rsidDel="00000000" w:rsidP="00000000" w:rsidRDefault="00000000" w:rsidRPr="00000000" w14:paraId="00000239">
          <w:pPr>
            <w:pStyle w:val="Heading1"/>
            <w:numPr>
              <w:ilvl w:val="0"/>
              <w:numId w:val="25"/>
            </w:numPr>
            <w:spacing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20290790"/>
              <w:tag w:val="goog_rdk_2978"/>
            </w:sdtPr>
            <w:sdtContent>
              <w:ins w:author="Anonymous" w:id="203" w:date="2026-09-24T05:26:08Z">
                <w:sdt>
                  <w:sdtPr>
                    <w:id w:val="-1340098542"/>
                    <w:tag w:val="goog_rdk_2979"/>
                  </w:sdtPr>
                  <w:sdtContent>
                    <w:del w:author="Kanihaa" w:id="9" w:date="2026-09-25T08:48:49Z"/>
                  </w:sdtContent>
                </w:sdt>
              </w:ins>
              <w:sdt>
                <w:sdtPr>
                  <w:id w:val="1305550146"/>
                  <w:tag w:val="goog_rdk_298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1.2: Configure API keys, usage limits, and test integration for multimodal support (text + image).</w:delText>
                        <w:br w:type="textWrapping"/>
                      </w:r>
                    </w:del>
                  </w:ins>
                </w:sdtContent>
              </w:sdt>
              <w:ins w:author="Anonymous" w:id="203" w:date="2026-09-24T05:26:08Z">
                <w:del w:author="Kanihaa" w:id="9" w:date="2026-09-25T08:48:49Z">
                  <w:bookmarkStart w:colFirst="0" w:colLast="0" w:name="_heading=h.ky6gl11fqr59" w:id="95"/>
                  <w:bookmarkEnd w:id="95"/>
                </w:del>
              </w:ins>
            </w:sdtContent>
          </w:sdt>
        </w:p>
      </w:sdtContent>
    </w:sdt>
    <w:sdt>
      <w:sdtPr>
        <w:id w:val="1070147304"/>
        <w:tag w:val="goog_rdk_2985"/>
      </w:sdtPr>
      <w:sdtContent>
        <w:p w:rsidR="00000000" w:rsidDel="00000000" w:rsidP="00000000" w:rsidRDefault="00000000" w:rsidRPr="00000000" w14:paraId="0000023A">
          <w:pPr>
            <w:pStyle w:val="Heading1"/>
            <w:numPr>
              <w:ilvl w:val="0"/>
              <w:numId w:val="25"/>
            </w:numPr>
            <w:spacing w:after="24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421453622"/>
              <w:tag w:val="goog_rdk_2982"/>
            </w:sdtPr>
            <w:sdtContent>
              <w:ins w:author="Anonymous" w:id="203" w:date="2026-09-24T05:26:08Z">
                <w:sdt>
                  <w:sdtPr>
                    <w:id w:val="-1476308074"/>
                    <w:tag w:val="goog_rdk_2983"/>
                  </w:sdtPr>
                  <w:sdtContent>
                    <w:del w:author="Kanihaa" w:id="9" w:date="2026-09-25T08:48:49Z"/>
                  </w:sdtContent>
                </w:sdt>
              </w:ins>
              <w:sdt>
                <w:sdtPr>
                  <w:id w:val="-755973953"/>
                  <w:tag w:val="goog_rdk_298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1.3: Fine-tune prompts for budget interpretation and product recommendation generation.</w:delText>
                        <w:br w:type="textWrapping"/>
                      </w:r>
                    </w:del>
                  </w:ins>
                </w:sdtContent>
              </w:sdt>
              <w:ins w:author="Anonymous" w:id="203" w:date="2026-09-24T05:26:08Z">
                <w:del w:author="Kanihaa" w:id="9" w:date="2026-09-25T08:48:49Z">
                  <w:bookmarkStart w:colFirst="0" w:colLast="0" w:name="_heading=h.wg8qibdq8h12" w:id="96"/>
                  <w:bookmarkEnd w:id="96"/>
                </w:del>
              </w:ins>
            </w:sdtContent>
          </w:sdt>
        </w:p>
      </w:sdtContent>
    </w:sdt>
    <w:sdt>
      <w:sdtPr>
        <w:id w:val="-954555798"/>
        <w:tag w:val="goog_rdk_2989"/>
      </w:sdtPr>
      <w:sdtContent>
        <w:p w:rsidR="00000000" w:rsidDel="00000000" w:rsidP="00000000" w:rsidRDefault="00000000" w:rsidRPr="00000000" w14:paraId="0000023B">
          <w:pPr>
            <w:pStyle w:val="Heading1"/>
            <w:spacing w:after="280" w:before="280" w:lineRule="auto"/>
            <w:ind w:left="720" w:hanging="360"/>
            <w:jc w:val="both"/>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912791061"/>
              <w:tag w:val="goog_rdk_2986"/>
            </w:sdtPr>
            <w:sdtContent>
              <w:ins w:author="Anonymous" w:id="203" w:date="2026-09-24T05:26:08Z">
                <w:sdt>
                  <w:sdtPr>
                    <w:id w:val="186861666"/>
                    <w:tag w:val="goog_rdk_2987"/>
                  </w:sdtPr>
                  <w:sdtContent>
                    <w:del w:author="Kanihaa" w:id="9" w:date="2026-09-25T08:48:49Z"/>
                  </w:sdtContent>
                </w:sdt>
              </w:ins>
              <w:sdt>
                <w:sdtPr>
                  <w:id w:val="-1181851397"/>
                  <w:tag w:val="goog_rdk_298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2. Core Functionality Development(Built Home,Party,Jewelry logic)</w:delText>
                      </w:r>
                    </w:del>
                  </w:ins>
                </w:sdtContent>
              </w:sdt>
              <w:ins w:author="Anonymous" w:id="203" w:date="2026-09-24T05:26:08Z">
                <w:del w:author="Kanihaa" w:id="9" w:date="2026-09-25T08:48:49Z">
                  <w:bookmarkStart w:colFirst="0" w:colLast="0" w:name="_heading=h.wyo4vbfbbz0d" w:id="27"/>
                  <w:bookmarkEnd w:id="27"/>
                </w:del>
              </w:ins>
            </w:sdtContent>
          </w:sdt>
        </w:p>
      </w:sdtContent>
    </w:sdt>
    <w:sdt>
      <w:sdtPr>
        <w:id w:val="-454116025"/>
        <w:tag w:val="goog_rdk_2993"/>
      </w:sdtPr>
      <w:sdtContent>
        <w:p w:rsidR="00000000" w:rsidDel="00000000" w:rsidP="00000000" w:rsidRDefault="00000000" w:rsidRPr="00000000" w14:paraId="0000023C">
          <w:pPr>
            <w:pStyle w:val="Heading1"/>
            <w:numPr>
              <w:ilvl w:val="0"/>
              <w:numId w:val="34"/>
            </w:numPr>
            <w:spacing w:before="24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51103315"/>
              <w:tag w:val="goog_rdk_2990"/>
            </w:sdtPr>
            <w:sdtContent>
              <w:ins w:author="Anonymous" w:id="203" w:date="2026-09-24T05:26:08Z">
                <w:sdt>
                  <w:sdtPr>
                    <w:id w:val="1425480569"/>
                    <w:tag w:val="goog_rdk_2991"/>
                  </w:sdtPr>
                  <w:sdtContent>
                    <w:del w:author="Kanihaa" w:id="9" w:date="2026-09-25T08:48:49Z"/>
                  </w:sdtContent>
                </w:sdt>
              </w:ins>
              <w:sdt>
                <w:sdtPr>
                  <w:id w:val="832838485"/>
                  <w:tag w:val="goog_rdk_299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2.1: Design Flask-based backend structure for routing, session control, and planner modules.</w:delText>
                        <w:br w:type="textWrapping"/>
                      </w:r>
                    </w:del>
                  </w:ins>
                </w:sdtContent>
              </w:sdt>
              <w:ins w:author="Anonymous" w:id="203" w:date="2026-09-24T05:26:08Z">
                <w:del w:author="Kanihaa" w:id="9" w:date="2026-09-25T08:48:49Z">
                  <w:bookmarkStart w:colFirst="0" w:colLast="0" w:name="_heading=h.m7dw1fhh7dpg" w:id="97"/>
                  <w:bookmarkEnd w:id="97"/>
                </w:del>
              </w:ins>
            </w:sdtContent>
          </w:sdt>
        </w:p>
      </w:sdtContent>
    </w:sdt>
    <w:sdt>
      <w:sdtPr>
        <w:id w:val="-1921977952"/>
        <w:tag w:val="goog_rdk_2997"/>
      </w:sdtPr>
      <w:sdtContent>
        <w:p w:rsidR="00000000" w:rsidDel="00000000" w:rsidP="00000000" w:rsidRDefault="00000000" w:rsidRPr="00000000" w14:paraId="0000023D">
          <w:pPr>
            <w:pStyle w:val="Heading1"/>
            <w:numPr>
              <w:ilvl w:val="0"/>
              <w:numId w:val="34"/>
            </w:numPr>
            <w:spacing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2107642855"/>
              <w:tag w:val="goog_rdk_2994"/>
            </w:sdtPr>
            <w:sdtContent>
              <w:ins w:author="Anonymous" w:id="203" w:date="2026-09-24T05:26:08Z">
                <w:sdt>
                  <w:sdtPr>
                    <w:id w:val="782869477"/>
                    <w:tag w:val="goog_rdk_2995"/>
                  </w:sdtPr>
                  <w:sdtContent>
                    <w:del w:author="Kanihaa" w:id="9" w:date="2026-09-25T08:48:49Z"/>
                  </w:sdtContent>
                </w:sdt>
              </w:ins>
              <w:sdt>
                <w:sdtPr>
                  <w:id w:val="-1603310825"/>
                  <w:tag w:val="goog_rdk_2996"/>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2.2: Create endpoints for Home Planner, Party Planner, and Jewelry Planner.</w:delText>
                        <w:br w:type="textWrapping"/>
                      </w:r>
                    </w:del>
                  </w:ins>
                </w:sdtContent>
              </w:sdt>
              <w:ins w:author="Anonymous" w:id="203" w:date="2026-09-24T05:26:08Z">
                <w:del w:author="Kanihaa" w:id="9" w:date="2026-09-25T08:48:49Z">
                  <w:bookmarkStart w:colFirst="0" w:colLast="0" w:name="_heading=h.23ja59uyzn0d" w:id="98"/>
                  <w:bookmarkEnd w:id="98"/>
                </w:del>
              </w:ins>
            </w:sdtContent>
          </w:sdt>
        </w:p>
      </w:sdtContent>
    </w:sdt>
    <w:sdt>
      <w:sdtPr>
        <w:id w:val="-1819451247"/>
        <w:tag w:val="goog_rdk_3001"/>
      </w:sdtPr>
      <w:sdtContent>
        <w:p w:rsidR="00000000" w:rsidDel="00000000" w:rsidP="00000000" w:rsidRDefault="00000000" w:rsidRPr="00000000" w14:paraId="0000023E">
          <w:pPr>
            <w:pStyle w:val="Heading1"/>
            <w:numPr>
              <w:ilvl w:val="0"/>
              <w:numId w:val="34"/>
            </w:numPr>
            <w:spacing w:after="24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1498676466"/>
              <w:tag w:val="goog_rdk_2998"/>
            </w:sdtPr>
            <w:sdtContent>
              <w:ins w:author="Anonymous" w:id="203" w:date="2026-09-24T05:26:08Z">
                <w:sdt>
                  <w:sdtPr>
                    <w:id w:val="-372302631"/>
                    <w:tag w:val="goog_rdk_2999"/>
                  </w:sdtPr>
                  <w:sdtContent>
                    <w:del w:author="Kanihaa" w:id="9" w:date="2026-09-25T08:48:49Z"/>
                  </w:sdtContent>
                </w:sdt>
              </w:ins>
              <w:sdt>
                <w:sdtPr>
                  <w:id w:val="-1809182341"/>
                  <w:tag w:val="goog_rdk_300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2.3: Integrate Gemini prompts and templates for each planner with support for text + optional image inputs.</w:delText>
                        <w:br w:type="textWrapping"/>
                      </w:r>
                    </w:del>
                  </w:ins>
                </w:sdtContent>
              </w:sdt>
              <w:ins w:author="Anonymous" w:id="203" w:date="2026-09-24T05:26:08Z">
                <w:del w:author="Kanihaa" w:id="9" w:date="2026-09-25T08:48:49Z">
                  <w:bookmarkStart w:colFirst="0" w:colLast="0" w:name="_heading=h.ciwx469eg8us" w:id="99"/>
                  <w:bookmarkEnd w:id="99"/>
                </w:del>
              </w:ins>
            </w:sdtContent>
          </w:sdt>
        </w:p>
      </w:sdtContent>
    </w:sdt>
    <w:sdt>
      <w:sdtPr>
        <w:id w:val="1209770706"/>
        <w:tag w:val="goog_rdk_3007"/>
      </w:sdtPr>
      <w:sdtContent>
        <w:p w:rsidR="00000000" w:rsidDel="00000000" w:rsidP="00000000" w:rsidRDefault="00000000" w:rsidRPr="00000000" w14:paraId="0000023F">
          <w:pPr>
            <w:pStyle w:val="Heading1"/>
            <w:spacing w:after="280" w:before="280" w:lineRule="auto"/>
            <w:ind w:left="720" w:hanging="36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065049138"/>
              <w:tag w:val="goog_rdk_3002"/>
            </w:sdtPr>
            <w:sdtContent>
              <w:ins w:author="Anonymous" w:id="203" w:date="2026-09-24T05:26:08Z">
                <w:sdt>
                  <w:sdtPr>
                    <w:id w:val="-1963912977"/>
                    <w:tag w:val="goog_rdk_3003"/>
                  </w:sdtPr>
                  <w:sdtContent>
                    <w:del w:author="Kanihaa" w:id="9" w:date="2026-09-25T08:48:49Z"/>
                  </w:sdtContent>
                </w:sdt>
              </w:ins>
              <w:sdt>
                <w:sdtPr>
                  <w:id w:val="-2046083788"/>
                  <w:tag w:val="goog_rdk_300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3. Backend Implementation (</w:delText>
                      </w:r>
                    </w:del>
                  </w:ins>
                </w:sdtContent>
              </w:sdt>
              <w:ins w:author="Anonymous" w:id="203" w:date="2026-09-24T05:26:08Z">
                <w:del w:author="Kanihaa" w:id="9" w:date="2026-09-25T08:48:49Z">
                  <w:bookmarkStart w:colFirst="0" w:colLast="0" w:name="_heading=h.3k1ehgosxgyl" w:id="28"/>
                  <w:bookmarkEnd w:id="28"/>
                  <w:r w:rsidDel="00000000" w:rsidR="00000000" w:rsidRPr="00000000">
                    <w:fldChar w:fldCharType="begin"/>
                  </w:r>
                  <w:r w:rsidDel="00000000" w:rsidR="00000000" w:rsidRPr="00000000">
                    <w:delInstrText xml:space="preserve">HYPERLINK "http://app.py"</w:delInstrText>
                  </w:r>
                  <w:r w:rsidDel="00000000" w:rsidR="00000000" w:rsidRPr="00000000">
                    <w:fldChar w:fldCharType="separate"/>
                  </w:r>
                  <w:sdt>
                    <w:sdtPr>
                      <w:id w:val="-1389529620"/>
                      <w:tag w:val="goog_rdk_300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trike w:val="1"/>
                              <w:u w:val="single"/>
                            </w:rPr>
                          </w:rPrChange>
                        </w:rPr>
                        <w:delText xml:space="preserve">app.py</w:delText>
                      </w:r>
                    </w:sdtContent>
                  </w:sdt>
                  <w:r w:rsidDel="00000000" w:rsidR="00000000" w:rsidRPr="00000000">
                    <w:fldChar w:fldCharType="end"/>
                  </w:r>
                  <w:sdt>
                    <w:sdtPr>
                      <w:id w:val="1575640868"/>
                      <w:tag w:val="goog_rdk_300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)(Fast API backends and routes)</w:delText>
                      </w:r>
                    </w:sdtContent>
                  </w:sdt>
                </w:del>
              </w:ins>
            </w:sdtContent>
          </w:sdt>
        </w:p>
      </w:sdtContent>
    </w:sdt>
    <w:sdt>
      <w:sdtPr>
        <w:id w:val="969861583"/>
        <w:tag w:val="goog_rdk_3011"/>
      </w:sdtPr>
      <w:sdtContent>
        <w:p w:rsidR="00000000" w:rsidDel="00000000" w:rsidP="00000000" w:rsidRDefault="00000000" w:rsidRPr="00000000" w14:paraId="00000240">
          <w:pPr>
            <w:pStyle w:val="Heading1"/>
            <w:numPr>
              <w:ilvl w:val="0"/>
              <w:numId w:val="30"/>
            </w:numPr>
            <w:spacing w:before="24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1585394523"/>
              <w:tag w:val="goog_rdk_3008"/>
            </w:sdtPr>
            <w:sdtContent>
              <w:ins w:author="Anonymous" w:id="203" w:date="2026-09-24T05:26:08Z">
                <w:sdt>
                  <w:sdtPr>
                    <w:id w:val="1550436658"/>
                    <w:tag w:val="goog_rdk_3009"/>
                  </w:sdtPr>
                  <w:sdtContent>
                    <w:del w:author="Kanihaa" w:id="9" w:date="2026-09-25T08:48:49Z"/>
                  </w:sdtContent>
                </w:sdt>
              </w:ins>
              <w:sdt>
                <w:sdtPr>
                  <w:id w:val="1449759764"/>
                  <w:tag w:val="goog_rdk_301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3.1: Define Flask routes like /generate-home, /generate-party, /generate-jewelry.</w:delText>
                        <w:br w:type="textWrapping"/>
                      </w:r>
                    </w:del>
                  </w:ins>
                </w:sdtContent>
              </w:sdt>
              <w:ins w:author="Anonymous" w:id="203" w:date="2026-09-24T05:26:08Z">
                <w:del w:author="Kanihaa" w:id="9" w:date="2026-09-25T08:48:49Z">
                  <w:bookmarkStart w:colFirst="0" w:colLast="0" w:name="_heading=h.d9z7kgje509e" w:id="100"/>
                  <w:bookmarkEnd w:id="100"/>
                </w:del>
              </w:ins>
            </w:sdtContent>
          </w:sdt>
        </w:p>
      </w:sdtContent>
    </w:sdt>
    <w:sdt>
      <w:sdtPr>
        <w:id w:val="-1470341352"/>
        <w:tag w:val="goog_rdk_3015"/>
      </w:sdtPr>
      <w:sdtContent>
        <w:p w:rsidR="00000000" w:rsidDel="00000000" w:rsidP="00000000" w:rsidRDefault="00000000" w:rsidRPr="00000000" w14:paraId="00000241">
          <w:pPr>
            <w:pStyle w:val="Heading1"/>
            <w:numPr>
              <w:ilvl w:val="0"/>
              <w:numId w:val="30"/>
            </w:numPr>
            <w:spacing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390711108"/>
              <w:tag w:val="goog_rdk_3012"/>
            </w:sdtPr>
            <w:sdtContent>
              <w:ins w:author="Anonymous" w:id="203" w:date="2026-09-24T05:26:08Z">
                <w:sdt>
                  <w:sdtPr>
                    <w:id w:val="40320394"/>
                    <w:tag w:val="goog_rdk_3013"/>
                  </w:sdtPr>
                  <w:sdtContent>
                    <w:del w:author="Kanihaa" w:id="9" w:date="2026-09-25T08:48:49Z"/>
                  </w:sdtContent>
                </w:sdt>
              </w:ins>
              <w:sdt>
                <w:sdtPr>
                  <w:id w:val="2029499846"/>
                  <w:tag w:val="goog_rdk_301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3.2: Organize backend using modular structure:</w:delText>
                        <w:br w:type="textWrapping"/>
                      </w:r>
                    </w:del>
                  </w:ins>
                </w:sdtContent>
              </w:sdt>
              <w:ins w:author="Anonymous" w:id="203" w:date="2026-09-24T05:26:08Z">
                <w:del w:author="Kanihaa" w:id="9" w:date="2026-09-25T08:48:49Z">
                  <w:bookmarkStart w:colFirst="0" w:colLast="0" w:name="_heading=h.e1nxufv4on1w" w:id="101"/>
                  <w:bookmarkEnd w:id="101"/>
                </w:del>
              </w:ins>
            </w:sdtContent>
          </w:sdt>
        </w:p>
      </w:sdtContent>
    </w:sdt>
    <w:sdt>
      <w:sdtPr>
        <w:id w:val="-570976224"/>
        <w:tag w:val="goog_rdk_3019"/>
      </w:sdtPr>
      <w:sdtContent>
        <w:p w:rsidR="00000000" w:rsidDel="00000000" w:rsidP="00000000" w:rsidRDefault="00000000" w:rsidRPr="00000000" w14:paraId="00000242">
          <w:pPr>
            <w:pStyle w:val="Heading1"/>
            <w:numPr>
              <w:ilvl w:val="1"/>
              <w:numId w:val="30"/>
            </w:numPr>
            <w:spacing w:line="240" w:lineRule="auto"/>
            <w:ind w:left="1440" w:hanging="360"/>
            <w:rPr>
              <w:ins w:author="Anonymous" w:id="203" w:date="2026-09-24T05:26:08Z"/>
              <w:del w:author="Kanihaa" w:id="9" w:date="2026-09-25T08:48:49Z"/>
              <w:rFonts w:ascii="Calibri" w:cs="Calibri" w:eastAsia="Calibri" w:hAnsi="Calibri"/>
              <w:strike w:val="1"/>
              <w:highlight w:val="black"/>
            </w:rPr>
          </w:pPr>
          <w:sdt>
            <w:sdtPr>
              <w:id w:val="1234201670"/>
              <w:tag w:val="goog_rdk_3016"/>
            </w:sdtPr>
            <w:sdtContent>
              <w:ins w:author="Anonymous" w:id="203" w:date="2026-09-24T05:26:08Z">
                <w:sdt>
                  <w:sdtPr>
                    <w:id w:val="1720981200"/>
                    <w:tag w:val="goog_rdk_3017"/>
                  </w:sdtPr>
                  <w:sdtContent>
                    <w:del w:author="Kanihaa" w:id="9" w:date="2026-09-25T08:48:49Z"/>
                  </w:sdtContent>
                </w:sdt>
              </w:ins>
              <w:sdt>
                <w:sdtPr>
                  <w:id w:val="1952663978"/>
                  <w:tag w:val="goog_rdk_301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routes/: Endpoints</w:delText>
                        <w:br w:type="textWrapping"/>
                      </w:r>
                    </w:del>
                  </w:ins>
                </w:sdtContent>
              </w:sdt>
              <w:ins w:author="Anonymous" w:id="203" w:date="2026-09-24T05:26:08Z">
                <w:del w:author="Kanihaa" w:id="9" w:date="2026-09-25T08:48:49Z">
                  <w:bookmarkStart w:colFirst="0" w:colLast="0" w:name="_heading=h.naclcqw75v30" w:id="102"/>
                  <w:bookmarkEnd w:id="102"/>
                </w:del>
              </w:ins>
            </w:sdtContent>
          </w:sdt>
        </w:p>
      </w:sdtContent>
    </w:sdt>
    <w:sdt>
      <w:sdtPr>
        <w:id w:val="-203633874"/>
        <w:tag w:val="goog_rdk_3023"/>
      </w:sdtPr>
      <w:sdtContent>
        <w:p w:rsidR="00000000" w:rsidDel="00000000" w:rsidP="00000000" w:rsidRDefault="00000000" w:rsidRPr="00000000" w14:paraId="00000243">
          <w:pPr>
            <w:pStyle w:val="Heading1"/>
            <w:numPr>
              <w:ilvl w:val="1"/>
              <w:numId w:val="30"/>
            </w:numPr>
            <w:spacing w:line="240" w:lineRule="auto"/>
            <w:ind w:left="1440" w:hanging="360"/>
            <w:rPr>
              <w:ins w:author="Anonymous" w:id="203" w:date="2026-09-24T05:26:08Z"/>
              <w:del w:author="Kanihaa" w:id="9" w:date="2026-09-25T08:48:49Z"/>
              <w:rFonts w:ascii="Calibri" w:cs="Calibri" w:eastAsia="Calibri" w:hAnsi="Calibri"/>
              <w:strike w:val="1"/>
              <w:highlight w:val="black"/>
            </w:rPr>
          </w:pPr>
          <w:sdt>
            <w:sdtPr>
              <w:id w:val="1586719835"/>
              <w:tag w:val="goog_rdk_3020"/>
            </w:sdtPr>
            <w:sdtContent>
              <w:ins w:author="Anonymous" w:id="203" w:date="2026-09-24T05:26:08Z">
                <w:sdt>
                  <w:sdtPr>
                    <w:id w:val="-1590358774"/>
                    <w:tag w:val="goog_rdk_3021"/>
                  </w:sdtPr>
                  <w:sdtContent>
                    <w:del w:author="Kanihaa" w:id="9" w:date="2026-09-25T08:48:49Z"/>
                  </w:sdtContent>
                </w:sdt>
              </w:ins>
              <w:sdt>
                <w:sdtPr>
                  <w:id w:val="78753196"/>
                  <w:tag w:val="goog_rdk_302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services/: Recommendation logic &amp; AI calls</w:delText>
                        <w:br w:type="textWrapping"/>
                      </w:r>
                    </w:del>
                  </w:ins>
                </w:sdtContent>
              </w:sdt>
              <w:ins w:author="Anonymous" w:id="203" w:date="2026-09-24T05:26:08Z">
                <w:del w:author="Kanihaa" w:id="9" w:date="2026-09-25T08:48:49Z">
                  <w:bookmarkStart w:colFirst="0" w:colLast="0" w:name="_heading=h.edg6pcqj838a" w:id="103"/>
                  <w:bookmarkEnd w:id="103"/>
                </w:del>
              </w:ins>
            </w:sdtContent>
          </w:sdt>
        </w:p>
      </w:sdtContent>
    </w:sdt>
    <w:sdt>
      <w:sdtPr>
        <w:id w:val="1747376300"/>
        <w:tag w:val="goog_rdk_3027"/>
      </w:sdtPr>
      <w:sdtContent>
        <w:p w:rsidR="00000000" w:rsidDel="00000000" w:rsidP="00000000" w:rsidRDefault="00000000" w:rsidRPr="00000000" w14:paraId="00000244">
          <w:pPr>
            <w:pStyle w:val="Heading1"/>
            <w:numPr>
              <w:ilvl w:val="1"/>
              <w:numId w:val="30"/>
            </w:numPr>
            <w:spacing w:line="240" w:lineRule="auto"/>
            <w:ind w:left="1440" w:hanging="360"/>
            <w:rPr>
              <w:ins w:author="Anonymous" w:id="203" w:date="2026-09-24T05:26:08Z"/>
              <w:del w:author="Kanihaa" w:id="9" w:date="2026-09-25T08:48:49Z"/>
              <w:rFonts w:ascii="Calibri" w:cs="Calibri" w:eastAsia="Calibri" w:hAnsi="Calibri"/>
              <w:strike w:val="1"/>
              <w:highlight w:val="black"/>
            </w:rPr>
          </w:pPr>
          <w:sdt>
            <w:sdtPr>
              <w:id w:val="555430670"/>
              <w:tag w:val="goog_rdk_3024"/>
            </w:sdtPr>
            <w:sdtContent>
              <w:ins w:author="Anonymous" w:id="203" w:date="2026-09-24T05:26:08Z">
                <w:sdt>
                  <w:sdtPr>
                    <w:id w:val="-1094027704"/>
                    <w:tag w:val="goog_rdk_3025"/>
                  </w:sdtPr>
                  <w:sdtContent>
                    <w:del w:author="Kanihaa" w:id="9" w:date="2026-09-25T08:48:49Z"/>
                  </w:sdtContent>
                </w:sdt>
              </w:ins>
              <w:sdt>
                <w:sdtPr>
                  <w:id w:val="1304419445"/>
                  <w:tag w:val="goog_rdk_3026"/>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models/: Input/output schemas</w:delText>
                        <w:br w:type="textWrapping"/>
                      </w:r>
                    </w:del>
                  </w:ins>
                </w:sdtContent>
              </w:sdt>
              <w:ins w:author="Anonymous" w:id="203" w:date="2026-09-24T05:26:08Z">
                <w:del w:author="Kanihaa" w:id="9" w:date="2026-09-25T08:48:49Z">
                  <w:bookmarkStart w:colFirst="0" w:colLast="0" w:name="_heading=h.aem9uyxe5ypd" w:id="104"/>
                  <w:bookmarkEnd w:id="104"/>
                </w:del>
              </w:ins>
            </w:sdtContent>
          </w:sdt>
        </w:p>
      </w:sdtContent>
    </w:sdt>
    <w:sdt>
      <w:sdtPr>
        <w:id w:val="-545139212"/>
        <w:tag w:val="goog_rdk_3031"/>
      </w:sdtPr>
      <w:sdtContent>
        <w:p w:rsidR="00000000" w:rsidDel="00000000" w:rsidP="00000000" w:rsidRDefault="00000000" w:rsidRPr="00000000" w14:paraId="00000245">
          <w:pPr>
            <w:pStyle w:val="Heading1"/>
            <w:numPr>
              <w:ilvl w:val="0"/>
              <w:numId w:val="30"/>
            </w:numPr>
            <w:spacing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69293191"/>
              <w:tag w:val="goog_rdk_3028"/>
            </w:sdtPr>
            <w:sdtContent>
              <w:ins w:author="Anonymous" w:id="203" w:date="2026-09-24T05:26:08Z">
                <w:sdt>
                  <w:sdtPr>
                    <w:id w:val="-2138044049"/>
                    <w:tag w:val="goog_rdk_3029"/>
                  </w:sdtPr>
                  <w:sdtContent>
                    <w:del w:author="Kanihaa" w:id="9" w:date="2026-09-25T08:48:49Z"/>
                  </w:sdtContent>
                </w:sdt>
              </w:ins>
              <w:sdt>
                <w:sdtPr>
                  <w:id w:val="-1480029120"/>
                  <w:tag w:val="goog_rdk_303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3.3: Setup CORS headers for frontend communication and implement basic session management.</w:delText>
                        <w:br w:type="textWrapping"/>
                      </w:r>
                    </w:del>
                  </w:ins>
                </w:sdtContent>
              </w:sdt>
              <w:ins w:author="Anonymous" w:id="203" w:date="2026-09-24T05:26:08Z">
                <w:del w:author="Kanihaa" w:id="9" w:date="2026-09-25T08:48:49Z">
                  <w:bookmarkStart w:colFirst="0" w:colLast="0" w:name="_heading=h.4gf43bnxhs5b" w:id="105"/>
                  <w:bookmarkEnd w:id="105"/>
                </w:del>
              </w:ins>
            </w:sdtContent>
          </w:sdt>
        </w:p>
      </w:sdtContent>
    </w:sdt>
    <w:sdt>
      <w:sdtPr>
        <w:id w:val="-1156164468"/>
        <w:tag w:val="goog_rdk_3035"/>
      </w:sdtPr>
      <w:sdtContent>
        <w:p w:rsidR="00000000" w:rsidDel="00000000" w:rsidP="00000000" w:rsidRDefault="00000000" w:rsidRPr="00000000" w14:paraId="00000246">
          <w:pPr>
            <w:pStyle w:val="Heading1"/>
            <w:numPr>
              <w:ilvl w:val="0"/>
              <w:numId w:val="30"/>
            </w:numPr>
            <w:spacing w:after="24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955613208"/>
              <w:tag w:val="goog_rdk_3032"/>
            </w:sdtPr>
            <w:sdtContent>
              <w:ins w:author="Anonymous" w:id="203" w:date="2026-09-24T05:26:08Z">
                <w:sdt>
                  <w:sdtPr>
                    <w:id w:val="-778570098"/>
                    <w:tag w:val="goog_rdk_3033"/>
                  </w:sdtPr>
                  <w:sdtContent>
                    <w:del w:author="Kanihaa" w:id="9" w:date="2026-09-25T08:48:49Z"/>
                  </w:sdtContent>
                </w:sdt>
              </w:ins>
              <w:sdt>
                <w:sdtPr>
                  <w:id w:val="-1997225048"/>
                  <w:tag w:val="goog_rdk_303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3.4: Include mock API calls or simulated scraping from Amazon, IKEA, Zomato, etc.</w:delText>
                        <w:br w:type="textWrapping"/>
                      </w:r>
                    </w:del>
                  </w:ins>
                </w:sdtContent>
              </w:sdt>
              <w:ins w:author="Anonymous" w:id="203" w:date="2026-09-24T05:26:08Z">
                <w:del w:author="Kanihaa" w:id="9" w:date="2026-09-25T08:48:49Z">
                  <w:bookmarkStart w:colFirst="0" w:colLast="0" w:name="_heading=h.7szqcp58gq4u" w:id="106"/>
                  <w:bookmarkEnd w:id="106"/>
                </w:del>
              </w:ins>
            </w:sdtContent>
          </w:sdt>
        </w:p>
      </w:sdtContent>
    </w:sdt>
    <w:sdt>
      <w:sdtPr>
        <w:id w:val="-854268714"/>
        <w:tag w:val="goog_rdk_3039"/>
      </w:sdtPr>
      <w:sdtContent>
        <w:p w:rsidR="00000000" w:rsidDel="00000000" w:rsidP="00000000" w:rsidRDefault="00000000" w:rsidRPr="00000000" w14:paraId="00000247">
          <w:pPr>
            <w:pStyle w:val="Heading1"/>
            <w:spacing w:after="280" w:before="280" w:lineRule="auto"/>
            <w:ind w:left="720" w:hanging="36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823645"/>
              <w:tag w:val="goog_rdk_3036"/>
            </w:sdtPr>
            <w:sdtContent>
              <w:ins w:author="Anonymous" w:id="203" w:date="2026-09-24T05:26:08Z">
                <w:sdt>
                  <w:sdtPr>
                    <w:id w:val="-1461366396"/>
                    <w:tag w:val="goog_rdk_3037"/>
                  </w:sdtPr>
                  <w:sdtContent>
                    <w:del w:author="Kanihaa" w:id="9" w:date="2026-09-25T08:48:49Z"/>
                  </w:sdtContent>
                </w:sdt>
              </w:ins>
              <w:sdt>
                <w:sdtPr>
                  <w:id w:val="-1798225201"/>
                  <w:tag w:val="goog_rdk_303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4. UI Development(To create frontend page)</w:delText>
                      </w:r>
                    </w:del>
                  </w:ins>
                </w:sdtContent>
              </w:sdt>
              <w:ins w:author="Anonymous" w:id="203" w:date="2026-09-24T05:26:08Z">
                <w:del w:author="Kanihaa" w:id="9" w:date="2026-09-25T08:48:49Z">
                  <w:bookmarkStart w:colFirst="0" w:colLast="0" w:name="_heading=h.cdfw78mr7op0" w:id="29"/>
                  <w:bookmarkEnd w:id="29"/>
                </w:del>
              </w:ins>
            </w:sdtContent>
          </w:sdt>
        </w:p>
      </w:sdtContent>
    </w:sdt>
    <w:sdt>
      <w:sdtPr>
        <w:id w:val="-1636791916"/>
        <w:tag w:val="goog_rdk_3043"/>
      </w:sdtPr>
      <w:sdtContent>
        <w:p w:rsidR="00000000" w:rsidDel="00000000" w:rsidP="00000000" w:rsidRDefault="00000000" w:rsidRPr="00000000" w14:paraId="00000248">
          <w:pPr>
            <w:pStyle w:val="Heading1"/>
            <w:numPr>
              <w:ilvl w:val="0"/>
              <w:numId w:val="13"/>
            </w:numPr>
            <w:spacing w:before="24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1136893050"/>
              <w:tag w:val="goog_rdk_3040"/>
            </w:sdtPr>
            <w:sdtContent>
              <w:ins w:author="Anonymous" w:id="203" w:date="2026-09-24T05:26:08Z">
                <w:sdt>
                  <w:sdtPr>
                    <w:id w:val="6883320"/>
                    <w:tag w:val="goog_rdk_3041"/>
                  </w:sdtPr>
                  <w:sdtContent>
                    <w:del w:author="Kanihaa" w:id="9" w:date="2026-09-25T08:48:49Z"/>
                  </w:sdtContent>
                </w:sdt>
              </w:ins>
              <w:sdt>
                <w:sdtPr>
                  <w:id w:val="238312555"/>
                  <w:tag w:val="goog_rdk_304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4.1: Build responsive HTML forms for:</w:delText>
                        <w:br w:type="textWrapping"/>
                      </w:r>
                    </w:del>
                  </w:ins>
                </w:sdtContent>
              </w:sdt>
              <w:ins w:author="Anonymous" w:id="203" w:date="2026-09-24T05:26:08Z">
                <w:del w:author="Kanihaa" w:id="9" w:date="2026-09-25T08:48:49Z">
                  <w:bookmarkStart w:colFirst="0" w:colLast="0" w:name="_heading=h.j620p34mipp" w:id="107"/>
                  <w:bookmarkEnd w:id="107"/>
                </w:del>
              </w:ins>
            </w:sdtContent>
          </w:sdt>
        </w:p>
      </w:sdtContent>
    </w:sdt>
    <w:sdt>
      <w:sdtPr>
        <w:id w:val="1272586960"/>
        <w:tag w:val="goog_rdk_3047"/>
      </w:sdtPr>
      <w:sdtContent>
        <w:p w:rsidR="00000000" w:rsidDel="00000000" w:rsidP="00000000" w:rsidRDefault="00000000" w:rsidRPr="00000000" w14:paraId="00000249">
          <w:pPr>
            <w:pStyle w:val="Heading1"/>
            <w:numPr>
              <w:ilvl w:val="1"/>
              <w:numId w:val="13"/>
            </w:numPr>
            <w:spacing w:line="240" w:lineRule="auto"/>
            <w:ind w:left="1440" w:hanging="360"/>
            <w:rPr>
              <w:ins w:author="Anonymous" w:id="203" w:date="2026-09-24T05:26:08Z"/>
              <w:del w:author="Kanihaa" w:id="9" w:date="2026-09-25T08:48:49Z"/>
              <w:rFonts w:ascii="Calibri" w:cs="Calibri" w:eastAsia="Calibri" w:hAnsi="Calibri"/>
              <w:strike w:val="1"/>
              <w:highlight w:val="black"/>
            </w:rPr>
          </w:pPr>
          <w:sdt>
            <w:sdtPr>
              <w:id w:val="-1929768560"/>
              <w:tag w:val="goog_rdk_3044"/>
            </w:sdtPr>
            <w:sdtContent>
              <w:ins w:author="Anonymous" w:id="203" w:date="2026-09-24T05:26:08Z">
                <w:sdt>
                  <w:sdtPr>
                    <w:id w:val="-1004543709"/>
                    <w:tag w:val="goog_rdk_3045"/>
                  </w:sdtPr>
                  <w:sdtContent>
                    <w:del w:author="Kanihaa" w:id="9" w:date="2026-09-25T08:48:49Z"/>
                  </w:sdtContent>
                </w:sdt>
              </w:ins>
              <w:sdt>
                <w:sdtPr>
                  <w:id w:val="-787670982"/>
                  <w:tag w:val="goog_rdk_3046"/>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Home Interior Planner (room details, quantities)</w:delText>
                        <w:br w:type="textWrapping"/>
                      </w:r>
                    </w:del>
                  </w:ins>
                </w:sdtContent>
              </w:sdt>
              <w:ins w:author="Anonymous" w:id="203" w:date="2026-09-24T05:26:08Z">
                <w:del w:author="Kanihaa" w:id="9" w:date="2026-09-25T08:48:49Z">
                  <w:bookmarkStart w:colFirst="0" w:colLast="0" w:name="_heading=h.q4nge7gbiy2" w:id="108"/>
                  <w:bookmarkEnd w:id="108"/>
                </w:del>
              </w:ins>
            </w:sdtContent>
          </w:sdt>
        </w:p>
      </w:sdtContent>
    </w:sdt>
    <w:sdt>
      <w:sdtPr>
        <w:id w:val="-533856276"/>
        <w:tag w:val="goog_rdk_3051"/>
      </w:sdtPr>
      <w:sdtContent>
        <w:p w:rsidR="00000000" w:rsidDel="00000000" w:rsidP="00000000" w:rsidRDefault="00000000" w:rsidRPr="00000000" w14:paraId="0000024A">
          <w:pPr>
            <w:pStyle w:val="Heading1"/>
            <w:numPr>
              <w:ilvl w:val="1"/>
              <w:numId w:val="13"/>
            </w:numPr>
            <w:spacing w:line="240" w:lineRule="auto"/>
            <w:ind w:left="1440" w:hanging="360"/>
            <w:rPr>
              <w:ins w:author="Anonymous" w:id="203" w:date="2026-09-24T05:26:08Z"/>
              <w:del w:author="Kanihaa" w:id="9" w:date="2026-09-25T08:48:49Z"/>
              <w:rFonts w:ascii="Calibri" w:cs="Calibri" w:eastAsia="Calibri" w:hAnsi="Calibri"/>
              <w:strike w:val="1"/>
              <w:highlight w:val="black"/>
            </w:rPr>
          </w:pPr>
          <w:sdt>
            <w:sdtPr>
              <w:id w:val="45831401"/>
              <w:tag w:val="goog_rdk_3048"/>
            </w:sdtPr>
            <w:sdtContent>
              <w:ins w:author="Anonymous" w:id="203" w:date="2026-09-24T05:26:08Z">
                <w:sdt>
                  <w:sdtPr>
                    <w:id w:val="487015337"/>
                    <w:tag w:val="goog_rdk_3049"/>
                  </w:sdtPr>
                  <w:sdtContent>
                    <w:del w:author="Kanihaa" w:id="9" w:date="2026-09-25T08:48:49Z"/>
                  </w:sdtContent>
                </w:sdt>
              </w:ins>
              <w:sdt>
                <w:sdtPr>
                  <w:id w:val="1392361084"/>
                  <w:tag w:val="goog_rdk_305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Party Planner (event type, budget, guests)</w:delText>
                        <w:br w:type="textWrapping"/>
                      </w:r>
                    </w:del>
                  </w:ins>
                </w:sdtContent>
              </w:sdt>
              <w:ins w:author="Anonymous" w:id="203" w:date="2026-09-24T05:26:08Z">
                <w:del w:author="Kanihaa" w:id="9" w:date="2026-09-25T08:48:49Z">
                  <w:bookmarkStart w:colFirst="0" w:colLast="0" w:name="_heading=h.pth0xhggr3oz" w:id="109"/>
                  <w:bookmarkEnd w:id="109"/>
                </w:del>
              </w:ins>
            </w:sdtContent>
          </w:sdt>
        </w:p>
      </w:sdtContent>
    </w:sdt>
    <w:sdt>
      <w:sdtPr>
        <w:id w:val="1551900550"/>
        <w:tag w:val="goog_rdk_3055"/>
      </w:sdtPr>
      <w:sdtContent>
        <w:p w:rsidR="00000000" w:rsidDel="00000000" w:rsidP="00000000" w:rsidRDefault="00000000" w:rsidRPr="00000000" w14:paraId="0000024B">
          <w:pPr>
            <w:pStyle w:val="Heading1"/>
            <w:numPr>
              <w:ilvl w:val="1"/>
              <w:numId w:val="13"/>
            </w:numPr>
            <w:spacing w:line="240" w:lineRule="auto"/>
            <w:ind w:left="1440" w:hanging="360"/>
            <w:rPr>
              <w:ins w:author="Anonymous" w:id="203" w:date="2026-09-24T05:26:08Z"/>
              <w:del w:author="Kanihaa" w:id="9" w:date="2026-09-25T08:48:49Z"/>
              <w:rFonts w:ascii="Calibri" w:cs="Calibri" w:eastAsia="Calibri" w:hAnsi="Calibri"/>
              <w:strike w:val="1"/>
              <w:highlight w:val="black"/>
            </w:rPr>
          </w:pPr>
          <w:sdt>
            <w:sdtPr>
              <w:id w:val="1266770895"/>
              <w:tag w:val="goog_rdk_3052"/>
            </w:sdtPr>
            <w:sdtContent>
              <w:ins w:author="Anonymous" w:id="203" w:date="2026-09-24T05:26:08Z">
                <w:sdt>
                  <w:sdtPr>
                    <w:id w:val="-160318225"/>
                    <w:tag w:val="goog_rdk_3053"/>
                  </w:sdtPr>
                  <w:sdtContent>
                    <w:del w:author="Kanihaa" w:id="9" w:date="2026-09-25T08:48:49Z"/>
                  </w:sdtContent>
                </w:sdt>
              </w:ins>
              <w:sdt>
                <w:sdtPr>
                  <w:id w:val="-892787495"/>
                  <w:tag w:val="goog_rdk_305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Jewelry Planner (budget, occasion, outfit image upload)</w:delText>
                        <w:br w:type="textWrapping"/>
                      </w:r>
                    </w:del>
                  </w:ins>
                </w:sdtContent>
              </w:sdt>
              <w:ins w:author="Anonymous" w:id="203" w:date="2026-09-24T05:26:08Z">
                <w:del w:author="Kanihaa" w:id="9" w:date="2026-09-25T08:48:49Z">
                  <w:bookmarkStart w:colFirst="0" w:colLast="0" w:name="_heading=h.jl4ers89wkmu" w:id="110"/>
                  <w:bookmarkEnd w:id="110"/>
                </w:del>
              </w:ins>
            </w:sdtContent>
          </w:sdt>
        </w:p>
      </w:sdtContent>
    </w:sdt>
    <w:sdt>
      <w:sdtPr>
        <w:id w:val="-351612304"/>
        <w:tag w:val="goog_rdk_3059"/>
      </w:sdtPr>
      <w:sdtContent>
        <w:p w:rsidR="00000000" w:rsidDel="00000000" w:rsidP="00000000" w:rsidRDefault="00000000" w:rsidRPr="00000000" w14:paraId="0000024C">
          <w:pPr>
            <w:pStyle w:val="Heading1"/>
            <w:numPr>
              <w:ilvl w:val="0"/>
              <w:numId w:val="13"/>
            </w:numPr>
            <w:spacing w:after="24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1327982281"/>
              <w:tag w:val="goog_rdk_3056"/>
            </w:sdtPr>
            <w:sdtContent>
              <w:ins w:author="Anonymous" w:id="203" w:date="2026-09-24T05:26:08Z">
                <w:sdt>
                  <w:sdtPr>
                    <w:id w:val="-1028422898"/>
                    <w:tag w:val="goog_rdk_3057"/>
                  </w:sdtPr>
                  <w:sdtContent>
                    <w:del w:author="Kanihaa" w:id="9" w:date="2026-09-25T08:48:49Z"/>
                  </w:sdtContent>
                </w:sdt>
              </w:ins>
              <w:sdt>
                <w:sdtPr>
                  <w:id w:val="-1162125952"/>
                  <w:tag w:val="goog_rdk_305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4.2: Add dynamic result display and formatting for recommendations using JavaScript.</w:delText>
                        <w:br w:type="textWrapping"/>
                      </w:r>
                    </w:del>
                  </w:ins>
                </w:sdtContent>
              </w:sdt>
              <w:ins w:author="Anonymous" w:id="203" w:date="2026-09-24T05:26:08Z">
                <w:del w:author="Kanihaa" w:id="9" w:date="2026-09-25T08:48:49Z">
                  <w:bookmarkStart w:colFirst="0" w:colLast="0" w:name="_heading=h.k8chz545wuiu" w:id="111"/>
                  <w:bookmarkEnd w:id="111"/>
                </w:del>
              </w:ins>
            </w:sdtContent>
          </w:sdt>
        </w:p>
      </w:sdtContent>
    </w:sdt>
    <w:sdt>
      <w:sdtPr>
        <w:id w:val="1605812150"/>
        <w:tag w:val="goog_rdk_3063"/>
      </w:sdtPr>
      <w:sdtContent>
        <w:p w:rsidR="00000000" w:rsidDel="00000000" w:rsidP="00000000" w:rsidRDefault="00000000" w:rsidRPr="00000000" w14:paraId="0000024D">
          <w:pPr>
            <w:pStyle w:val="Heading1"/>
            <w:spacing w:after="280" w:before="280" w:lineRule="auto"/>
            <w:ind w:left="720" w:hanging="36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605126879"/>
              <w:tag w:val="goog_rdk_3060"/>
            </w:sdtPr>
            <w:sdtContent>
              <w:ins w:author="Anonymous" w:id="203" w:date="2026-09-24T05:26:08Z">
                <w:sdt>
                  <w:sdtPr>
                    <w:id w:val="1131050051"/>
                    <w:tag w:val="goog_rdk_3061"/>
                  </w:sdtPr>
                  <w:sdtContent>
                    <w:del w:author="Kanihaa" w:id="9" w:date="2026-09-25T08:48:49Z"/>
                  </w:sdtContent>
                </w:sdt>
              </w:ins>
              <w:sdt>
                <w:sdtPr>
                  <w:id w:val="-2137809336"/>
                  <w:tag w:val="goog_rdk_306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5. Testing &amp; Optimization(To cross check the application we created)</w:delText>
                      </w:r>
                    </w:del>
                  </w:ins>
                </w:sdtContent>
              </w:sdt>
              <w:ins w:author="Anonymous" w:id="203" w:date="2026-09-24T05:26:08Z">
                <w:del w:author="Kanihaa" w:id="9" w:date="2026-09-25T08:48:49Z">
                  <w:bookmarkStart w:colFirst="0" w:colLast="0" w:name="_heading=h.oh6pw9buy582" w:id="30"/>
                  <w:bookmarkEnd w:id="30"/>
                </w:del>
              </w:ins>
            </w:sdtContent>
          </w:sdt>
        </w:p>
      </w:sdtContent>
    </w:sdt>
    <w:sdt>
      <w:sdtPr>
        <w:id w:val="2013431369"/>
        <w:tag w:val="goog_rdk_3067"/>
      </w:sdtPr>
      <w:sdtContent>
        <w:p w:rsidR="00000000" w:rsidDel="00000000" w:rsidP="00000000" w:rsidRDefault="00000000" w:rsidRPr="00000000" w14:paraId="0000024E">
          <w:pPr>
            <w:pStyle w:val="Heading1"/>
            <w:numPr>
              <w:ilvl w:val="0"/>
              <w:numId w:val="36"/>
            </w:numPr>
            <w:spacing w:before="24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1414874185"/>
              <w:tag w:val="goog_rdk_3064"/>
            </w:sdtPr>
            <w:sdtContent>
              <w:ins w:author="Anonymous" w:id="203" w:date="2026-09-24T05:26:08Z">
                <w:sdt>
                  <w:sdtPr>
                    <w:id w:val="-619952291"/>
                    <w:tag w:val="goog_rdk_3065"/>
                  </w:sdtPr>
                  <w:sdtContent>
                    <w:del w:author="Kanihaa" w:id="9" w:date="2026-09-25T08:48:49Z"/>
                  </w:sdtContent>
                </w:sdt>
              </w:ins>
              <w:sdt>
                <w:sdtPr>
                  <w:id w:val="-380731395"/>
                  <w:tag w:val="goog_rdk_3066"/>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5.1: Perform testing with real-world use cases across all three planners.</w:delText>
                        <w:br w:type="textWrapping"/>
                      </w:r>
                    </w:del>
                  </w:ins>
                </w:sdtContent>
              </w:sdt>
              <w:ins w:author="Anonymous" w:id="203" w:date="2026-09-24T05:26:08Z">
                <w:del w:author="Kanihaa" w:id="9" w:date="2026-09-25T08:48:49Z">
                  <w:bookmarkStart w:colFirst="0" w:colLast="0" w:name="_heading=h.opois7jzdh6" w:id="112"/>
                  <w:bookmarkEnd w:id="112"/>
                </w:del>
              </w:ins>
            </w:sdtContent>
          </w:sdt>
        </w:p>
      </w:sdtContent>
    </w:sdt>
    <w:sdt>
      <w:sdtPr>
        <w:id w:val="-772048249"/>
        <w:tag w:val="goog_rdk_3071"/>
      </w:sdtPr>
      <w:sdtContent>
        <w:p w:rsidR="00000000" w:rsidDel="00000000" w:rsidP="00000000" w:rsidRDefault="00000000" w:rsidRPr="00000000" w14:paraId="0000024F">
          <w:pPr>
            <w:pStyle w:val="Heading1"/>
            <w:numPr>
              <w:ilvl w:val="0"/>
              <w:numId w:val="36"/>
            </w:numPr>
            <w:spacing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483581797"/>
              <w:tag w:val="goog_rdk_3068"/>
            </w:sdtPr>
            <w:sdtContent>
              <w:ins w:author="Anonymous" w:id="203" w:date="2026-09-24T05:26:08Z">
                <w:sdt>
                  <w:sdtPr>
                    <w:id w:val="-701960148"/>
                    <w:tag w:val="goog_rdk_3069"/>
                  </w:sdtPr>
                  <w:sdtContent>
                    <w:del w:author="Kanihaa" w:id="9" w:date="2026-09-25T08:48:49Z"/>
                  </w:sdtContent>
                </w:sdt>
              </w:ins>
              <w:sdt>
                <w:sdtPr>
                  <w:id w:val="-540740967"/>
                  <w:tag w:val="goog_rdk_307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5.2: Evaluate Gemini response quality, budget adherence, and platform accuracy.</w:delText>
                        <w:br w:type="textWrapping"/>
                      </w:r>
                    </w:del>
                  </w:ins>
                </w:sdtContent>
              </w:sdt>
              <w:ins w:author="Anonymous" w:id="203" w:date="2026-09-24T05:26:08Z">
                <w:del w:author="Kanihaa" w:id="9" w:date="2026-09-25T08:48:49Z">
                  <w:bookmarkStart w:colFirst="0" w:colLast="0" w:name="_heading=h.d3s8u4e2wlaj" w:id="113"/>
                  <w:bookmarkEnd w:id="113"/>
                </w:del>
              </w:ins>
            </w:sdtContent>
          </w:sdt>
        </w:p>
      </w:sdtContent>
    </w:sdt>
    <w:sdt>
      <w:sdtPr>
        <w:id w:val="1476408095"/>
        <w:tag w:val="goog_rdk_3075"/>
      </w:sdtPr>
      <w:sdtContent>
        <w:p w:rsidR="00000000" w:rsidDel="00000000" w:rsidP="00000000" w:rsidRDefault="00000000" w:rsidRPr="00000000" w14:paraId="00000250">
          <w:pPr>
            <w:pStyle w:val="Heading1"/>
            <w:numPr>
              <w:ilvl w:val="0"/>
              <w:numId w:val="36"/>
            </w:numPr>
            <w:spacing w:line="360" w:lineRule="auto"/>
            <w:ind w:left="720" w:hanging="360"/>
            <w:jc w:val="center"/>
            <w:rPr>
              <w:ins w:author="Anonymous" w:id="203" w:date="2026-09-24T05:26:08Z"/>
              <w:del w:author="Kanihaa" w:id="9" w:date="2026-09-25T08:48:49Z"/>
              <w:rFonts w:ascii="Calibri" w:cs="Calibri" w:eastAsia="Calibri" w:hAnsi="Calibri"/>
              <w:strike w:val="1"/>
              <w:highlight w:val="black"/>
            </w:rPr>
          </w:pPr>
          <w:sdt>
            <w:sdtPr>
              <w:id w:val="360805063"/>
              <w:tag w:val="goog_rdk_3072"/>
            </w:sdtPr>
            <w:sdtContent>
              <w:ins w:author="Anonymous" w:id="203" w:date="2026-09-24T05:26:08Z">
                <w:sdt>
                  <w:sdtPr>
                    <w:id w:val="1278111818"/>
                    <w:tag w:val="goog_rdk_3073"/>
                  </w:sdtPr>
                  <w:sdtContent>
                    <w:del w:author="Kanihaa" w:id="9" w:date="2026-09-25T08:48:49Z"/>
                  </w:sdtContent>
                </w:sdt>
              </w:ins>
              <w:sdt>
                <w:sdtPr>
                  <w:id w:val="1168473811"/>
                  <w:tag w:val="goog_rdk_307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5.3: Optimize prompts and add validations to prevent input edge-case failures.</w:delText>
                        <w:br w:type="textWrapping"/>
                      </w:r>
                    </w:del>
                  </w:ins>
                </w:sdtContent>
              </w:sdt>
              <w:ins w:author="Anonymous" w:id="203" w:date="2026-09-24T05:26:08Z">
                <w:del w:author="Kanihaa" w:id="9" w:date="2026-09-25T08:48:49Z">
                  <w:bookmarkStart w:colFirst="0" w:colLast="0" w:name="_heading=h.l91m3wip06ye" w:id="114"/>
                  <w:bookmarkEnd w:id="114"/>
                </w:del>
              </w:ins>
            </w:sdtContent>
          </w:sdt>
        </w:p>
      </w:sdtContent>
    </w:sdt>
    <w:sdt>
      <w:sdtPr>
        <w:id w:val="-1435964285"/>
        <w:tag w:val="goog_rdk_3079"/>
      </w:sdtPr>
      <w:sdtContent>
        <w:p w:rsidR="00000000" w:rsidDel="00000000" w:rsidP="00000000" w:rsidRDefault="00000000" w:rsidRPr="00000000" w14:paraId="00000251">
          <w:pPr>
            <w:pStyle w:val="Heading1"/>
            <w:numPr>
              <w:ilvl w:val="0"/>
              <w:numId w:val="36"/>
            </w:numPr>
            <w:spacing w:after="24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1344932371"/>
              <w:tag w:val="goog_rdk_3076"/>
            </w:sdtPr>
            <w:sdtContent>
              <w:ins w:author="Anonymous" w:id="203" w:date="2026-09-24T05:26:08Z">
                <w:sdt>
                  <w:sdtPr>
                    <w:id w:val="246845888"/>
                    <w:tag w:val="goog_rdk_3077"/>
                  </w:sdtPr>
                  <w:sdtContent>
                    <w:del w:author="Kanihaa" w:id="9" w:date="2026-09-25T08:48:49Z"/>
                  </w:sdtContent>
                </w:sdt>
              </w:ins>
              <w:sdt>
                <w:sdtPr>
                  <w:id w:val="-1642417195"/>
                  <w:tag w:val="goog_rdk_307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5.4: Add fallback/default recommendations when AI returns insufficient results.</w:delText>
                        <w:br w:type="textWrapping"/>
                      </w:r>
                    </w:del>
                  </w:ins>
                </w:sdtContent>
              </w:sdt>
              <w:ins w:author="Anonymous" w:id="203" w:date="2026-09-24T05:26:08Z">
                <w:del w:author="Kanihaa" w:id="9" w:date="2026-09-25T08:48:49Z">
                  <w:bookmarkStart w:colFirst="0" w:colLast="0" w:name="_heading=h.69kxofrxvc50" w:id="115"/>
                  <w:bookmarkEnd w:id="115"/>
                </w:del>
              </w:ins>
            </w:sdtContent>
          </w:sdt>
        </w:p>
      </w:sdtContent>
    </w:sdt>
    <w:sdt>
      <w:sdtPr>
        <w:id w:val="-1573849017"/>
        <w:tag w:val="goog_rdk_3083"/>
      </w:sdtPr>
      <w:sdtContent>
        <w:p w:rsidR="00000000" w:rsidDel="00000000" w:rsidP="00000000" w:rsidRDefault="00000000" w:rsidRPr="00000000" w14:paraId="00000252">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750928104"/>
              <w:tag w:val="goog_rdk_3080"/>
            </w:sdtPr>
            <w:sdtContent>
              <w:ins w:author="Anonymous" w:id="203" w:date="2026-09-24T05:26:08Z">
                <w:sdt>
                  <w:sdtPr>
                    <w:id w:val="1958626747"/>
                    <w:tag w:val="goog_rdk_3081"/>
                  </w:sdtPr>
                  <w:sdtContent>
                    <w:del w:author="Kanihaa" w:id="9" w:date="2026-09-25T08:48:49Z"/>
                  </w:sdtContent>
                </w:sdt>
              </w:ins>
              <w:sdt>
                <w:sdtPr>
                  <w:id w:val="62577688"/>
                  <w:tag w:val="goog_rdk_3082"/>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xnxrye9c0hjb" w:id="116"/>
                  <w:bookmarkEnd w:id="116"/>
                </w:del>
              </w:ins>
            </w:sdtContent>
          </w:sdt>
        </w:p>
      </w:sdtContent>
    </w:sdt>
    <w:sdt>
      <w:sdtPr>
        <w:id w:val="1570223156"/>
        <w:tag w:val="goog_rdk_3087"/>
      </w:sdtPr>
      <w:sdtContent>
        <w:p w:rsidR="00000000" w:rsidDel="00000000" w:rsidP="00000000" w:rsidRDefault="00000000" w:rsidRPr="00000000" w14:paraId="00000253">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984234909"/>
              <w:tag w:val="goog_rdk_3084"/>
            </w:sdtPr>
            <w:sdtContent>
              <w:ins w:author="Anonymous" w:id="203" w:date="2026-09-24T05:26:08Z">
                <w:sdt>
                  <w:sdtPr>
                    <w:id w:val="970564601"/>
                    <w:tag w:val="goog_rdk_3085"/>
                  </w:sdtPr>
                  <w:sdtContent>
                    <w:del w:author="Kanihaa" w:id="9" w:date="2026-09-25T08:48:49Z"/>
                  </w:sdtContent>
                </w:sdt>
              </w:ins>
              <w:sdt>
                <w:sdtPr>
                  <w:id w:val="-1486728080"/>
                  <w:tag w:val="goog_rdk_3086"/>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dulmowmbfc3n" w:id="117"/>
                  <w:bookmarkEnd w:id="117"/>
                </w:del>
              </w:ins>
            </w:sdtContent>
          </w:sdt>
        </w:p>
      </w:sdtContent>
    </w:sdt>
    <w:sdt>
      <w:sdtPr>
        <w:id w:val="-626604238"/>
        <w:tag w:val="goog_rdk_3091"/>
      </w:sdtPr>
      <w:sdtContent>
        <w:p w:rsidR="00000000" w:rsidDel="00000000" w:rsidP="00000000" w:rsidRDefault="00000000" w:rsidRPr="00000000" w14:paraId="00000254">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002344733"/>
              <w:tag w:val="goog_rdk_3088"/>
            </w:sdtPr>
            <w:sdtContent>
              <w:ins w:author="Anonymous" w:id="203" w:date="2026-09-24T05:26:08Z">
                <w:sdt>
                  <w:sdtPr>
                    <w:id w:val="-1178154063"/>
                    <w:tag w:val="goog_rdk_3089"/>
                  </w:sdtPr>
                  <w:sdtContent>
                    <w:del w:author="Kanihaa" w:id="9" w:date="2026-09-25T08:48:49Z"/>
                  </w:sdtContent>
                </w:sdt>
              </w:ins>
              <w:sdt>
                <w:sdtPr>
                  <w:id w:val="-560258018"/>
                  <w:tag w:val="goog_rdk_3090"/>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gqkzjyg6llja" w:id="118"/>
                  <w:bookmarkEnd w:id="118"/>
                </w:del>
              </w:ins>
            </w:sdtContent>
          </w:sdt>
        </w:p>
      </w:sdtContent>
    </w:sdt>
    <w:sdt>
      <w:sdtPr>
        <w:id w:val="685679047"/>
        <w:tag w:val="goog_rdk_3095"/>
      </w:sdtPr>
      <w:sdtContent>
        <w:p w:rsidR="00000000" w:rsidDel="00000000" w:rsidP="00000000" w:rsidRDefault="00000000" w:rsidRPr="00000000" w14:paraId="00000255">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528972185"/>
              <w:tag w:val="goog_rdk_3092"/>
            </w:sdtPr>
            <w:sdtContent>
              <w:ins w:author="Anonymous" w:id="203" w:date="2026-09-24T05:26:08Z">
                <w:sdt>
                  <w:sdtPr>
                    <w:id w:val="1408047098"/>
                    <w:tag w:val="goog_rdk_3093"/>
                  </w:sdtPr>
                  <w:sdtContent>
                    <w:del w:author="Kanihaa" w:id="9" w:date="2026-09-25T08:48:49Z"/>
                  </w:sdtContent>
                </w:sdt>
              </w:ins>
              <w:sdt>
                <w:sdtPr>
                  <w:id w:val="1165078599"/>
                  <w:tag w:val="goog_rdk_309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tab/>
                        <w:tab/>
                      </w:r>
                    </w:del>
                  </w:ins>
                </w:sdtContent>
              </w:sdt>
              <w:ins w:author="Anonymous" w:id="203" w:date="2026-09-24T05:26:08Z">
                <w:del w:author="Kanihaa" w:id="9" w:date="2026-09-25T08:48:49Z">
                  <w:bookmarkStart w:colFirst="0" w:colLast="0" w:name="_heading=h.ocivyc2ly01c" w:id="119"/>
                  <w:bookmarkEnd w:id="119"/>
                </w:del>
              </w:ins>
            </w:sdtContent>
          </w:sdt>
        </w:p>
      </w:sdtContent>
    </w:sdt>
    <w:sdt>
      <w:sdtPr>
        <w:id w:val="-465995607"/>
        <w:tag w:val="goog_rdk_3099"/>
      </w:sdtPr>
      <w:sdtContent>
        <w:p w:rsidR="00000000" w:rsidDel="00000000" w:rsidP="00000000" w:rsidRDefault="00000000" w:rsidRPr="00000000" w14:paraId="00000256">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446819619"/>
              <w:tag w:val="goog_rdk_3096"/>
            </w:sdtPr>
            <w:sdtContent>
              <w:ins w:author="Anonymous" w:id="203" w:date="2026-09-24T05:26:08Z">
                <w:sdt>
                  <w:sdtPr>
                    <w:id w:val="27094424"/>
                    <w:tag w:val="goog_rdk_3097"/>
                  </w:sdtPr>
                  <w:sdtContent>
                    <w:del w:author="Kanihaa" w:id="9" w:date="2026-09-25T08:48:49Z"/>
                  </w:sdtContent>
                </w:sdt>
              </w:ins>
              <w:sdt>
                <w:sdtPr>
                  <w:id w:val="877634309"/>
                  <w:tag w:val="goog_rdk_3098"/>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ug0ljdnnrvbb" w:id="120"/>
                  <w:bookmarkEnd w:id="120"/>
                </w:del>
              </w:ins>
            </w:sdtContent>
          </w:sdt>
        </w:p>
      </w:sdtContent>
    </w:sdt>
    <w:sdt>
      <w:sdtPr>
        <w:id w:val="1702902133"/>
        <w:tag w:val="goog_rdk_3103"/>
      </w:sdtPr>
      <w:sdtContent>
        <w:p w:rsidR="00000000" w:rsidDel="00000000" w:rsidP="00000000" w:rsidRDefault="00000000" w:rsidRPr="00000000" w14:paraId="00000257">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491157370"/>
              <w:tag w:val="goog_rdk_3100"/>
            </w:sdtPr>
            <w:sdtContent>
              <w:ins w:author="Anonymous" w:id="203" w:date="2026-09-24T05:26:08Z">
                <w:sdt>
                  <w:sdtPr>
                    <w:id w:val="713791405"/>
                    <w:tag w:val="goog_rdk_3101"/>
                  </w:sdtPr>
                  <w:sdtContent>
                    <w:del w:author="Kanihaa" w:id="9" w:date="2026-09-25T08:48:49Z"/>
                  </w:sdtContent>
                </w:sdt>
              </w:ins>
              <w:sdt>
                <w:sdtPr>
                  <w:id w:val="1844144993"/>
                  <w:tag w:val="goog_rdk_3102"/>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51eighwkz3gb" w:id="121"/>
                  <w:bookmarkEnd w:id="121"/>
                </w:del>
              </w:ins>
            </w:sdtContent>
          </w:sdt>
        </w:p>
      </w:sdtContent>
    </w:sdt>
    <w:sdt>
      <w:sdtPr>
        <w:id w:val="-942393926"/>
        <w:tag w:val="goog_rdk_3107"/>
      </w:sdtPr>
      <w:sdtContent>
        <w:p w:rsidR="00000000" w:rsidDel="00000000" w:rsidP="00000000" w:rsidRDefault="00000000" w:rsidRPr="00000000" w14:paraId="00000258">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519776743"/>
              <w:tag w:val="goog_rdk_3104"/>
            </w:sdtPr>
            <w:sdtContent>
              <w:ins w:author="Anonymous" w:id="203" w:date="2026-09-24T05:26:08Z">
                <w:sdt>
                  <w:sdtPr>
                    <w:id w:val="-2043153581"/>
                    <w:tag w:val="goog_rdk_3105"/>
                  </w:sdtPr>
                  <w:sdtContent>
                    <w:del w:author="Kanihaa" w:id="9" w:date="2026-09-25T08:48:49Z"/>
                  </w:sdtContent>
                </w:sdt>
              </w:ins>
              <w:sdt>
                <w:sdtPr>
                  <w:id w:val="1993074415"/>
                  <w:tag w:val="goog_rdk_3106"/>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r6248e2xhzdw" w:id="122"/>
                  <w:bookmarkEnd w:id="122"/>
                </w:del>
              </w:ins>
            </w:sdtContent>
          </w:sdt>
        </w:p>
      </w:sdtContent>
    </w:sdt>
    <w:sdt>
      <w:sdtPr>
        <w:id w:val="915635947"/>
        <w:tag w:val="goog_rdk_3111"/>
      </w:sdtPr>
      <w:sdtContent>
        <w:p w:rsidR="00000000" w:rsidDel="00000000" w:rsidP="00000000" w:rsidRDefault="00000000" w:rsidRPr="00000000" w14:paraId="00000259">
          <w:pPr>
            <w:pStyle w:val="Heading1"/>
            <w:spacing w:after="80" w:line="240" w:lineRule="auto"/>
            <w:jc w:val="both"/>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45525556"/>
              <w:tag w:val="goog_rdk_3108"/>
            </w:sdtPr>
            <w:sdtContent>
              <w:ins w:author="Anonymous" w:id="203" w:date="2026-09-24T05:26:08Z">
                <w:sdt>
                  <w:sdtPr>
                    <w:id w:val="-1675893877"/>
                    <w:tag w:val="goog_rdk_3109"/>
                  </w:sdtPr>
                  <w:sdtContent>
                    <w:del w:author="Kanihaa" w:id="9" w:date="2026-09-25T08:48:49Z"/>
                  </w:sdtContent>
                </w:sdt>
              </w:ins>
              <w:sdt>
                <w:sdtPr>
                  <w:id w:val="512563975"/>
                  <w:tag w:val="goog_rdk_311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MILESTONE 1: Gemini AI Initialization</w:delText>
                      </w:r>
                    </w:del>
                  </w:ins>
                </w:sdtContent>
              </w:sdt>
              <w:ins w:author="Anonymous" w:id="203" w:date="2026-09-24T05:26:08Z">
                <w:del w:author="Kanihaa" w:id="9" w:date="2026-09-25T08:48:49Z">
                  <w:bookmarkStart w:colFirst="0" w:colLast="0" w:name="_heading=h.aierybygwtjs" w:id="31"/>
                  <w:bookmarkEnd w:id="31"/>
                </w:del>
              </w:ins>
            </w:sdtContent>
          </w:sdt>
        </w:p>
      </w:sdtContent>
    </w:sdt>
    <w:sdt>
      <w:sdtPr>
        <w:id w:val="-1969410559"/>
        <w:tag w:val="goog_rdk_3115"/>
      </w:sdtPr>
      <w:sdtContent>
        <w:p w:rsidR="00000000" w:rsidDel="00000000" w:rsidP="00000000" w:rsidRDefault="00000000" w:rsidRPr="00000000" w14:paraId="0000025A">
          <w:pPr>
            <w:pStyle w:val="Heading1"/>
            <w:spacing w:after="240" w:before="240" w:line="240" w:lineRule="auto"/>
            <w:jc w:val="both"/>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452770331"/>
              <w:tag w:val="goog_rdk_3112"/>
            </w:sdtPr>
            <w:sdtContent>
              <w:ins w:author="Anonymous" w:id="203" w:date="2026-09-24T05:26:08Z">
                <w:sdt>
                  <w:sdtPr>
                    <w:id w:val="-257766880"/>
                    <w:tag w:val="goog_rdk_3113"/>
                  </w:sdtPr>
                  <w:sdtContent>
                    <w:del w:author="Kanihaa" w:id="9" w:date="2026-09-25T08:48:49Z"/>
                  </w:sdtContent>
                </w:sdt>
              </w:ins>
              <w:sdt>
                <w:sdtPr>
                  <w:id w:val="-566488249"/>
                  <w:tag w:val="goog_rdk_311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In this foundational stage, the objective is to establish and configure the core AI infrastructure required to power PocketSmart AI. The platform relies on Gemini 1.5 Flash Pro—Google's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Jewelry Planner).Proper completion of this setup is essential, as it enables all AI-driven functionalities like budget understanding, category-wise recommendations, and multimodal analysis to operate seamlessly.</w:delText>
                      </w:r>
                    </w:del>
                  </w:ins>
                </w:sdtContent>
              </w:sdt>
              <w:ins w:author="Anonymous" w:id="203" w:date="2026-09-24T05:26:08Z">
                <w:del w:author="Kanihaa" w:id="9" w:date="2026-09-25T08:48:49Z">
                  <w:bookmarkStart w:colFirst="0" w:colLast="0" w:name="_heading=h.2ov5o1j9tnn4" w:id="123"/>
                  <w:bookmarkEnd w:id="123"/>
                </w:del>
              </w:ins>
            </w:sdtContent>
          </w:sdt>
        </w:p>
      </w:sdtContent>
    </w:sdt>
    <w:sdt>
      <w:sdtPr>
        <w:id w:val="-273279105"/>
        <w:tag w:val="goog_rdk_3119"/>
      </w:sdtPr>
      <w:sdtContent>
        <w:p w:rsidR="00000000" w:rsidDel="00000000" w:rsidP="00000000" w:rsidRDefault="00000000" w:rsidRPr="00000000" w14:paraId="0000025B">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933719511"/>
              <w:tag w:val="goog_rdk_3116"/>
            </w:sdtPr>
            <w:sdtContent>
              <w:ins w:author="Anonymous" w:id="203" w:date="2026-09-24T05:26:08Z">
                <w:sdt>
                  <w:sdtPr>
                    <w:id w:val="-1752399184"/>
                    <w:tag w:val="goog_rdk_3117"/>
                  </w:sdtPr>
                  <w:sdtContent>
                    <w:del w:author="Kanihaa" w:id="9" w:date="2026-09-25T08:48:49Z"/>
                  </w:sdtContent>
                </w:sdt>
              </w:ins>
              <w:sdt>
                <w:sdtPr>
                  <w:id w:val="1711620808"/>
                  <w:tag w:val="goog_rdk_311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Activity 1.1: Set up Google Cloud account and enable Gemini API</w:delText>
                      </w:r>
                    </w:del>
                  </w:ins>
                </w:sdtContent>
              </w:sdt>
              <w:ins w:author="Anonymous" w:id="203" w:date="2026-09-24T05:26:08Z">
                <w:del w:author="Kanihaa" w:id="9" w:date="2026-09-25T08:48:49Z">
                  <w:bookmarkStart w:colFirst="0" w:colLast="0" w:name="_heading=h.2bux0uihcgwv" w:id="124"/>
                  <w:bookmarkEnd w:id="124"/>
                </w:del>
              </w:ins>
            </w:sdtContent>
          </w:sdt>
        </w:p>
      </w:sdtContent>
    </w:sdt>
    <w:sdt>
      <w:sdtPr>
        <w:id w:val="-640892581"/>
        <w:tag w:val="goog_rdk_3125"/>
      </w:sdtPr>
      <w:sdtContent>
        <w:p w:rsidR="00000000" w:rsidDel="00000000" w:rsidP="00000000" w:rsidRDefault="00000000" w:rsidRPr="00000000" w14:paraId="0000025C">
          <w:pPr>
            <w:pStyle w:val="Heading1"/>
            <w:numPr>
              <w:ilvl w:val="0"/>
              <w:numId w:val="29"/>
            </w:numPr>
            <w:spacing w:after="280" w:before="280" w:lineRule="auto"/>
            <w:ind w:left="720" w:hanging="360"/>
            <w:rPr>
              <w:ins w:author="Anonymous" w:id="203" w:date="2026-09-24T05:26:08Z"/>
              <w:del w:author="Kanihaa" w:id="9" w:date="2026-09-25T08:48:49Z"/>
              <w:rFonts w:ascii="Calibri" w:cs="Calibri" w:eastAsia="Calibri" w:hAnsi="Calibri"/>
              <w:strike w:val="1"/>
              <w:highlight w:val="black"/>
            </w:rPr>
          </w:pPr>
          <w:sdt>
            <w:sdtPr>
              <w:id w:val="-1449812219"/>
              <w:tag w:val="goog_rdk_3120"/>
            </w:sdtPr>
            <w:sdtContent>
              <w:ins w:author="Anonymous" w:id="203" w:date="2026-09-24T05:26:08Z">
                <w:sdt>
                  <w:sdtPr>
                    <w:id w:val="780507732"/>
                    <w:tag w:val="goog_rdk_3121"/>
                  </w:sdtPr>
                  <w:sdtContent>
                    <w:del w:author="Kanihaa" w:id="9" w:date="2026-09-25T08:48:49Z"/>
                  </w:sdtContent>
                </w:sdt>
              </w:ins>
              <w:sdt>
                <w:sdtPr>
                  <w:id w:val="-95287875"/>
                  <w:tag w:val="goog_rdk_312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Sign in or create a Google Cloud account via </w:delText>
                      </w:r>
                    </w:del>
                  </w:ins>
                </w:sdtContent>
              </w:sdt>
              <w:ins w:author="Anonymous" w:id="203" w:date="2026-09-24T05:26:08Z">
                <w:del w:author="Kanihaa" w:id="9" w:date="2026-09-25T08:48:49Z">
                  <w:bookmarkStart w:colFirst="0" w:colLast="0" w:name="_heading=h.35kroagkbzpr" w:id="125"/>
                  <w:bookmarkEnd w:id="125"/>
                  <w:r w:rsidDel="00000000" w:rsidR="00000000" w:rsidRPr="00000000">
                    <w:fldChar w:fldCharType="begin"/>
                  </w:r>
                  <w:r w:rsidDel="00000000" w:rsidR="00000000" w:rsidRPr="00000000">
                    <w:delInstrText xml:space="preserve">HYPERLINK "http://console.cloud.google.com"</w:delInstrText>
                  </w:r>
                  <w:r w:rsidDel="00000000" w:rsidR="00000000" w:rsidRPr="00000000">
                    <w:fldChar w:fldCharType="separate"/>
                  </w:r>
                  <w:sdt>
                    <w:sdtPr>
                      <w:id w:val="278501484"/>
                      <w:tag w:val="goog_rdk_312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trike w:val="1"/>
                              <w:u w:val="single"/>
                            </w:rPr>
                          </w:rPrChange>
                        </w:rPr>
                        <w:delText xml:space="preserve">console.cloud.google.coconsolem</w:delText>
                      </w:r>
                    </w:sdtContent>
                  </w:sdt>
                  <w:r w:rsidDel="00000000" w:rsidR="00000000" w:rsidRPr="00000000">
                    <w:fldChar w:fldCharType="end"/>
                  </w:r>
                  <w:sdt>
                    <w:sdtPr>
                      <w:id w:val="1244494552"/>
                      <w:tag w:val="goog_rdk_312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w:delText>
                        <w:tab/>
                      </w:r>
                    </w:sdtContent>
                  </w:sdt>
                </w:del>
              </w:ins>
            </w:sdtContent>
          </w:sdt>
        </w:p>
      </w:sdtContent>
    </w:sdt>
    <w:sdt>
      <w:sdtPr>
        <w:id w:val="-370921276"/>
        <w:tag w:val="goog_rdk_3129"/>
      </w:sdtPr>
      <w:sdtContent>
        <w:p w:rsidR="00000000" w:rsidDel="00000000" w:rsidP="00000000" w:rsidRDefault="00000000" w:rsidRPr="00000000" w14:paraId="0000025D">
          <w:pPr>
            <w:pStyle w:val="Heading1"/>
            <w:spacing w:after="280" w:before="280" w:lineRule="auto"/>
            <w:ind w:left="720" w:right="-111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534124484"/>
              <w:tag w:val="goog_rdk_3126"/>
            </w:sdtPr>
            <w:sdtContent>
              <w:ins w:author="Anonymous" w:id="203" w:date="2026-09-24T05:26:08Z">
                <w:sdt>
                  <w:sdtPr>
                    <w:id w:val="671788240"/>
                    <w:tag w:val="goog_rdk_3127"/>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463800"/>
                            <wp:effectExtent b="0" l="0" r="0" t="0"/>
                            <wp:docPr id="210" name="image40.png"/>
                            <a:graphic>
                              <a:graphicData uri="http://schemas.openxmlformats.org/drawingml/2006/picture">
                                <pic:pic>
                                  <pic:nvPicPr>
                                    <pic:cNvPr id="0" name="image40.png"/>
                                    <pic:cNvPicPr preferRelativeResize="0"/>
                                  </pic:nvPicPr>
                                  <pic:blipFill>
                                    <a:blip r:embed="rId13"/>
                                    <a:srcRect b="25305" l="0" r="0" t="-25305"/>
                                    <a:stretch>
                                      <a:fillRect/>
                                    </a:stretch>
                                  </pic:blipFill>
                                  <pic:spPr>
                                    <a:xfrm>
                                      <a:off x="0" y="0"/>
                                      <a:ext cx="5213475" cy="2463800"/>
                                    </a:xfrm>
                                    <a:prstGeom prst="rect"/>
                                    <a:ln/>
                                  </pic:spPr>
                                </pic:pic>
                              </a:graphicData>
                            </a:graphic>
                          </wp:inline>
                        </w:drawing>
                      </w:r>
                    </w:del>
                  </w:sdtContent>
                </w:sdt>
              </w:ins>
              <w:sdt>
                <w:sdtPr>
                  <w:id w:val="1997852871"/>
                  <w:tag w:val="goog_rdk_312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delText xml:space="preserve">i</w:delText>
                      </w:r>
                    </w:del>
                  </w:ins>
                </w:sdtContent>
              </w:sdt>
              <w:ins w:author="Anonymous" w:id="203" w:date="2026-09-24T05:26:08Z">
                <w:del w:author="Kanihaa" w:id="9" w:date="2026-09-25T08:48:49Z">
                  <w:bookmarkStart w:colFirst="0" w:colLast="0" w:name="_heading=h.oa1b9juokbej" w:id="126"/>
                  <w:bookmarkEnd w:id="126"/>
                </w:del>
              </w:ins>
            </w:sdtContent>
          </w:sdt>
        </w:p>
      </w:sdtContent>
    </w:sdt>
    <w:sdt>
      <w:sdtPr>
        <w:id w:val="969998985"/>
        <w:tag w:val="goog_rdk_3133"/>
      </w:sdtPr>
      <w:sdtContent>
        <w:p w:rsidR="00000000" w:rsidDel="00000000" w:rsidP="00000000" w:rsidRDefault="00000000" w:rsidRPr="00000000" w14:paraId="0000025E">
          <w:pPr>
            <w:pStyle w:val="Heading1"/>
            <w:numPr>
              <w:ilvl w:val="0"/>
              <w:numId w:val="29"/>
            </w:numPr>
            <w:spacing w:after="280" w:before="280" w:lineRule="auto"/>
            <w:ind w:left="720" w:hanging="360"/>
            <w:rPr>
              <w:ins w:author="Anonymous" w:id="203" w:date="2026-09-24T05:26:08Z"/>
              <w:del w:author="Kanihaa" w:id="9" w:date="2026-09-25T08:48:49Z"/>
              <w:rFonts w:ascii="Calibri" w:cs="Calibri" w:eastAsia="Calibri" w:hAnsi="Calibri"/>
              <w:strike w:val="1"/>
              <w:highlight w:val="black"/>
            </w:rPr>
          </w:pPr>
          <w:sdt>
            <w:sdtPr>
              <w:id w:val="695158722"/>
              <w:tag w:val="goog_rdk_3130"/>
            </w:sdtPr>
            <w:sdtContent>
              <w:ins w:author="Anonymous" w:id="203" w:date="2026-09-24T05:26:08Z">
                <w:sdt>
                  <w:sdtPr>
                    <w:id w:val="-810376292"/>
                    <w:tag w:val="goog_rdk_3131"/>
                  </w:sdtPr>
                  <w:sdtContent>
                    <w:del w:author="Kanihaa" w:id="9" w:date="2026-09-25T08:48:49Z"/>
                  </w:sdtContent>
                </w:sdt>
              </w:ins>
              <w:sdt>
                <w:sdtPr>
                  <w:id w:val="-11212728"/>
                  <w:tag w:val="goog_rdk_313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Accept all terms and conditions and click on Get API key </w:delText>
                      </w:r>
                    </w:del>
                  </w:ins>
                </w:sdtContent>
              </w:sdt>
              <w:ins w:author="Anonymous" w:id="203" w:date="2026-09-24T05:26:08Z">
                <w:del w:author="Kanihaa" w:id="9" w:date="2026-09-25T08:48:49Z">
                  <w:bookmarkStart w:colFirst="0" w:colLast="0" w:name="_heading=h.3tzz4o1pxgiq" w:id="127"/>
                  <w:bookmarkEnd w:id="127"/>
                </w:del>
              </w:ins>
            </w:sdtContent>
          </w:sdt>
        </w:p>
      </w:sdtContent>
    </w:sdt>
    <w:sdt>
      <w:sdtPr>
        <w:id w:val="-91638352"/>
        <w:tag w:val="goog_rdk_3137"/>
      </w:sdtPr>
      <w:sdtContent>
        <w:p w:rsidR="00000000" w:rsidDel="00000000" w:rsidP="00000000" w:rsidRDefault="00000000" w:rsidRPr="00000000" w14:paraId="0000025F">
          <w:pPr>
            <w:pStyle w:val="Heading1"/>
            <w:spacing w:after="280" w:before="28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261289882"/>
              <w:tag w:val="goog_rdk_3134"/>
            </w:sdtPr>
            <w:sdtContent>
              <w:ins w:author="Anonymous" w:id="203" w:date="2026-09-24T05:26:08Z">
                <w:sdt>
                  <w:sdtPr>
                    <w:id w:val="823547034"/>
                    <w:tag w:val="goog_rdk_3135"/>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527300"/>
                            <wp:effectExtent b="0" l="0" r="0" t="0"/>
                            <wp:docPr id="208" name="image56.png"/>
                            <a:graphic>
                              <a:graphicData uri="http://schemas.openxmlformats.org/drawingml/2006/picture">
                                <pic:pic>
                                  <pic:nvPicPr>
                                    <pic:cNvPr id="0" name="image56.png"/>
                                    <pic:cNvPicPr preferRelativeResize="0"/>
                                  </pic:nvPicPr>
                                  <pic:blipFill>
                                    <a:blip r:embed="rId14"/>
                                    <a:srcRect b="0" l="-895" r="0" t="0"/>
                                    <a:stretch>
                                      <a:fillRect/>
                                    </a:stretch>
                                  </pic:blipFill>
                                  <pic:spPr>
                                    <a:xfrm>
                                      <a:off x="0" y="0"/>
                                      <a:ext cx="5213475" cy="2527300"/>
                                    </a:xfrm>
                                    <a:prstGeom prst="rect"/>
                                    <a:ln/>
                                  </pic:spPr>
                                </pic:pic>
                              </a:graphicData>
                            </a:graphic>
                          </wp:inline>
                        </w:drawing>
                      </w:r>
                    </w:del>
                  </w:sdtContent>
                </w:sdt>
              </w:ins>
              <w:sdt>
                <w:sdtPr>
                  <w:id w:val="613150693"/>
                  <w:tag w:val="goog_rdk_3136"/>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3" w:date="2026-09-24T05:26:08Z">
                <w:del w:author="Kanihaa" w:id="9" w:date="2026-09-25T08:48:49Z">
                  <w:bookmarkStart w:colFirst="0" w:colLast="0" w:name="_heading=h.h8zsvhzfy3p6" w:id="128"/>
                  <w:bookmarkEnd w:id="128"/>
                </w:del>
              </w:ins>
            </w:sdtContent>
          </w:sdt>
        </w:p>
      </w:sdtContent>
    </w:sdt>
    <w:sdt>
      <w:sdtPr>
        <w:id w:val="1180635013"/>
        <w:tag w:val="goog_rdk_3145"/>
      </w:sdtPr>
      <w:sdtContent>
        <w:p w:rsidR="00000000" w:rsidDel="00000000" w:rsidP="00000000" w:rsidRDefault="00000000" w:rsidRPr="00000000" w14:paraId="00000260">
          <w:pPr>
            <w:pStyle w:val="Heading1"/>
            <w:numPr>
              <w:ilvl w:val="0"/>
              <w:numId w:val="31"/>
            </w:numPr>
            <w:spacing w:after="240" w:before="24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499766282"/>
              <w:tag w:val="goog_rdk_3138"/>
            </w:sdtPr>
            <w:sdtContent>
              <w:ins w:author="Anonymous" w:id="203" w:date="2026-09-24T05:26:08Z">
                <w:sdt>
                  <w:sdtPr>
                    <w:id w:val="-1373633609"/>
                    <w:tag w:val="goog_rdk_3139"/>
                  </w:sdtPr>
                  <w:sdtContent>
                    <w:del w:author="Kanihaa" w:id="9" w:date="2026-09-25T08:48:49Z"/>
                  </w:sdtContent>
                </w:sdt>
              </w:ins>
              <w:sdt>
                <w:sdtPr>
                  <w:id w:val="-657001925"/>
                  <w:tag w:val="goog_rdk_314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You will get trending models here you can select the model here or you can set the model by </w:delText>
                      </w:r>
                    </w:del>
                  </w:ins>
                </w:sdtContent>
              </w:sdt>
              <w:ins w:author="Anonymous" w:id="203" w:date="2026-09-24T05:26:08Z">
                <w:del w:author="Kanihaa" w:id="9" w:date="2026-09-25T08:48:49Z">
                  <w:bookmarkStart w:colFirst="0" w:colLast="0" w:name="_heading=h.7ae62zphh0so" w:id="129"/>
                  <w:bookmarkEnd w:id="129"/>
                  <w:sdt>
                    <w:sdtPr>
                      <w:id w:val="-472148610"/>
                      <w:tag w:val="goog_rdk_314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going </w:delText>
                      </w:r>
                    </w:sdtContent>
                  </w:sdt>
                  <w:sdt>
                    <w:sdtPr>
                      <w:id w:val="1791124717"/>
                      <w:tag w:val="goog_rdk_314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togo</w:delText>
                      </w:r>
                    </w:sdtContent>
                  </w:sdt>
                  <w:sdt>
                    <w:sdtPr>
                      <w:id w:val="-1624220377"/>
                      <w:tag w:val="goog_rdk_314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to</w:delText>
                      </w:r>
                    </w:sdtContent>
                  </w:sdt>
                  <w:sdt>
                    <w:sdtPr>
                      <w:id w:val="180614130"/>
                      <w:tag w:val="goog_rdk_314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the API Documentation.</w:delText>
                      </w:r>
                    </w:sdtContent>
                  </w:sdt>
                </w:del>
              </w:ins>
            </w:sdtContent>
          </w:sdt>
        </w:p>
      </w:sdtContent>
    </w:sdt>
    <w:sdt>
      <w:sdtPr>
        <w:id w:val="-1268353161"/>
        <w:tag w:val="goog_rdk_3150"/>
      </w:sdtPr>
      <w:sdtContent>
        <w:p w:rsidR="00000000" w:rsidDel="00000000" w:rsidP="00000000" w:rsidRDefault="00000000" w:rsidRPr="00000000" w14:paraId="00000261">
          <w:pPr>
            <w:pStyle w:val="Heading1"/>
            <w:spacing w:after="240" w:before="24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06636665"/>
              <w:tag w:val="goog_rdk_3146"/>
            </w:sdtPr>
            <w:sdtContent>
              <w:ins w:author="Anonymous" w:id="203" w:date="2026-09-24T05:26:08Z">
                <w:sdt>
                  <w:sdtPr>
                    <w:id w:val="-1882442967"/>
                    <w:tag w:val="goog_rdk_3147"/>
                  </w:sdtPr>
                  <w:sdtContent>
                    <w:del w:author="Kanihaa" w:id="9" w:date="2026-09-25T08:48:49Z"/>
                  </w:sdtContent>
                </w:sdt>
              </w:ins>
              <w:sdt>
                <w:sdtPr>
                  <w:id w:val="1911138495"/>
                  <w:tag w:val="goog_rdk_314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del>
                  </w:ins>
                </w:sdtContent>
              </w:sdt>
              <w:ins w:author="Anonymous" w:id="203" w:date="2026-09-24T05:26:08Z">
                <w:del w:author="Kanihaa" w:id="9" w:date="2026-09-25T08:48:49Z">
                  <w:bookmarkStart w:colFirst="0" w:colLast="0" w:name="_heading=h.ibogf44w9bcc" w:id="130"/>
                  <w:bookmarkEnd w:id="130"/>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4076700"/>
                        <wp:effectExtent b="0" l="0" r="0" t="0"/>
                        <wp:docPr id="237" name="image47.png"/>
                        <a:graphic>
                          <a:graphicData uri="http://schemas.openxmlformats.org/drawingml/2006/picture">
                            <pic:pic>
                              <pic:nvPicPr>
                                <pic:cNvPr id="0" name="image47.png"/>
                                <pic:cNvPicPr preferRelativeResize="0"/>
                              </pic:nvPicPr>
                              <pic:blipFill>
                                <a:blip r:embed="rId15"/>
                                <a:srcRect b="0" l="-2492" r="2492" t="0"/>
                                <a:stretch>
                                  <a:fillRect/>
                                </a:stretch>
                              </pic:blipFill>
                              <pic:spPr>
                                <a:xfrm>
                                  <a:off x="0" y="0"/>
                                  <a:ext cx="5213475" cy="4076700"/>
                                </a:xfrm>
                                <a:prstGeom prst="rect"/>
                                <a:ln/>
                              </pic:spPr>
                            </pic:pic>
                          </a:graphicData>
                        </a:graphic>
                      </wp:inline>
                    </w:drawing>
                  </w:r>
                  <w:sdt>
                    <w:sdtPr>
                      <w:id w:val="-2020954388"/>
                      <w:tag w:val="goog_rdk_314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sdtContent>
                  </w:sdt>
                </w:del>
              </w:ins>
            </w:sdtContent>
          </w:sdt>
        </w:p>
      </w:sdtContent>
    </w:sdt>
    <w:sdt>
      <w:sdtPr>
        <w:id w:val="1349423960"/>
        <w:tag w:val="goog_rdk_3154"/>
      </w:sdtPr>
      <w:sdtContent>
        <w:p w:rsidR="00000000" w:rsidDel="00000000" w:rsidP="00000000" w:rsidRDefault="00000000" w:rsidRPr="00000000" w14:paraId="00000262">
          <w:pPr>
            <w:pStyle w:val="Heading1"/>
            <w:spacing w:after="280" w:before="28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102817534"/>
              <w:tag w:val="goog_rdk_3151"/>
            </w:sdtPr>
            <w:sdtContent>
              <w:ins w:author="Anonymous" w:id="203" w:date="2026-09-24T05:26:08Z">
                <w:sdt>
                  <w:sdtPr>
                    <w:id w:val="1804110670"/>
                    <w:tag w:val="goog_rdk_3152"/>
                  </w:sdtPr>
                  <w:sdtContent>
                    <w:del w:author="Kanihaa" w:id="9" w:date="2026-09-25T08:48:49Z"/>
                  </w:sdtContent>
                </w:sdt>
              </w:ins>
              <w:sdt>
                <w:sdtPr>
                  <w:id w:val="1846900192"/>
                  <w:tag w:val="goog_rdk_3153"/>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beax3lvk7q6n" w:id="32"/>
                  <w:bookmarkEnd w:id="32"/>
                </w:del>
              </w:ins>
            </w:sdtContent>
          </w:sdt>
        </w:p>
      </w:sdtContent>
    </w:sdt>
    <w:sdt>
      <w:sdtPr>
        <w:id w:val="-1971203251"/>
        <w:tag w:val="goog_rdk_3158"/>
      </w:sdtPr>
      <w:sdtContent>
        <w:p w:rsidR="00000000" w:rsidDel="00000000" w:rsidP="00000000" w:rsidRDefault="00000000" w:rsidRPr="00000000" w14:paraId="00000263">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815164963"/>
              <w:tag w:val="goog_rdk_3155"/>
            </w:sdtPr>
            <w:sdtContent>
              <w:ins w:author="Anonymous" w:id="203" w:date="2026-09-24T05:26:08Z">
                <w:sdt>
                  <w:sdtPr>
                    <w:id w:val="-551736464"/>
                    <w:tag w:val="goog_rdk_3156"/>
                  </w:sdtPr>
                  <w:sdtContent>
                    <w:del w:author="Kanihaa" w:id="9" w:date="2026-09-25T08:48:49Z"/>
                  </w:sdtContent>
                </w:sdt>
              </w:ins>
              <w:sdt>
                <w:sdtPr>
                  <w:id w:val="1720010130"/>
                  <w:tag w:val="goog_rdk_3157"/>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umh8g1z07n8b" w:id="131"/>
                  <w:bookmarkEnd w:id="131"/>
                </w:del>
              </w:ins>
            </w:sdtContent>
          </w:sdt>
        </w:p>
      </w:sdtContent>
    </w:sdt>
    <w:sdt>
      <w:sdtPr>
        <w:id w:val="1688417376"/>
        <w:tag w:val="goog_rdk_3162"/>
      </w:sdtPr>
      <w:sdtContent>
        <w:p w:rsidR="00000000" w:rsidDel="00000000" w:rsidP="00000000" w:rsidRDefault="00000000" w:rsidRPr="00000000" w14:paraId="00000264">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320680410"/>
              <w:tag w:val="goog_rdk_3159"/>
            </w:sdtPr>
            <w:sdtContent>
              <w:ins w:author="Anonymous" w:id="203" w:date="2026-09-24T05:26:08Z">
                <w:sdt>
                  <w:sdtPr>
                    <w:id w:val="-1366140903"/>
                    <w:tag w:val="goog_rdk_3160"/>
                  </w:sdtPr>
                  <w:sdtContent>
                    <w:del w:author="Kanihaa" w:id="9" w:date="2026-09-25T08:48:49Z"/>
                  </w:sdtContent>
                </w:sdt>
              </w:ins>
              <w:sdt>
                <w:sdtPr>
                  <w:id w:val="83312508"/>
                  <w:tag w:val="goog_rdk_3161"/>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qtgbrr1l0o1l" w:id="132"/>
                  <w:bookmarkEnd w:id="132"/>
                </w:del>
              </w:ins>
            </w:sdtContent>
          </w:sdt>
        </w:p>
      </w:sdtContent>
    </w:sdt>
    <w:sdt>
      <w:sdtPr>
        <w:id w:val="-1952056441"/>
        <w:tag w:val="goog_rdk_3166"/>
      </w:sdtPr>
      <w:sdtContent>
        <w:p w:rsidR="00000000" w:rsidDel="00000000" w:rsidP="00000000" w:rsidRDefault="00000000" w:rsidRPr="00000000" w14:paraId="00000265">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5739965"/>
              <w:tag w:val="goog_rdk_3163"/>
            </w:sdtPr>
            <w:sdtContent>
              <w:ins w:author="Anonymous" w:id="203" w:date="2026-09-24T05:26:08Z">
                <w:sdt>
                  <w:sdtPr>
                    <w:id w:val="-238920703"/>
                    <w:tag w:val="goog_rdk_3164"/>
                  </w:sdtPr>
                  <w:sdtContent>
                    <w:del w:author="Kanihaa" w:id="9" w:date="2026-09-25T08:48:49Z"/>
                  </w:sdtContent>
                </w:sdt>
              </w:ins>
              <w:sdt>
                <w:sdtPr>
                  <w:id w:val="-1567280839"/>
                  <w:tag w:val="goog_rdk_3165"/>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6a8v26ooprmi" w:id="133"/>
                  <w:bookmarkEnd w:id="133"/>
                </w:del>
              </w:ins>
            </w:sdtContent>
          </w:sdt>
        </w:p>
      </w:sdtContent>
    </w:sdt>
    <w:sdt>
      <w:sdtPr>
        <w:id w:val="744352193"/>
        <w:tag w:val="goog_rdk_3170"/>
      </w:sdtPr>
      <w:sdtContent>
        <w:p w:rsidR="00000000" w:rsidDel="00000000" w:rsidP="00000000" w:rsidRDefault="00000000" w:rsidRPr="00000000" w14:paraId="00000266">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859087134"/>
              <w:tag w:val="goog_rdk_3167"/>
            </w:sdtPr>
            <w:sdtContent>
              <w:ins w:author="Anonymous" w:id="203" w:date="2026-09-24T05:26:08Z">
                <w:sdt>
                  <w:sdtPr>
                    <w:id w:val="-42168279"/>
                    <w:tag w:val="goog_rdk_3168"/>
                  </w:sdtPr>
                  <w:sdtContent>
                    <w:del w:author="Kanihaa" w:id="9" w:date="2026-09-25T08:48:49Z"/>
                  </w:sdtContent>
                </w:sdt>
              </w:ins>
              <w:sdt>
                <w:sdtPr>
                  <w:id w:val="84403578"/>
                  <w:tag w:val="goog_rdk_3169"/>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htvo2g9r12bb" w:id="134"/>
                  <w:bookmarkEnd w:id="134"/>
                </w:del>
              </w:ins>
            </w:sdtContent>
          </w:sdt>
        </w:p>
      </w:sdtContent>
    </w:sdt>
    <w:sdt>
      <w:sdtPr>
        <w:id w:val="-2019686358"/>
        <w:tag w:val="goog_rdk_3174"/>
      </w:sdtPr>
      <w:sdtContent>
        <w:p w:rsidR="00000000" w:rsidDel="00000000" w:rsidP="00000000" w:rsidRDefault="00000000" w:rsidRPr="00000000" w14:paraId="00000267">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992743332"/>
              <w:tag w:val="goog_rdk_3171"/>
            </w:sdtPr>
            <w:sdtContent>
              <w:ins w:author="Anonymous" w:id="203" w:date="2026-09-24T05:26:08Z">
                <w:sdt>
                  <w:sdtPr>
                    <w:id w:val="411228641"/>
                    <w:tag w:val="goog_rdk_3172"/>
                  </w:sdtPr>
                  <w:sdtContent>
                    <w:del w:author="Kanihaa" w:id="9" w:date="2026-09-25T08:48:49Z"/>
                  </w:sdtContent>
                </w:sdt>
              </w:ins>
              <w:sdt>
                <w:sdtPr>
                  <w:id w:val="-940371222"/>
                  <w:tag w:val="goog_rdk_3173"/>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nqy27up5xbg" w:id="135"/>
                  <w:bookmarkEnd w:id="135"/>
                </w:del>
              </w:ins>
            </w:sdtContent>
          </w:sdt>
        </w:p>
      </w:sdtContent>
    </w:sdt>
    <w:sdt>
      <w:sdtPr>
        <w:id w:val="-56203770"/>
        <w:tag w:val="goog_rdk_3178"/>
      </w:sdtPr>
      <w:sdtContent>
        <w:p w:rsidR="00000000" w:rsidDel="00000000" w:rsidP="00000000" w:rsidRDefault="00000000" w:rsidRPr="00000000" w14:paraId="00000268">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078439889"/>
              <w:tag w:val="goog_rdk_3175"/>
            </w:sdtPr>
            <w:sdtContent>
              <w:ins w:author="Anonymous" w:id="203" w:date="2026-09-24T05:26:08Z">
                <w:sdt>
                  <w:sdtPr>
                    <w:id w:val="1163917295"/>
                    <w:tag w:val="goog_rdk_3176"/>
                  </w:sdtPr>
                  <w:sdtContent>
                    <w:del w:author="Kanihaa" w:id="9" w:date="2026-09-25T08:48:49Z"/>
                  </w:sdtContent>
                </w:sdt>
              </w:ins>
              <w:sdt>
                <w:sdtPr>
                  <w:id w:val="55389228"/>
                  <w:tag w:val="goog_rdk_3177"/>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jcqf4y5te8vj" w:id="136"/>
                  <w:bookmarkEnd w:id="136"/>
                </w:del>
              </w:ins>
            </w:sdtContent>
          </w:sdt>
        </w:p>
      </w:sdtContent>
    </w:sdt>
    <w:sdt>
      <w:sdtPr>
        <w:id w:val="443705488"/>
        <w:tag w:val="goog_rdk_3182"/>
      </w:sdtPr>
      <w:sdtContent>
        <w:p w:rsidR="00000000" w:rsidDel="00000000" w:rsidP="00000000" w:rsidRDefault="00000000" w:rsidRPr="00000000" w14:paraId="00000269">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799198291"/>
              <w:tag w:val="goog_rdk_3179"/>
            </w:sdtPr>
            <w:sdtContent>
              <w:ins w:author="Anonymous" w:id="203" w:date="2026-09-24T05:26:08Z">
                <w:sdt>
                  <w:sdtPr>
                    <w:id w:val="-1528777481"/>
                    <w:tag w:val="goog_rdk_3180"/>
                  </w:sdtPr>
                  <w:sdtContent>
                    <w:del w:author="Kanihaa" w:id="9" w:date="2026-09-25T08:48:49Z"/>
                  </w:sdtContent>
                </w:sdt>
              </w:ins>
              <w:sdt>
                <w:sdtPr>
                  <w:id w:val="-1584364356"/>
                  <w:tag w:val="goog_rdk_3181"/>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sdefyo1aevgm" w:id="137"/>
                  <w:bookmarkEnd w:id="137"/>
                </w:del>
              </w:ins>
            </w:sdtContent>
          </w:sdt>
        </w:p>
      </w:sdtContent>
    </w:sdt>
    <w:sdt>
      <w:sdtPr>
        <w:id w:val="-865696874"/>
        <w:tag w:val="goog_rdk_3186"/>
      </w:sdtPr>
      <w:sdtContent>
        <w:p w:rsidR="00000000" w:rsidDel="00000000" w:rsidP="00000000" w:rsidRDefault="00000000" w:rsidRPr="00000000" w14:paraId="0000026A">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85770398"/>
              <w:tag w:val="goog_rdk_3183"/>
            </w:sdtPr>
            <w:sdtContent>
              <w:ins w:author="Anonymous" w:id="203" w:date="2026-09-24T05:26:08Z">
                <w:sdt>
                  <w:sdtPr>
                    <w:id w:val="27221233"/>
                    <w:tag w:val="goog_rdk_3184"/>
                  </w:sdtPr>
                  <w:sdtContent>
                    <w:del w:author="Kanihaa" w:id="9" w:date="2026-09-25T08:48:49Z"/>
                  </w:sdtContent>
                </w:sdt>
              </w:ins>
              <w:sdt>
                <w:sdtPr>
                  <w:id w:val="2097843807"/>
                  <w:tag w:val="goog_rdk_3185"/>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pkb6q1dqz227" w:id="138"/>
                  <w:bookmarkEnd w:id="138"/>
                </w:del>
              </w:ins>
            </w:sdtContent>
          </w:sdt>
        </w:p>
      </w:sdtContent>
    </w:sdt>
    <w:sdt>
      <w:sdtPr>
        <w:id w:val="-1050314331"/>
        <w:tag w:val="goog_rdk_3190"/>
      </w:sdtPr>
      <w:sdtContent>
        <w:p w:rsidR="00000000" w:rsidDel="00000000" w:rsidP="00000000" w:rsidRDefault="00000000" w:rsidRPr="00000000" w14:paraId="0000026B">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017265276"/>
              <w:tag w:val="goog_rdk_3187"/>
            </w:sdtPr>
            <w:sdtContent>
              <w:ins w:author="Anonymous" w:id="203" w:date="2026-09-24T05:26:08Z">
                <w:sdt>
                  <w:sdtPr>
                    <w:id w:val="-994962727"/>
                    <w:tag w:val="goog_rdk_3188"/>
                  </w:sdtPr>
                  <w:sdtContent>
                    <w:del w:author="Kanihaa" w:id="9" w:date="2026-09-25T08:48:49Z"/>
                  </w:sdtContent>
                </w:sdt>
              </w:ins>
              <w:sdt>
                <w:sdtPr>
                  <w:id w:val="-1322178813"/>
                  <w:tag w:val="goog_rdk_3189"/>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8gshqsdkf5rh" w:id="139"/>
                  <w:bookmarkEnd w:id="139"/>
                </w:del>
              </w:ins>
            </w:sdtContent>
          </w:sdt>
        </w:p>
      </w:sdtContent>
    </w:sdt>
    <w:sdt>
      <w:sdtPr>
        <w:id w:val="-1264942941"/>
        <w:tag w:val="goog_rdk_3194"/>
      </w:sdtPr>
      <w:sdtContent>
        <w:p w:rsidR="00000000" w:rsidDel="00000000" w:rsidP="00000000" w:rsidRDefault="00000000" w:rsidRPr="00000000" w14:paraId="0000026C">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995382414"/>
              <w:tag w:val="goog_rdk_3191"/>
            </w:sdtPr>
            <w:sdtContent>
              <w:ins w:author="Anonymous" w:id="203" w:date="2026-09-24T05:26:08Z">
                <w:sdt>
                  <w:sdtPr>
                    <w:id w:val="896131514"/>
                    <w:tag w:val="goog_rdk_3192"/>
                  </w:sdtPr>
                  <w:sdtContent>
                    <w:del w:author="Kanihaa" w:id="9" w:date="2026-09-25T08:48:49Z"/>
                  </w:sdtContent>
                </w:sdt>
              </w:ins>
              <w:sdt>
                <w:sdtPr>
                  <w:id w:val="-1792724155"/>
                  <w:tag w:val="goog_rdk_3193"/>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7ccvi75rhi8x" w:id="140"/>
                  <w:bookmarkEnd w:id="140"/>
                </w:del>
              </w:ins>
            </w:sdtContent>
          </w:sdt>
        </w:p>
      </w:sdtContent>
    </w:sdt>
    <w:sdt>
      <w:sdtPr>
        <w:id w:val="-1735989808"/>
        <w:tag w:val="goog_rdk_3198"/>
      </w:sdtPr>
      <w:sdtContent>
        <w:p w:rsidR="00000000" w:rsidDel="00000000" w:rsidP="00000000" w:rsidRDefault="00000000" w:rsidRPr="00000000" w14:paraId="0000026D">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705823748"/>
              <w:tag w:val="goog_rdk_3195"/>
            </w:sdtPr>
            <w:sdtContent>
              <w:ins w:author="Anonymous" w:id="203" w:date="2026-09-24T05:26:08Z">
                <w:sdt>
                  <w:sdtPr>
                    <w:id w:val="-1519803710"/>
                    <w:tag w:val="goog_rdk_3196"/>
                  </w:sdtPr>
                  <w:sdtContent>
                    <w:del w:author="Kanihaa" w:id="9" w:date="2026-09-25T08:48:49Z"/>
                  </w:sdtContent>
                </w:sdt>
              </w:ins>
              <w:sdt>
                <w:sdtPr>
                  <w:id w:val="-861601107"/>
                  <w:tag w:val="goog_rdk_3197"/>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quttl053h9fr" w:id="141"/>
                  <w:bookmarkEnd w:id="141"/>
                </w:del>
              </w:ins>
            </w:sdtContent>
          </w:sdt>
        </w:p>
      </w:sdtContent>
    </w:sdt>
    <w:sdt>
      <w:sdtPr>
        <w:id w:val="-1101067611"/>
        <w:tag w:val="goog_rdk_3202"/>
      </w:sdtPr>
      <w:sdtContent>
        <w:p w:rsidR="00000000" w:rsidDel="00000000" w:rsidP="00000000" w:rsidRDefault="00000000" w:rsidRPr="00000000" w14:paraId="0000026E">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295601292"/>
              <w:tag w:val="goog_rdk_3199"/>
            </w:sdtPr>
            <w:sdtContent>
              <w:ins w:author="Anonymous" w:id="203" w:date="2026-09-24T05:26:08Z">
                <w:sdt>
                  <w:sdtPr>
                    <w:id w:val="1316035075"/>
                    <w:tag w:val="goog_rdk_3200"/>
                  </w:sdtPr>
                  <w:sdtContent>
                    <w:del w:author="Kanihaa" w:id="9" w:date="2026-09-25T08:48:49Z"/>
                  </w:sdtContent>
                </w:sdt>
              </w:ins>
              <w:sdt>
                <w:sdtPr>
                  <w:id w:val="2112370684"/>
                  <w:tag w:val="goog_rdk_3201"/>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nr5zmcyy5siq" w:id="142"/>
                  <w:bookmarkEnd w:id="142"/>
                </w:del>
              </w:ins>
            </w:sdtContent>
          </w:sdt>
        </w:p>
      </w:sdtContent>
    </w:sdt>
    <w:sdt>
      <w:sdtPr>
        <w:id w:val="-1195648073"/>
        <w:tag w:val="goog_rdk_3206"/>
      </w:sdtPr>
      <w:sdtContent>
        <w:p w:rsidR="00000000" w:rsidDel="00000000" w:rsidP="00000000" w:rsidRDefault="00000000" w:rsidRPr="00000000" w14:paraId="0000026F">
          <w:pPr>
            <w:pStyle w:val="Heading1"/>
            <w:spacing w:after="240" w:before="24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31869047"/>
              <w:tag w:val="goog_rdk_3203"/>
            </w:sdtPr>
            <w:sdtContent>
              <w:ins w:author="Anonymous" w:id="203" w:date="2026-09-24T05:26:08Z">
                <w:sdt>
                  <w:sdtPr>
                    <w:id w:val="-750133319"/>
                    <w:tag w:val="goog_rdk_3204"/>
                  </w:sdtPr>
                  <w:sdtContent>
                    <w:del w:author="Kanihaa" w:id="9" w:date="2026-09-25T08:48:49Z"/>
                  </w:sdtContent>
                </w:sdt>
              </w:ins>
              <w:sdt>
                <w:sdtPr>
                  <w:id w:val="2054305074"/>
                  <w:tag w:val="goog_rdk_3205"/>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1.2: Configure access and permissions</w:delText>
                      </w:r>
                    </w:del>
                  </w:ins>
                </w:sdtContent>
              </w:sdt>
              <w:ins w:author="Anonymous" w:id="203" w:date="2026-09-24T05:26:08Z">
                <w:del w:author="Kanihaa" w:id="9" w:date="2026-09-25T08:48:49Z">
                  <w:bookmarkStart w:colFirst="0" w:colLast="0" w:name="_heading=h.n6i5w24dt2bc" w:id="143"/>
                  <w:bookmarkEnd w:id="143"/>
                </w:del>
              </w:ins>
            </w:sdtContent>
          </w:sdt>
        </w:p>
      </w:sdtContent>
    </w:sdt>
    <w:sdt>
      <w:sdtPr>
        <w:id w:val="-799336189"/>
        <w:tag w:val="goog_rdk_3210"/>
      </w:sdtPr>
      <w:sdtContent>
        <w:p w:rsidR="00000000" w:rsidDel="00000000" w:rsidP="00000000" w:rsidRDefault="00000000" w:rsidRPr="00000000" w14:paraId="00000270">
          <w:pPr>
            <w:pStyle w:val="Heading1"/>
            <w:numPr>
              <w:ilvl w:val="0"/>
              <w:numId w:val="18"/>
            </w:numPr>
            <w:spacing w:after="280" w:before="280" w:lineRule="auto"/>
            <w:ind w:left="720" w:hanging="360"/>
            <w:rPr>
              <w:ins w:author="Anonymous" w:id="203" w:date="2026-09-24T05:26:08Z"/>
              <w:del w:author="Kanihaa" w:id="9" w:date="2026-09-25T08:48:49Z"/>
              <w:rFonts w:ascii="Calibri" w:cs="Calibri" w:eastAsia="Calibri" w:hAnsi="Calibri"/>
              <w:strike w:val="1"/>
              <w:highlight w:val="black"/>
            </w:rPr>
          </w:pPr>
          <w:sdt>
            <w:sdtPr>
              <w:id w:val="877439228"/>
              <w:tag w:val="goog_rdk_3207"/>
            </w:sdtPr>
            <w:sdtContent>
              <w:ins w:author="Anonymous" w:id="203" w:date="2026-09-24T05:26:08Z">
                <w:sdt>
                  <w:sdtPr>
                    <w:id w:val="-930024165"/>
                    <w:tag w:val="goog_rdk_3208"/>
                  </w:sdtPr>
                  <w:sdtContent>
                    <w:del w:author="Kanihaa" w:id="9" w:date="2026-09-25T08:48:49Z"/>
                  </w:sdtContent>
                </w:sdt>
              </w:ins>
              <w:sdt>
                <w:sdtPr>
                  <w:id w:val="2014790562"/>
                  <w:tag w:val="goog_rdk_3209"/>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You will get interface like this and now click on Create API key</w:delText>
                      </w:r>
                    </w:del>
                  </w:ins>
                </w:sdtContent>
              </w:sdt>
              <w:ins w:author="Anonymous" w:id="203" w:date="2026-09-24T05:26:08Z">
                <w:del w:author="Kanihaa" w:id="9" w:date="2026-09-25T08:48:49Z">
                  <w:bookmarkStart w:colFirst="0" w:colLast="0" w:name="_heading=h.umui35nzem1m" w:id="33"/>
                  <w:bookmarkEnd w:id="33"/>
                </w:del>
              </w:ins>
            </w:sdtContent>
          </w:sdt>
        </w:p>
      </w:sdtContent>
    </w:sdt>
    <w:sdt>
      <w:sdtPr>
        <w:id w:val="-1353052393"/>
        <w:tag w:val="goog_rdk_3214"/>
      </w:sdtPr>
      <w:sdtContent>
        <w:p w:rsidR="00000000" w:rsidDel="00000000" w:rsidP="00000000" w:rsidRDefault="00000000" w:rsidRPr="00000000" w14:paraId="00000271">
          <w:pPr>
            <w:pStyle w:val="Heading1"/>
            <w:spacing w:after="280" w:before="280" w:line="240" w:lineRule="auto"/>
            <w:jc w:val="center"/>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23486883"/>
              <w:tag w:val="goog_rdk_3211"/>
            </w:sdtPr>
            <w:sdtContent>
              <w:ins w:author="Anonymous" w:id="203" w:date="2026-09-24T05:26:08Z">
                <w:sdt>
                  <w:sdtPr>
                    <w:id w:val="2145461236"/>
                    <w:tag w:val="goog_rdk_3212"/>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362200"/>
                            <wp:effectExtent b="0" l="0" r="0" t="0"/>
                            <wp:docPr id="166" name="image16.png"/>
                            <a:graphic>
                              <a:graphicData uri="http://schemas.openxmlformats.org/drawingml/2006/picture">
                                <pic:pic>
                                  <pic:nvPicPr>
                                    <pic:cNvPr id="0" name="image16.png"/>
                                    <pic:cNvPicPr preferRelativeResize="0"/>
                                  </pic:nvPicPr>
                                  <pic:blipFill>
                                    <a:blip r:embed="rId16"/>
                                    <a:srcRect b="10623" l="0" r="0" t="-10623"/>
                                    <a:stretch>
                                      <a:fillRect/>
                                    </a:stretch>
                                  </pic:blipFill>
                                  <pic:spPr>
                                    <a:xfrm>
                                      <a:off x="0" y="0"/>
                                      <a:ext cx="5213475" cy="2362200"/>
                                    </a:xfrm>
                                    <a:prstGeom prst="rect"/>
                                    <a:ln/>
                                  </pic:spPr>
                                </pic:pic>
                              </a:graphicData>
                            </a:graphic>
                          </wp:inline>
                        </w:drawing>
                      </w:r>
                    </w:del>
                  </w:sdtContent>
                </w:sdt>
              </w:ins>
              <w:sdt>
                <w:sdtPr>
                  <w:id w:val="58454874"/>
                  <w:tag w:val="goog_rdk_3213"/>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s2tru7f5vqhs" w:id="144"/>
                  <w:bookmarkEnd w:id="144"/>
                </w:del>
              </w:ins>
            </w:sdtContent>
          </w:sdt>
        </w:p>
      </w:sdtContent>
    </w:sdt>
    <w:sdt>
      <w:sdtPr>
        <w:id w:val="1245944304"/>
        <w:tag w:val="goog_rdk_3218"/>
      </w:sdtPr>
      <w:sdtContent>
        <w:p w:rsidR="00000000" w:rsidDel="00000000" w:rsidP="00000000" w:rsidRDefault="00000000" w:rsidRPr="00000000" w14:paraId="00000272">
          <w:pPr>
            <w:pStyle w:val="Heading1"/>
            <w:spacing w:after="240" w:before="24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768621167"/>
              <w:tag w:val="goog_rdk_3215"/>
            </w:sdtPr>
            <w:sdtContent>
              <w:ins w:author="Anonymous" w:id="203" w:date="2026-09-24T05:26:08Z">
                <w:sdt>
                  <w:sdtPr>
                    <w:id w:val="-1083737495"/>
                    <w:tag w:val="goog_rdk_3216"/>
                  </w:sdtPr>
                  <w:sdtContent>
                    <w:del w:author="Kanihaa" w:id="9" w:date="2026-09-25T08:48:49Z"/>
                  </w:sdtContent>
                </w:sdt>
              </w:ins>
              <w:sdt>
                <w:sdtPr>
                  <w:id w:val="-948079744"/>
                  <w:tag w:val="goog_rdk_3217"/>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kxk2qttrlnzp" w:id="145"/>
                  <w:bookmarkEnd w:id="145"/>
                </w:del>
              </w:ins>
            </w:sdtContent>
          </w:sdt>
        </w:p>
      </w:sdtContent>
    </w:sdt>
    <w:sdt>
      <w:sdtPr>
        <w:id w:val="-1045197094"/>
        <w:tag w:val="goog_rdk_3222"/>
      </w:sdtPr>
      <w:sdtContent>
        <w:p w:rsidR="00000000" w:rsidDel="00000000" w:rsidP="00000000" w:rsidRDefault="00000000" w:rsidRPr="00000000" w14:paraId="00000273">
          <w:pPr>
            <w:pStyle w:val="Heading1"/>
            <w:spacing w:after="240" w:before="24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811293113"/>
              <w:tag w:val="goog_rdk_3219"/>
            </w:sdtPr>
            <w:sdtContent>
              <w:ins w:author="Anonymous" w:id="203" w:date="2026-09-24T05:26:08Z">
                <w:sdt>
                  <w:sdtPr>
                    <w:id w:val="-1402172024"/>
                    <w:tag w:val="goog_rdk_3220"/>
                  </w:sdtPr>
                  <w:sdtContent>
                    <w:del w:author="Kanihaa" w:id="9" w:date="2026-09-25T08:48:49Z"/>
                  </w:sdtContent>
                </w:sdt>
              </w:ins>
              <w:sdt>
                <w:sdtPr>
                  <w:id w:val="41211708"/>
                  <w:tag w:val="goog_rdk_3221"/>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dtgaibuv0v9q" w:id="146"/>
                  <w:bookmarkEnd w:id="146"/>
                </w:del>
              </w:ins>
            </w:sdtContent>
          </w:sdt>
        </w:p>
      </w:sdtContent>
    </w:sdt>
    <w:sdt>
      <w:sdtPr>
        <w:id w:val="-763958080"/>
        <w:tag w:val="goog_rdk_3226"/>
      </w:sdtPr>
      <w:sdtContent>
        <w:p w:rsidR="00000000" w:rsidDel="00000000" w:rsidP="00000000" w:rsidRDefault="00000000" w:rsidRPr="00000000" w14:paraId="00000274">
          <w:pPr>
            <w:pStyle w:val="Heading1"/>
            <w:numPr>
              <w:ilvl w:val="0"/>
              <w:numId w:val="31"/>
            </w:numPr>
            <w:spacing w:after="240" w:before="24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1290678411"/>
              <w:tag w:val="goog_rdk_3223"/>
            </w:sdtPr>
            <w:sdtContent>
              <w:ins w:author="Anonymous" w:id="203" w:date="2026-09-24T05:26:08Z">
                <w:sdt>
                  <w:sdtPr>
                    <w:id w:val="672813860"/>
                    <w:tag w:val="goog_rdk_3224"/>
                  </w:sdtPr>
                  <w:sdtContent>
                    <w:del w:author="Kanihaa" w:id="9" w:date="2026-09-25T08:48:49Z"/>
                  </w:sdtContent>
                </w:sdt>
              </w:ins>
              <w:sdt>
                <w:sdtPr>
                  <w:id w:val="1818660363"/>
                  <w:tag w:val="goog_rdk_3225"/>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Once click on API key you will the api key and make sure to copy the API key</w:delText>
                      </w:r>
                    </w:del>
                  </w:ins>
                </w:sdtContent>
              </w:sdt>
              <w:ins w:author="Anonymous" w:id="203" w:date="2026-09-24T05:26:08Z">
                <w:del w:author="Kanihaa" w:id="9" w:date="2026-09-25T08:48:49Z">
                  <w:bookmarkStart w:colFirst="0" w:colLast="0" w:name="_heading=h.wm5c5y2oaiuo" w:id="147"/>
                  <w:bookmarkEnd w:id="147"/>
                </w:del>
              </w:ins>
            </w:sdtContent>
          </w:sdt>
        </w:p>
      </w:sdtContent>
    </w:sdt>
    <w:sdt>
      <w:sdtPr>
        <w:id w:val="-1607375278"/>
        <w:tag w:val="goog_rdk_3230"/>
      </w:sdtPr>
      <w:sdtContent>
        <w:p w:rsidR="00000000" w:rsidDel="00000000" w:rsidP="00000000" w:rsidRDefault="00000000" w:rsidRPr="00000000" w14:paraId="00000275">
          <w:pPr>
            <w:pStyle w:val="Heading1"/>
            <w:spacing w:after="240" w:before="24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432308919"/>
              <w:tag w:val="goog_rdk_3227"/>
            </w:sdtPr>
            <w:sdtContent>
              <w:ins w:author="Anonymous" w:id="203" w:date="2026-09-24T05:26:08Z">
                <w:sdt>
                  <w:sdtPr>
                    <w:id w:val="1040167424"/>
                    <w:tag w:val="goog_rdk_322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463800"/>
                            <wp:effectExtent b="0" l="0" r="0" t="0"/>
                            <wp:docPr id="258" name="image50.png"/>
                            <a:graphic>
                              <a:graphicData uri="http://schemas.openxmlformats.org/drawingml/2006/picture">
                                <pic:pic>
                                  <pic:nvPicPr>
                                    <pic:cNvPr id="0" name="image50.png"/>
                                    <pic:cNvPicPr preferRelativeResize="0"/>
                                  </pic:nvPicPr>
                                  <pic:blipFill>
                                    <a:blip r:embed="rId17"/>
                                    <a:srcRect b="-38732" l="17940" r="-17940" t="38732"/>
                                    <a:stretch>
                                      <a:fillRect/>
                                    </a:stretch>
                                  </pic:blipFill>
                                  <pic:spPr>
                                    <a:xfrm>
                                      <a:off x="0" y="0"/>
                                      <a:ext cx="5213475" cy="2463800"/>
                                    </a:xfrm>
                                    <a:prstGeom prst="rect"/>
                                    <a:ln/>
                                  </pic:spPr>
                                </pic:pic>
                              </a:graphicData>
                            </a:graphic>
                          </wp:inline>
                        </w:drawing>
                      </w:r>
                    </w:del>
                  </w:sdtContent>
                </w:sdt>
              </w:ins>
              <w:sdt>
                <w:sdtPr>
                  <w:id w:val="-2060812530"/>
                  <w:tag w:val="goog_rdk_3229"/>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613arlg4mxa" w:id="148"/>
                  <w:bookmarkEnd w:id="148"/>
                </w:del>
              </w:ins>
            </w:sdtContent>
          </w:sdt>
        </w:p>
      </w:sdtContent>
    </w:sdt>
    <w:sdt>
      <w:sdtPr>
        <w:id w:val="116272577"/>
        <w:tag w:val="goog_rdk_3234"/>
      </w:sdtPr>
      <w:sdtContent>
        <w:p w:rsidR="00000000" w:rsidDel="00000000" w:rsidP="00000000" w:rsidRDefault="00000000" w:rsidRPr="00000000" w14:paraId="00000276">
          <w:pPr>
            <w:pStyle w:val="Heading1"/>
            <w:spacing w:after="240" w:before="24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036078457"/>
              <w:tag w:val="goog_rdk_3231"/>
            </w:sdtPr>
            <w:sdtContent>
              <w:ins w:author="Anonymous" w:id="203" w:date="2026-09-24T05:26:08Z">
                <w:sdt>
                  <w:sdtPr>
                    <w:id w:val="851978492"/>
                    <w:tag w:val="goog_rdk_3232"/>
                  </w:sdtPr>
                  <w:sdtContent>
                    <w:del w:author="Kanihaa" w:id="9" w:date="2026-09-25T08:48:49Z"/>
                  </w:sdtContent>
                </w:sdt>
              </w:ins>
              <w:sdt>
                <w:sdtPr>
                  <w:id w:val="-659517914"/>
                  <w:tag w:val="goog_rdk_3233"/>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xhsv0iohndsb" w:id="149"/>
                  <w:bookmarkEnd w:id="149"/>
                </w:del>
              </w:ins>
            </w:sdtContent>
          </w:sdt>
        </w:p>
      </w:sdtContent>
    </w:sdt>
    <w:sdt>
      <w:sdtPr>
        <w:id w:val="-707063323"/>
        <w:tag w:val="goog_rdk_3238"/>
      </w:sdtPr>
      <w:sdtContent>
        <w:p w:rsidR="00000000" w:rsidDel="00000000" w:rsidP="00000000" w:rsidRDefault="00000000" w:rsidRPr="00000000" w14:paraId="00000277">
          <w:pPr>
            <w:pStyle w:val="Heading1"/>
            <w:spacing w:after="240" w:before="24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764211820"/>
              <w:tag w:val="goog_rdk_3235"/>
            </w:sdtPr>
            <w:sdtContent>
              <w:ins w:author="Anonymous" w:id="203" w:date="2026-09-24T05:26:08Z">
                <w:sdt>
                  <w:sdtPr>
                    <w:id w:val="-1030807391"/>
                    <w:tag w:val="goog_rdk_3236"/>
                  </w:sdtPr>
                  <w:sdtContent>
                    <w:del w:author="Kanihaa" w:id="9" w:date="2026-09-25T08:48:49Z"/>
                  </w:sdtContent>
                </w:sdt>
              </w:ins>
              <w:sdt>
                <w:sdtPr>
                  <w:id w:val="-1762099554"/>
                  <w:tag w:val="goog_rdk_3237"/>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2i8sfpt9oe" w:id="150"/>
                  <w:bookmarkEnd w:id="150"/>
                </w:del>
              </w:ins>
            </w:sdtContent>
          </w:sdt>
        </w:p>
      </w:sdtContent>
    </w:sdt>
    <w:sdt>
      <w:sdtPr>
        <w:id w:val="671240860"/>
        <w:tag w:val="goog_rdk_3242"/>
      </w:sdtPr>
      <w:sdtContent>
        <w:p w:rsidR="00000000" w:rsidDel="00000000" w:rsidP="00000000" w:rsidRDefault="00000000" w:rsidRPr="00000000" w14:paraId="00000278">
          <w:pPr>
            <w:pStyle w:val="Heading1"/>
            <w:spacing w:after="240" w:before="24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81620038"/>
              <w:tag w:val="goog_rdk_3239"/>
            </w:sdtPr>
            <w:sdtContent>
              <w:ins w:author="Anonymous" w:id="203" w:date="2026-09-24T05:26:08Z">
                <w:sdt>
                  <w:sdtPr>
                    <w:id w:val="1348718065"/>
                    <w:tag w:val="goog_rdk_3240"/>
                  </w:sdtPr>
                  <w:sdtContent>
                    <w:del w:author="Kanihaa" w:id="9" w:date="2026-09-25T08:48:49Z"/>
                  </w:sdtContent>
                </w:sdt>
              </w:ins>
              <w:sdt>
                <w:sdtPr>
                  <w:id w:val="912488276"/>
                  <w:tag w:val="goog_rdk_3241"/>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yqwt284vfsxi" w:id="151"/>
                  <w:bookmarkEnd w:id="151"/>
                </w:del>
              </w:ins>
            </w:sdtContent>
          </w:sdt>
        </w:p>
      </w:sdtContent>
    </w:sdt>
    <w:sdt>
      <w:sdtPr>
        <w:id w:val="-1570192791"/>
        <w:tag w:val="goog_rdk_3246"/>
      </w:sdtPr>
      <w:sdtContent>
        <w:p w:rsidR="00000000" w:rsidDel="00000000" w:rsidP="00000000" w:rsidRDefault="00000000" w:rsidRPr="00000000" w14:paraId="00000279">
          <w:pPr>
            <w:pStyle w:val="Heading1"/>
            <w:spacing w:after="240" w:before="24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913857573"/>
              <w:tag w:val="goog_rdk_3243"/>
            </w:sdtPr>
            <w:sdtContent>
              <w:ins w:author="Anonymous" w:id="203" w:date="2026-09-24T05:26:08Z">
                <w:sdt>
                  <w:sdtPr>
                    <w:id w:val="658224669"/>
                    <w:tag w:val="goog_rdk_3244"/>
                  </w:sdtPr>
                  <w:sdtContent>
                    <w:del w:author="Kanihaa" w:id="9" w:date="2026-09-25T08:48:49Z"/>
                  </w:sdtContent>
                </w:sdt>
              </w:ins>
              <w:sdt>
                <w:sdtPr>
                  <w:id w:val="1190173870"/>
                  <w:tag w:val="goog_rdk_3245"/>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3" w:date="2026-09-24T05:26:08Z">
                <w:del w:author="Kanihaa" w:id="9" w:date="2026-09-25T08:48:49Z">
                  <w:bookmarkStart w:colFirst="0" w:colLast="0" w:name="_heading=h.e7h1mijjw30l" w:id="152"/>
                  <w:bookmarkEnd w:id="152"/>
                </w:del>
              </w:ins>
            </w:sdtContent>
          </w:sdt>
        </w:p>
      </w:sdtContent>
    </w:sdt>
    <w:sdt>
      <w:sdtPr>
        <w:id w:val="1891832888"/>
        <w:tag w:val="goog_rdk_3250"/>
      </w:sdtPr>
      <w:sdtContent>
        <w:p w:rsidR="00000000" w:rsidDel="00000000" w:rsidP="00000000" w:rsidRDefault="00000000" w:rsidRPr="00000000" w14:paraId="0000027A">
          <w:pPr>
            <w:pStyle w:val="Heading1"/>
            <w:numPr>
              <w:ilvl w:val="0"/>
              <w:numId w:val="35"/>
            </w:numPr>
            <w:spacing w:before="24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1134327300"/>
              <w:tag w:val="goog_rdk_3247"/>
            </w:sdtPr>
            <w:sdtContent>
              <w:ins w:author="Anonymous" w:id="203" w:date="2026-09-24T05:26:08Z">
                <w:sdt>
                  <w:sdtPr>
                    <w:id w:val="-1896400205"/>
                    <w:tag w:val="goog_rdk_3248"/>
                  </w:sdtPr>
                  <w:sdtContent>
                    <w:del w:author="Kanihaa" w:id="9" w:date="2026-09-25T08:48:49Z"/>
                  </w:sdtContent>
                </w:sdt>
              </w:ins>
              <w:sdt>
                <w:sdtPr>
                  <w:id w:val="754810947"/>
                  <w:tag w:val="goog_rdk_3249"/>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1.3: Validate Gemini API connectivity</w:delText>
                        <w:br w:type="textWrapping"/>
                      </w:r>
                    </w:del>
                  </w:ins>
                </w:sdtContent>
              </w:sdt>
              <w:ins w:author="Anonymous" w:id="203" w:date="2026-09-24T05:26:08Z">
                <w:del w:author="Kanihaa" w:id="9" w:date="2026-09-25T08:48:49Z">
                  <w:bookmarkStart w:colFirst="0" w:colLast="0" w:name="_heading=h.tghwab26rnhe" w:id="153"/>
                  <w:bookmarkEnd w:id="153"/>
                </w:del>
              </w:ins>
            </w:sdtContent>
          </w:sdt>
        </w:p>
      </w:sdtContent>
    </w:sdt>
    <w:sdt>
      <w:sdtPr>
        <w:id w:val="104755152"/>
        <w:tag w:val="goog_rdk_3254"/>
      </w:sdtPr>
      <w:sdtContent>
        <w:p w:rsidR="00000000" w:rsidDel="00000000" w:rsidP="00000000" w:rsidRDefault="00000000" w:rsidRPr="00000000" w14:paraId="0000027B">
          <w:pPr>
            <w:pStyle w:val="Heading1"/>
            <w:numPr>
              <w:ilvl w:val="1"/>
              <w:numId w:val="35"/>
            </w:numPr>
            <w:spacing w:after="240" w:line="240" w:lineRule="auto"/>
            <w:ind w:left="1440" w:hanging="360"/>
            <w:rPr>
              <w:ins w:author="Anonymous" w:id="203" w:date="2026-09-24T05:26:08Z"/>
              <w:del w:author="Kanihaa" w:id="9" w:date="2026-09-25T08:48:49Z"/>
              <w:rFonts w:ascii="Calibri" w:cs="Calibri" w:eastAsia="Calibri" w:hAnsi="Calibri"/>
              <w:strike w:val="1"/>
              <w:highlight w:val="black"/>
            </w:rPr>
          </w:pPr>
          <w:sdt>
            <w:sdtPr>
              <w:id w:val="1111099034"/>
              <w:tag w:val="goog_rdk_3251"/>
            </w:sdtPr>
            <w:sdtContent>
              <w:ins w:author="Anonymous" w:id="203" w:date="2026-09-24T05:26:08Z">
                <w:sdt>
                  <w:sdtPr>
                    <w:id w:val="-780353217"/>
                    <w:tag w:val="goog_rdk_3252"/>
                  </w:sdtPr>
                  <w:sdtContent>
                    <w:del w:author="Kanihaa" w:id="9" w:date="2026-09-25T08:48:49Z"/>
                  </w:sdtContent>
                </w:sdt>
              </w:ins>
              <w:sdt>
                <w:sdtPr>
                  <w:id w:val="-276405261"/>
                  <w:tag w:val="goog_rdk_3253"/>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Make a sample prompt call using Python to confirm integration.</w:delText>
                      </w:r>
                    </w:del>
                  </w:ins>
                </w:sdtContent>
              </w:sdt>
              <w:ins w:author="Anonymous" w:id="203" w:date="2026-09-24T05:26:08Z">
                <w:del w:author="Kanihaa" w:id="9" w:date="2026-09-25T08:48:49Z">
                  <w:bookmarkStart w:colFirst="0" w:colLast="0" w:name="_heading=h.71i8p1tp6d7j" w:id="154"/>
                  <w:bookmarkEnd w:id="154"/>
                </w:del>
              </w:ins>
            </w:sdtContent>
          </w:sdt>
        </w:p>
      </w:sdtContent>
    </w:sdt>
    <w:sdt>
      <w:sdtPr>
        <w:id w:val="-1512199423"/>
        <w:tag w:val="goog_rdk_3258"/>
      </w:sdtPr>
      <w:sdtContent>
        <w:p w:rsidR="00000000" w:rsidDel="00000000" w:rsidP="00000000" w:rsidRDefault="00000000" w:rsidRPr="00000000" w14:paraId="0000027C">
          <w:pPr>
            <w:pStyle w:val="Heading1"/>
            <w:spacing w:after="240" w:before="240" w:line="240" w:lineRule="auto"/>
            <w:ind w:left="144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973014423"/>
              <w:tag w:val="goog_rdk_3255"/>
            </w:sdtPr>
            <w:sdtContent>
              <w:ins w:author="Anonymous" w:id="203" w:date="2026-09-24T05:26:08Z">
                <w:sdt>
                  <w:sdtPr>
                    <w:id w:val="1804359837"/>
                    <w:tag w:val="goog_rdk_3256"/>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1562100"/>
                            <wp:effectExtent b="0" l="0" r="0" t="0"/>
                            <wp:docPr id="26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213475" cy="1562100"/>
                                    </a:xfrm>
                                    <a:prstGeom prst="rect"/>
                                    <a:ln/>
                                  </pic:spPr>
                                </pic:pic>
                              </a:graphicData>
                            </a:graphic>
                          </wp:inline>
                        </w:drawing>
                      </w:r>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260600"/>
                            <wp:effectExtent b="0" l="0" r="0" t="0"/>
                            <wp:docPr id="16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213475" cy="2260600"/>
                                    </a:xfrm>
                                    <a:prstGeom prst="rect"/>
                                    <a:ln/>
                                  </pic:spPr>
                                </pic:pic>
                              </a:graphicData>
                            </a:graphic>
                          </wp:inline>
                        </w:drawing>
                      </w:r>
                    </w:del>
                  </w:sdtContent>
                </w:sdt>
              </w:ins>
              <w:sdt>
                <w:sdtPr>
                  <w:id w:val="1642170244"/>
                  <w:tag w:val="goog_rdk_3257"/>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3" w:date="2026-09-24T05:26:08Z">
                <w:del w:author="Kanihaa" w:id="9" w:date="2026-09-25T08:48:49Z">
                  <w:bookmarkStart w:colFirst="0" w:colLast="0" w:name="_heading=h.sja2sap1hhu1" w:id="155"/>
                  <w:bookmarkEnd w:id="155"/>
                </w:del>
              </w:ins>
            </w:sdtContent>
          </w:sdt>
        </w:p>
      </w:sdtContent>
    </w:sdt>
    <w:sdt>
      <w:sdtPr>
        <w:id w:val="1010611825"/>
        <w:tag w:val="goog_rdk_3263"/>
      </w:sdtPr>
      <w:sdtContent>
        <w:p w:rsidR="00000000" w:rsidDel="00000000" w:rsidP="00000000" w:rsidRDefault="00000000" w:rsidRPr="00000000" w14:paraId="0000027D">
          <w:pPr>
            <w:pStyle w:val="Heading1"/>
            <w:numPr>
              <w:ilvl w:val="1"/>
              <w:numId w:val="35"/>
            </w:numPr>
            <w:spacing w:after="240" w:before="240" w:line="240" w:lineRule="auto"/>
            <w:ind w:left="1440" w:hanging="360"/>
            <w:rPr>
              <w:ins w:author="Anonymous" w:id="203" w:date="2026-09-24T05:26:08Z"/>
              <w:del w:author="Kanihaa" w:id="9" w:date="2026-09-25T08:48:49Z"/>
              <w:rFonts w:ascii="Calibri" w:cs="Calibri" w:eastAsia="Calibri" w:hAnsi="Calibri"/>
              <w:strike w:val="1"/>
              <w:highlight w:val="black"/>
            </w:rPr>
          </w:pPr>
          <w:sdt>
            <w:sdtPr>
              <w:id w:val="2029623177"/>
              <w:tag w:val="goog_rdk_3259"/>
            </w:sdtPr>
            <w:sdtContent>
              <w:ins w:author="Anonymous" w:id="203" w:date="2026-09-24T05:26:08Z">
                <w:sdt>
                  <w:sdtPr>
                    <w:id w:val="1980167411"/>
                    <w:tag w:val="goog_rdk_3260"/>
                  </w:sdtPr>
                  <w:sdtContent>
                    <w:del w:author="Kanihaa" w:id="9" w:date="2026-09-25T08:48:49Z"/>
                  </w:sdtContent>
                </w:sdt>
              </w:ins>
              <w:sdt>
                <w:sdtPr>
                  <w:id w:val="-1328807369"/>
                  <w:tag w:val="goog_rdk_3261"/>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Test both text-only and image + text prompts to ensure multimodal compatibility.</w:delText>
                        <w:br w:type="textWrapping"/>
                      </w:r>
                    </w:del>
                  </w:ins>
                </w:sdtContent>
              </w:sdt>
              <w:ins w:author="Anonymous" w:id="203" w:date="2026-09-24T05:26:08Z">
                <w:del w:author="Kanihaa" w:id="9" w:date="2026-09-25T08:48:49Z">
                  <w:bookmarkStart w:colFirst="0" w:colLast="0" w:name="_heading=h.ga4pf6s34xr1" w:id="156"/>
                  <w:bookmarkEnd w:id="156"/>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806700"/>
                        <wp:effectExtent b="0" l="0" r="0" t="0"/>
                        <wp:docPr id="260" name="image51.png"/>
                        <a:graphic>
                          <a:graphicData uri="http://schemas.openxmlformats.org/drawingml/2006/picture">
                            <pic:pic>
                              <pic:nvPicPr>
                                <pic:cNvPr id="0" name="image51.png"/>
                                <pic:cNvPicPr preferRelativeResize="0"/>
                              </pic:nvPicPr>
                              <pic:blipFill>
                                <a:blip r:embed="rId19"/>
                                <a:srcRect b="0" l="0" r="0" t="0"/>
                                <a:stretch>
                                  <a:fillRect/>
                                </a:stretch>
                              </pic:blipFill>
                              <pic:spPr>
                                <a:xfrm>
                                  <a:off x="0" y="0"/>
                                  <a:ext cx="5213475" cy="2806700"/>
                                </a:xfrm>
                                <a:prstGeom prst="rect"/>
                                <a:ln/>
                              </pic:spPr>
                            </pic:pic>
                          </a:graphicData>
                        </a:graphic>
                      </wp:inline>
                    </w:drawing>
                  </w:r>
                  <w:sdt>
                    <w:sdtPr>
                      <w:id w:val="1161275507"/>
                      <w:tag w:val="goog_rdk_3262"/>
                    </w:sdtPr>
                    <w:sdtContent>
                      <w:r w:rsidDel="00000000" w:rsidR="00000000" w:rsidRPr="00000000">
                        <w:rPr>
                          <w:rtl w:val="0"/>
                        </w:rPr>
                      </w:r>
                    </w:sdtContent>
                  </w:sdt>
                </w:del>
              </w:ins>
            </w:sdtContent>
          </w:sdt>
        </w:p>
      </w:sdtContent>
    </w:sdt>
    <w:sdt>
      <w:sdtPr>
        <w:id w:val="1809789051"/>
        <w:tag w:val="goog_rdk_3267"/>
      </w:sdtPr>
      <w:sdtContent>
        <w:p w:rsidR="00000000" w:rsidDel="00000000" w:rsidP="00000000" w:rsidRDefault="00000000" w:rsidRPr="00000000" w14:paraId="0000027E">
          <w:pPr>
            <w:pStyle w:val="Heading1"/>
            <w:spacing w:after="280" w:before="280" w:line="240" w:lineRule="auto"/>
            <w:ind w:left="36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566649410"/>
              <w:tag w:val="goog_rdk_3264"/>
            </w:sdtPr>
            <w:sdtContent>
              <w:ins w:author="Anonymous" w:id="203" w:date="2026-09-24T05:26:08Z">
                <w:sdt>
                  <w:sdtPr>
                    <w:id w:val="932568449"/>
                    <w:tag w:val="goog_rdk_3265"/>
                  </w:sdtPr>
                  <w:sdtContent>
                    <w:del w:author="Kanihaa" w:id="9" w:date="2026-09-25T08:48:49Z"/>
                  </w:sdtContent>
                </w:sdt>
              </w:ins>
              <w:sdt>
                <w:sdtPr>
                  <w:id w:val="500512866"/>
                  <w:tag w:val="goog_rdk_3266"/>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u9hpdq4mr2qa" w:id="157"/>
                  <w:bookmarkEnd w:id="157"/>
                </w:del>
              </w:ins>
            </w:sdtContent>
          </w:sdt>
        </w:p>
      </w:sdtContent>
    </w:sdt>
    <w:sdt>
      <w:sdtPr>
        <w:id w:val="-649937215"/>
        <w:tag w:val="goog_rdk_3271"/>
      </w:sdtPr>
      <w:sdtContent>
        <w:p w:rsidR="00000000" w:rsidDel="00000000" w:rsidP="00000000" w:rsidRDefault="00000000" w:rsidRPr="00000000" w14:paraId="0000027F">
          <w:pPr>
            <w:pStyle w:val="Heading1"/>
            <w:numPr>
              <w:ilvl w:val="0"/>
              <w:numId w:val="3"/>
            </w:numPr>
            <w:spacing w:after="280" w:before="28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1450300198"/>
              <w:tag w:val="goog_rdk_3268"/>
            </w:sdtPr>
            <w:sdtContent>
              <w:ins w:author="Anonymous" w:id="203" w:date="2026-09-24T05:26:08Z">
                <w:sdt>
                  <w:sdtPr>
                    <w:id w:val="-1316063458"/>
                    <w:tag w:val="goog_rdk_3269"/>
                  </w:sdtPr>
                  <w:sdtContent>
                    <w:del w:author="Kanihaa" w:id="9" w:date="2026-09-25T08:48:49Z"/>
                  </w:sdtContent>
                </w:sdt>
              </w:ins>
              <w:sdt>
                <w:sdtPr>
                  <w:id w:val="-1133429805"/>
                  <w:tag w:val="goog_rdk_327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Set Google cloud access</w:delText>
                      </w:r>
                    </w:del>
                  </w:ins>
                </w:sdtContent>
              </w:sdt>
              <w:ins w:author="Anonymous" w:id="203" w:date="2026-09-24T05:26:08Z">
                <w:del w:author="Kanihaa" w:id="9" w:date="2026-09-25T08:48:49Z">
                  <w:bookmarkStart w:colFirst="0" w:colLast="0" w:name="_heading=h.vf65kn7gb7si" w:id="158"/>
                  <w:bookmarkEnd w:id="158"/>
                </w:del>
              </w:ins>
            </w:sdtContent>
          </w:sdt>
        </w:p>
      </w:sdtContent>
    </w:sdt>
    <w:sdt>
      <w:sdtPr>
        <w:id w:val="-490339761"/>
        <w:tag w:val="goog_rdk_3275"/>
      </w:sdtPr>
      <w:sdtContent>
        <w:p w:rsidR="00000000" w:rsidDel="00000000" w:rsidP="00000000" w:rsidRDefault="00000000" w:rsidRPr="00000000" w14:paraId="00000280">
          <w:pPr>
            <w:pStyle w:val="Heading1"/>
            <w:numPr>
              <w:ilvl w:val="0"/>
              <w:numId w:val="3"/>
            </w:numPr>
            <w:spacing w:after="280" w:before="28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1108375490"/>
              <w:tag w:val="goog_rdk_3272"/>
            </w:sdtPr>
            <w:sdtContent>
              <w:ins w:author="Anonymous" w:id="203" w:date="2026-09-24T05:26:08Z">
                <w:sdt>
                  <w:sdtPr>
                    <w:id w:val="-1899931127"/>
                    <w:tag w:val="goog_rdk_3273"/>
                  </w:sdtPr>
                  <w:sdtContent>
                    <w:del w:author="Kanihaa" w:id="9" w:date="2026-09-25T08:48:49Z"/>
                  </w:sdtContent>
                </w:sdt>
              </w:ins>
              <w:sdt>
                <w:sdtPr>
                  <w:id w:val="1977050631"/>
                  <w:tag w:val="goog_rdk_327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Gemini API configure</w:delText>
                      </w:r>
                    </w:del>
                  </w:ins>
                </w:sdtContent>
              </w:sdt>
              <w:ins w:author="Anonymous" w:id="203" w:date="2026-09-24T05:26:08Z">
                <w:del w:author="Kanihaa" w:id="9" w:date="2026-09-25T08:48:49Z">
                  <w:bookmarkStart w:colFirst="0" w:colLast="0" w:name="_heading=h.8velmb5ff020" w:id="159"/>
                  <w:bookmarkEnd w:id="159"/>
                </w:del>
              </w:ins>
            </w:sdtContent>
          </w:sdt>
        </w:p>
      </w:sdtContent>
    </w:sdt>
    <w:sdt>
      <w:sdtPr>
        <w:id w:val="-2127536647"/>
        <w:tag w:val="goog_rdk_3279"/>
      </w:sdtPr>
      <w:sdtContent>
        <w:p w:rsidR="00000000" w:rsidDel="00000000" w:rsidP="00000000" w:rsidRDefault="00000000" w:rsidRPr="00000000" w14:paraId="00000281">
          <w:pPr>
            <w:pStyle w:val="Heading1"/>
            <w:numPr>
              <w:ilvl w:val="0"/>
              <w:numId w:val="3"/>
            </w:numPr>
            <w:spacing w:after="280" w:before="28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2134900605"/>
              <w:tag w:val="goog_rdk_3276"/>
            </w:sdtPr>
            <w:sdtContent>
              <w:ins w:author="Anonymous" w:id="203" w:date="2026-09-24T05:26:08Z">
                <w:sdt>
                  <w:sdtPr>
                    <w:id w:val="-690023123"/>
                    <w:tag w:val="goog_rdk_3277"/>
                  </w:sdtPr>
                  <w:sdtContent>
                    <w:del w:author="Kanihaa" w:id="9" w:date="2026-09-25T08:48:49Z"/>
                  </w:sdtContent>
                </w:sdt>
              </w:ins>
              <w:sdt>
                <w:sdtPr>
                  <w:id w:val="1767669814"/>
                  <w:tag w:val="goog_rdk_327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Create API key</w:delText>
                      </w:r>
                    </w:del>
                  </w:ins>
                </w:sdtContent>
              </w:sdt>
              <w:ins w:author="Anonymous" w:id="203" w:date="2026-09-24T05:26:08Z">
                <w:del w:author="Kanihaa" w:id="9" w:date="2026-09-25T08:48:49Z">
                  <w:bookmarkStart w:colFirst="0" w:colLast="0" w:name="_heading=h.b0h54dgydx7r" w:id="160"/>
                  <w:bookmarkEnd w:id="160"/>
                </w:del>
              </w:ins>
            </w:sdtContent>
          </w:sdt>
        </w:p>
      </w:sdtContent>
    </w:sdt>
    <w:sdt>
      <w:sdtPr>
        <w:id w:val="-558501480"/>
        <w:tag w:val="goog_rdk_3283"/>
      </w:sdtPr>
      <w:sdtContent>
        <w:p w:rsidR="00000000" w:rsidDel="00000000" w:rsidP="00000000" w:rsidRDefault="00000000" w:rsidRPr="00000000" w14:paraId="00000282">
          <w:pPr>
            <w:pStyle w:val="Heading1"/>
            <w:numPr>
              <w:ilvl w:val="0"/>
              <w:numId w:val="3"/>
            </w:numPr>
            <w:spacing w:after="280" w:before="28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806647578"/>
              <w:tag w:val="goog_rdk_3280"/>
            </w:sdtPr>
            <w:sdtContent>
              <w:ins w:author="Anonymous" w:id="203" w:date="2026-09-24T05:26:08Z">
                <w:sdt>
                  <w:sdtPr>
                    <w:id w:val="-2095790800"/>
                    <w:tag w:val="goog_rdk_3281"/>
                  </w:sdtPr>
                  <w:sdtContent>
                    <w:del w:author="Kanihaa" w:id="9" w:date="2026-09-25T08:48:49Z"/>
                  </w:sdtContent>
                </w:sdt>
              </w:ins>
              <w:sdt>
                <w:sdtPr>
                  <w:id w:val="1479392823"/>
                  <w:tag w:val="goog_rdk_328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Using API key in python we send sample to gemini</w:delText>
                      </w:r>
                    </w:del>
                  </w:ins>
                </w:sdtContent>
              </w:sdt>
              <w:ins w:author="Anonymous" w:id="203" w:date="2026-09-24T05:26:08Z">
                <w:del w:author="Kanihaa" w:id="9" w:date="2026-09-25T08:48:49Z">
                  <w:bookmarkStart w:colFirst="0" w:colLast="0" w:name="_heading=h.82f2bqbjqqdi" w:id="161"/>
                  <w:bookmarkEnd w:id="161"/>
                </w:del>
              </w:ins>
            </w:sdtContent>
          </w:sdt>
        </w:p>
      </w:sdtContent>
    </w:sdt>
    <w:sdt>
      <w:sdtPr>
        <w:id w:val="1105014356"/>
        <w:tag w:val="goog_rdk_3287"/>
      </w:sdtPr>
      <w:sdtContent>
        <w:p w:rsidR="00000000" w:rsidDel="00000000" w:rsidP="00000000" w:rsidRDefault="00000000" w:rsidRPr="00000000" w14:paraId="00000283">
          <w:pPr>
            <w:pStyle w:val="Heading1"/>
            <w:numPr>
              <w:ilvl w:val="0"/>
              <w:numId w:val="3"/>
            </w:numPr>
            <w:spacing w:after="280" w:before="28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1508563201"/>
              <w:tag w:val="goog_rdk_3284"/>
            </w:sdtPr>
            <w:sdtContent>
              <w:ins w:author="Anonymous" w:id="203" w:date="2026-09-24T05:26:08Z">
                <w:sdt>
                  <w:sdtPr>
                    <w:id w:val="886591379"/>
                    <w:tag w:val="goog_rdk_3285"/>
                  </w:sdtPr>
                  <w:sdtContent>
                    <w:del w:author="Kanihaa" w:id="9" w:date="2026-09-25T08:48:49Z"/>
                  </w:sdtContent>
                </w:sdt>
              </w:ins>
              <w:sdt>
                <w:sdtPr>
                  <w:id w:val="-1544991725"/>
                  <w:tag w:val="goog_rdk_3286"/>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Test text,images </w:delText>
                      </w:r>
                    </w:del>
                  </w:ins>
                </w:sdtContent>
              </w:sdt>
              <w:ins w:author="Anonymous" w:id="203" w:date="2026-09-24T05:26:08Z">
                <w:del w:author="Kanihaa" w:id="9" w:date="2026-09-25T08:48:49Z">
                  <w:bookmarkStart w:colFirst="0" w:colLast="0" w:name="_heading=h.b0wwwgov02f1" w:id="162"/>
                  <w:bookmarkEnd w:id="162"/>
                </w:del>
              </w:ins>
            </w:sdtContent>
          </w:sdt>
        </w:p>
      </w:sdtContent>
    </w:sdt>
    <w:sdt>
      <w:sdtPr>
        <w:id w:val="-652821386"/>
        <w:tag w:val="goog_rdk_3291"/>
      </w:sdtPr>
      <w:sdtContent>
        <w:p w:rsidR="00000000" w:rsidDel="00000000" w:rsidP="00000000" w:rsidRDefault="00000000" w:rsidRPr="00000000" w14:paraId="00000284">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336233545"/>
              <w:tag w:val="goog_rdk_3288"/>
            </w:sdtPr>
            <w:sdtContent>
              <w:ins w:author="Anonymous" w:id="203" w:date="2026-09-24T05:26:08Z">
                <w:sdt>
                  <w:sdtPr>
                    <w:id w:val="1301187949"/>
                    <w:tag w:val="goog_rdk_3289"/>
                  </w:sdtPr>
                  <w:sdtContent>
                    <w:del w:author="Kanihaa" w:id="9" w:date="2026-09-25T08:48:49Z"/>
                  </w:sdtContent>
                </w:sdt>
              </w:ins>
              <w:sdt>
                <w:sdtPr>
                  <w:id w:val="-2116180166"/>
                  <w:tag w:val="goog_rdk_329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Api key-Authendication needed for gemini ai to access the application. do not make it public in github..env file-has configuration and sensitive value.</w:delText>
                      </w:r>
                    </w:del>
                  </w:ins>
                </w:sdtContent>
              </w:sdt>
              <w:ins w:author="Anonymous" w:id="203" w:date="2026-09-24T05:26:08Z">
                <w:del w:author="Kanihaa" w:id="9" w:date="2026-09-25T08:48:49Z">
                  <w:bookmarkStart w:colFirst="0" w:colLast="0" w:name="_heading=h.6g2buma75ogx" w:id="163"/>
                  <w:bookmarkEnd w:id="163"/>
                </w:del>
              </w:ins>
            </w:sdtContent>
          </w:sdt>
        </w:p>
      </w:sdtContent>
    </w:sdt>
    <w:sdt>
      <w:sdtPr>
        <w:id w:val="331069058"/>
        <w:tag w:val="goog_rdk_3295"/>
      </w:sdtPr>
      <w:sdtContent>
        <w:p w:rsidR="00000000" w:rsidDel="00000000" w:rsidP="00000000" w:rsidRDefault="00000000" w:rsidRPr="00000000" w14:paraId="00000285">
          <w:pPr>
            <w:pStyle w:val="Heading1"/>
            <w:spacing w:after="280" w:before="280" w:line="240" w:lineRule="auto"/>
            <w:jc w:val="center"/>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358066457"/>
              <w:tag w:val="goog_rdk_3292"/>
            </w:sdtPr>
            <w:sdtContent>
              <w:ins w:author="Anonymous" w:id="203" w:date="2026-09-24T05:26:08Z">
                <w:sdt>
                  <w:sdtPr>
                    <w:id w:val="-2035557724"/>
                    <w:tag w:val="goog_rdk_3293"/>
                  </w:sdtPr>
                  <w:sdtContent>
                    <w:del w:author="Kanihaa" w:id="9" w:date="2026-09-25T08:48:49Z"/>
                  </w:sdtContent>
                </w:sdt>
              </w:ins>
              <w:sdt>
                <w:sdtPr>
                  <w:id w:val="547005119"/>
                  <w:tag w:val="goog_rdk_3294"/>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kpzm83e9llp0" w:id="164"/>
                  <w:bookmarkEnd w:id="164"/>
                </w:del>
              </w:ins>
            </w:sdtContent>
          </w:sdt>
        </w:p>
      </w:sdtContent>
    </w:sdt>
    <w:sdt>
      <w:sdtPr>
        <w:id w:val="-207261413"/>
        <w:tag w:val="goog_rdk_3299"/>
      </w:sdtPr>
      <w:sdtContent>
        <w:p w:rsidR="00000000" w:rsidDel="00000000" w:rsidP="00000000" w:rsidRDefault="00000000" w:rsidRPr="00000000" w14:paraId="00000286">
          <w:pPr>
            <w:pStyle w:val="Heading1"/>
            <w:spacing w:after="280" w:before="280" w:line="240" w:lineRule="auto"/>
            <w:jc w:val="center"/>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774565147"/>
              <w:tag w:val="goog_rdk_3296"/>
            </w:sdtPr>
            <w:sdtContent>
              <w:ins w:author="Anonymous" w:id="203" w:date="2026-09-24T05:26:08Z">
                <w:sdt>
                  <w:sdtPr>
                    <w:id w:val="-1664692148"/>
                    <w:tag w:val="goog_rdk_3297"/>
                  </w:sdtPr>
                  <w:sdtContent>
                    <w:del w:author="Kanihaa" w:id="9" w:date="2026-09-25T08:48:49Z"/>
                  </w:sdtContent>
                </w:sdt>
              </w:ins>
              <w:sdt>
                <w:sdtPr>
                  <w:id w:val="4732725"/>
                  <w:tag w:val="goog_rdk_3298"/>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xgldoudd8s6i" w:id="165"/>
                  <w:bookmarkEnd w:id="165"/>
                </w:del>
              </w:ins>
            </w:sdtContent>
          </w:sdt>
        </w:p>
      </w:sdtContent>
    </w:sdt>
    <w:sdt>
      <w:sdtPr>
        <w:id w:val="-1662171110"/>
        <w:tag w:val="goog_rdk_3303"/>
      </w:sdtPr>
      <w:sdtContent>
        <w:p w:rsidR="00000000" w:rsidDel="00000000" w:rsidP="00000000" w:rsidRDefault="00000000" w:rsidRPr="00000000" w14:paraId="00000287">
          <w:pPr>
            <w:pStyle w:val="Heading1"/>
            <w:spacing w:after="280" w:before="280" w:line="240" w:lineRule="auto"/>
            <w:jc w:val="center"/>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771483479"/>
              <w:tag w:val="goog_rdk_3300"/>
            </w:sdtPr>
            <w:sdtContent>
              <w:ins w:author="Anonymous" w:id="203" w:date="2026-09-24T05:26:08Z">
                <w:sdt>
                  <w:sdtPr>
                    <w:id w:val="2135432060"/>
                    <w:tag w:val="goog_rdk_3301"/>
                  </w:sdtPr>
                  <w:sdtContent>
                    <w:del w:author="Kanihaa" w:id="9" w:date="2026-09-25T08:48:49Z"/>
                  </w:sdtContent>
                </w:sdt>
              </w:ins>
              <w:sdt>
                <w:sdtPr>
                  <w:id w:val="1253863138"/>
                  <w:tag w:val="goog_rdk_3302"/>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ltwfybgpxvtv" w:id="166"/>
                  <w:bookmarkEnd w:id="166"/>
                </w:del>
              </w:ins>
            </w:sdtContent>
          </w:sdt>
        </w:p>
      </w:sdtContent>
    </w:sdt>
    <w:sdt>
      <w:sdtPr>
        <w:id w:val="1490696035"/>
        <w:tag w:val="goog_rdk_3307"/>
      </w:sdtPr>
      <w:sdtContent>
        <w:p w:rsidR="00000000" w:rsidDel="00000000" w:rsidP="00000000" w:rsidRDefault="00000000" w:rsidRPr="00000000" w14:paraId="00000288">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346895142"/>
              <w:tag w:val="goog_rdk_3304"/>
            </w:sdtPr>
            <w:sdtContent>
              <w:ins w:author="Anonymous" w:id="203" w:date="2026-09-24T05:26:08Z">
                <w:sdt>
                  <w:sdtPr>
                    <w:id w:val="-751717738"/>
                    <w:tag w:val="goog_rdk_3305"/>
                  </w:sdtPr>
                  <w:sdtContent>
                    <w:del w:author="Kanihaa" w:id="9" w:date="2026-09-25T08:48:49Z"/>
                  </w:sdtContent>
                </w:sdt>
              </w:ins>
              <w:sdt>
                <w:sdtPr>
                  <w:id w:val="566958056"/>
                  <w:tag w:val="goog_rdk_3306"/>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aewpk4facc2b" w:id="167"/>
                  <w:bookmarkEnd w:id="167"/>
                </w:del>
              </w:ins>
            </w:sdtContent>
          </w:sdt>
        </w:p>
      </w:sdtContent>
    </w:sdt>
    <w:sdt>
      <w:sdtPr>
        <w:id w:val="-86692142"/>
        <w:tag w:val="goog_rdk_3311"/>
      </w:sdtPr>
      <w:sdtContent>
        <w:p w:rsidR="00000000" w:rsidDel="00000000" w:rsidP="00000000" w:rsidRDefault="00000000" w:rsidRPr="00000000" w14:paraId="00000289">
          <w:pPr>
            <w:spacing w:after="80" w:lineRule="auto"/>
            <w:jc w:val="both"/>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1831885"/>
              <w:tag w:val="goog_rdk_3308"/>
            </w:sdtPr>
            <w:sdtContent>
              <w:ins w:author="Anonymous" w:id="203" w:date="2026-09-24T05:26:08Z">
                <w:sdt>
                  <w:sdtPr>
                    <w:id w:val="-1088231766"/>
                    <w:tag w:val="goog_rdk_3309"/>
                  </w:sdtPr>
                  <w:sdtContent>
                    <w:del w:author="Kanihaa" w:id="9" w:date="2026-09-25T08:48:49Z"/>
                  </w:sdtContent>
                </w:sdt>
              </w:ins>
              <w:sdt>
                <w:sdtPr>
                  <w:id w:val="-804844182"/>
                  <w:tag w:val="goog_rdk_331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MILESTONE 2: Core Functionalities Development</w:delText>
                      </w:r>
                    </w:del>
                  </w:ins>
                </w:sdtContent>
              </w:sdt>
              <w:ins w:author="Anonymous" w:id="203" w:date="2026-09-24T05:26:08Z">
                <w:del w:author="Kanihaa" w:id="9" w:date="2026-09-25T08:48:49Z"/>
              </w:ins>
            </w:sdtContent>
          </w:sdt>
        </w:p>
      </w:sdtContent>
    </w:sdt>
    <w:sdt>
      <w:sdtPr>
        <w:id w:val="-877893795"/>
        <w:tag w:val="goog_rdk_3315"/>
      </w:sdtPr>
      <w:sdtContent>
        <w:p w:rsidR="00000000" w:rsidDel="00000000" w:rsidP="00000000" w:rsidRDefault="00000000" w:rsidRPr="00000000" w14:paraId="0000028A">
          <w:pPr>
            <w:pStyle w:val="Heading1"/>
            <w:spacing w:after="240" w:before="240" w:lineRule="auto"/>
            <w:jc w:val="both"/>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385213499"/>
              <w:tag w:val="goog_rdk_3312"/>
            </w:sdtPr>
            <w:sdtContent>
              <w:ins w:author="Anonymous" w:id="203" w:date="2026-09-24T05:26:08Z">
                <w:sdt>
                  <w:sdtPr>
                    <w:id w:val="-1299839672"/>
                    <w:tag w:val="goog_rdk_3313"/>
                  </w:sdtPr>
                  <w:sdtContent>
                    <w:del w:author="Kanihaa" w:id="9" w:date="2026-09-25T08:48:49Z"/>
                  </w:sdtContent>
                </w:sdt>
              </w:ins>
              <w:sdt>
                <w:sdtPr>
                  <w:id w:val="-1788462639"/>
                  <w:tag w:val="goog_rdk_331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This milestone focuses on building the core backend intelligence of PocketSmart AI using the Flask framework and Google’s Gemini 1.5 Flash Pro foundation model. The primary goal is to develop a robust and modular system capable of accepting user budgets (and optional image inputs), intelligently interpreting the context, and returning domain-specific, platform-aware recommendations.The backend handles prompt generation, API communication with Gemini, modular planning logic (for Home, Party, and Jewelry), and optional fallback strategies when product matches are limited. All core logic is abstracted into a utility service file (gemini_utils.py) that handles prompt orchestration, budget formatting, domain segmentation, and image analysis for multimodal tasks.</w:delText>
                      </w:r>
                    </w:del>
                  </w:ins>
                </w:sdtContent>
              </w:sdt>
              <w:ins w:author="Anonymous" w:id="203" w:date="2026-09-24T05:26:08Z">
                <w:del w:author="Kanihaa" w:id="9" w:date="2026-09-25T08:48:49Z">
                  <w:bookmarkStart w:colFirst="0" w:colLast="0" w:name="_heading=h.5g39wp3caytk" w:id="168"/>
                  <w:bookmarkEnd w:id="168"/>
                </w:del>
              </w:ins>
            </w:sdtContent>
          </w:sdt>
        </w:p>
      </w:sdtContent>
    </w:sdt>
    <w:sdt>
      <w:sdtPr>
        <w:id w:val="-1111937023"/>
        <w:tag w:val="goog_rdk_3319"/>
      </w:sdtPr>
      <w:sdtContent>
        <w:p w:rsidR="00000000" w:rsidDel="00000000" w:rsidP="00000000" w:rsidRDefault="00000000" w:rsidRPr="00000000" w14:paraId="0000028B">
          <w:pPr>
            <w:pStyle w:val="Heading1"/>
            <w:spacing w:after="280" w:before="28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577205198"/>
              <w:tag w:val="goog_rdk_3316"/>
            </w:sdtPr>
            <w:sdtContent>
              <w:ins w:author="Anonymous" w:id="203" w:date="2026-09-24T05:26:08Z">
                <w:sdt>
                  <w:sdtPr>
                    <w:id w:val="-1359507354"/>
                    <w:tag w:val="goog_rdk_3317"/>
                  </w:sdtPr>
                  <w:sdtContent>
                    <w:del w:author="Kanihaa" w:id="9" w:date="2026-09-25T08:48:49Z"/>
                  </w:sdtContent>
                </w:sdt>
              </w:ins>
              <w:sdt>
                <w:sdtPr>
                  <w:id w:val="-1792103652"/>
                  <w:tag w:val="goog_rdk_331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File Explorer Structure</w:delText>
                      </w:r>
                    </w:del>
                  </w:ins>
                </w:sdtContent>
              </w:sdt>
              <w:ins w:author="Anonymous" w:id="203" w:date="2026-09-24T05:26:08Z">
                <w:del w:author="Kanihaa" w:id="9" w:date="2026-09-25T08:48:49Z">
                  <w:bookmarkStart w:colFirst="0" w:colLast="0" w:name="_heading=h.1g7zayncyy3k" w:id="169"/>
                  <w:bookmarkEnd w:id="169"/>
                </w:del>
              </w:ins>
            </w:sdtContent>
          </w:sdt>
        </w:p>
      </w:sdtContent>
    </w:sdt>
    <w:sdt>
      <w:sdtPr>
        <w:id w:val="484634725"/>
        <w:tag w:val="goog_rdk_3323"/>
      </w:sdtPr>
      <w:sdtContent>
        <w:p w:rsidR="00000000" w:rsidDel="00000000" w:rsidP="00000000" w:rsidRDefault="00000000" w:rsidRPr="00000000" w14:paraId="0000028C">
          <w:pPr>
            <w:pStyle w:val="Heading1"/>
            <w:spacing w:after="280" w:before="280" w:line="240" w:lineRule="auto"/>
            <w:jc w:val="center"/>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979357089"/>
              <w:tag w:val="goog_rdk_3320"/>
            </w:sdtPr>
            <w:sdtContent>
              <w:ins w:author="Anonymous" w:id="203" w:date="2026-09-24T05:26:08Z">
                <w:sdt>
                  <w:sdtPr>
                    <w:id w:val="179715930"/>
                    <w:tag w:val="goog_rdk_3321"/>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1671027" cy="5700638"/>
                            <wp:effectExtent b="0" l="0" r="0" t="0"/>
                            <wp:docPr id="20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671027" cy="5700638"/>
                                    </a:xfrm>
                                    <a:prstGeom prst="rect"/>
                                    <a:ln/>
                                  </pic:spPr>
                                </pic:pic>
                              </a:graphicData>
                            </a:graphic>
                          </wp:inline>
                        </w:drawing>
                      </w:r>
                    </w:del>
                  </w:sdtContent>
                </w:sdt>
              </w:ins>
              <w:sdt>
                <w:sdtPr>
                  <w:id w:val="-1199286320"/>
                  <w:tag w:val="goog_rdk_3322"/>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ef8tmwom7bfv" w:id="170"/>
                  <w:bookmarkEnd w:id="170"/>
                </w:del>
              </w:ins>
            </w:sdtContent>
          </w:sdt>
        </w:p>
      </w:sdtContent>
    </w:sdt>
    <w:sdt>
      <w:sdtPr>
        <w:id w:val="1430084416"/>
        <w:tag w:val="goog_rdk_3327"/>
      </w:sdtPr>
      <w:sdtContent>
        <w:p w:rsidR="00000000" w:rsidDel="00000000" w:rsidP="00000000" w:rsidRDefault="00000000" w:rsidRPr="00000000" w14:paraId="0000028D">
          <w:pPr>
            <w:pStyle w:val="Heading1"/>
            <w:spacing w:after="280" w:before="280" w:line="240" w:lineRule="auto"/>
            <w:jc w:val="center"/>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713941333"/>
              <w:tag w:val="goog_rdk_3324"/>
            </w:sdtPr>
            <w:sdtContent>
              <w:ins w:author="Anonymous" w:id="203" w:date="2026-09-24T05:26:08Z">
                <w:sdt>
                  <w:sdtPr>
                    <w:id w:val="1787186203"/>
                    <w:tag w:val="goog_rdk_3325"/>
                  </w:sdtPr>
                  <w:sdtContent>
                    <w:del w:author="Kanihaa" w:id="9" w:date="2026-09-25T08:48:49Z"/>
                  </w:sdtContent>
                </w:sdt>
              </w:ins>
              <w:sdt>
                <w:sdtPr>
                  <w:id w:val="1209822667"/>
                  <w:tag w:val="goog_rdk_3326"/>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3xa4mihl71rl" w:id="171"/>
                  <w:bookmarkEnd w:id="171"/>
                </w:del>
              </w:ins>
            </w:sdtContent>
          </w:sdt>
        </w:p>
      </w:sdtContent>
    </w:sdt>
    <w:sdt>
      <w:sdtPr>
        <w:id w:val="-346091263"/>
        <w:tag w:val="goog_rdk_3331"/>
      </w:sdtPr>
      <w:sdtContent>
        <w:p w:rsidR="00000000" w:rsidDel="00000000" w:rsidP="00000000" w:rsidRDefault="00000000" w:rsidRPr="00000000" w14:paraId="0000028E">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29835194"/>
              <w:tag w:val="goog_rdk_3328"/>
            </w:sdtPr>
            <w:sdtContent>
              <w:ins w:author="Anonymous" w:id="203" w:date="2026-09-24T05:26:08Z">
                <w:sdt>
                  <w:sdtPr>
                    <w:id w:val="170509360"/>
                    <w:tag w:val="goog_rdk_3329"/>
                  </w:sdtPr>
                  <w:sdtContent>
                    <w:del w:author="Kanihaa" w:id="9" w:date="2026-09-25T08:48:49Z"/>
                  </w:sdtContent>
                </w:sdt>
              </w:ins>
              <w:sdt>
                <w:sdtPr>
                  <w:id w:val="-1958458775"/>
                  <w:tag w:val="goog_rdk_3330"/>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2ugzp1brlnw5" w:id="172"/>
                  <w:bookmarkEnd w:id="172"/>
                </w:del>
              </w:ins>
            </w:sdtContent>
          </w:sdt>
        </w:p>
      </w:sdtContent>
    </w:sdt>
    <w:sdt>
      <w:sdtPr>
        <w:id w:val="-870024281"/>
        <w:tag w:val="goog_rdk_3337"/>
      </w:sdtPr>
      <w:sdtContent>
        <w:p w:rsidR="00000000" w:rsidDel="00000000" w:rsidP="00000000" w:rsidRDefault="00000000" w:rsidRPr="00000000" w14:paraId="0000028F">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951355367"/>
              <w:tag w:val="goog_rdk_3332"/>
            </w:sdtPr>
            <w:sdtContent>
              <w:ins w:author="Anonymous" w:id="203" w:date="2026-09-24T05:26:08Z">
                <w:sdt>
                  <w:sdtPr>
                    <w:id w:val="1235409787"/>
                    <w:tag w:val="goog_rdk_3333"/>
                  </w:sdtPr>
                  <w:sdtContent>
                    <w:del w:author="Kanihaa" w:id="9" w:date="2026-09-25T08:48:49Z"/>
                  </w:sdtContent>
                </w:sdt>
              </w:ins>
              <w:sdt>
                <w:sdtPr>
                  <w:id w:val="-103845385"/>
                  <w:tag w:val="goog_rdk_333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2.1: Fast API </w:delText>
                      </w:r>
                    </w:del>
                  </w:ins>
                </w:sdtContent>
              </w:sdt>
              <w:ins w:author="Anonymous" w:id="203" w:date="2026-09-24T05:26:08Z">
                <w:del w:author="Kanihaa" w:id="9" w:date="2026-09-25T08:48:49Z">
                  <w:bookmarkStart w:colFirst="0" w:colLast="0" w:name="_heading=h.8owaa6im3m75" w:id="173"/>
                  <w:bookmarkEnd w:id="173"/>
                  <w:sdt>
                    <w:sdtPr>
                      <w:id w:val="1790434474"/>
                      <w:tag w:val="goog_rdk_333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Instilization</w:delText>
                      </w:r>
                    </w:sdtContent>
                  </w:sdt>
                  <w:sdt>
                    <w:sdtPr>
                      <w:id w:val="-183997659"/>
                      <w:tag w:val="goog_rdk_333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and import libraries</w:delText>
                      </w:r>
                    </w:sdtContent>
                  </w:sdt>
                </w:del>
              </w:ins>
            </w:sdtContent>
          </w:sdt>
        </w:p>
      </w:sdtContent>
    </w:sdt>
    <w:sdt>
      <w:sdtPr>
        <w:id w:val="1897958857"/>
        <w:tag w:val="goog_rdk_3341"/>
      </w:sdtPr>
      <w:sdtContent>
        <w:p w:rsidR="00000000" w:rsidDel="00000000" w:rsidP="00000000" w:rsidRDefault="00000000" w:rsidRPr="00000000" w14:paraId="00000290">
          <w:pPr>
            <w:pStyle w:val="Heading1"/>
            <w:numPr>
              <w:ilvl w:val="0"/>
              <w:numId w:val="21"/>
            </w:numPr>
            <w:spacing w:after="280" w:before="28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186569905"/>
              <w:tag w:val="goog_rdk_3338"/>
            </w:sdtPr>
            <w:sdtContent>
              <w:ins w:author="Anonymous" w:id="203" w:date="2026-09-24T05:26:08Z">
                <w:sdt>
                  <w:sdtPr>
                    <w:id w:val="1498041350"/>
                    <w:tag w:val="goog_rdk_3339"/>
                  </w:sdtPr>
                  <w:sdtContent>
                    <w:del w:author="Kanihaa" w:id="9" w:date="2026-09-25T08:48:49Z"/>
                  </w:sdtContent>
                </w:sdt>
              </w:ins>
              <w:sdt>
                <w:sdtPr>
                  <w:id w:val="69233796"/>
                  <w:tag w:val="goog_rdk_334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Import all required libraries for the project</w:delText>
                      </w:r>
                    </w:del>
                  </w:ins>
                </w:sdtContent>
              </w:sdt>
              <w:ins w:author="Anonymous" w:id="203" w:date="2026-09-24T05:26:08Z">
                <w:del w:author="Kanihaa" w:id="9" w:date="2026-09-25T08:48:49Z">
                  <w:bookmarkStart w:colFirst="0" w:colLast="0" w:name="_heading=h.krvsfvurs7al" w:id="174"/>
                  <w:bookmarkEnd w:id="174"/>
                </w:del>
              </w:ins>
            </w:sdtContent>
          </w:sdt>
        </w:p>
      </w:sdtContent>
    </w:sdt>
    <w:sdt>
      <w:sdtPr>
        <w:id w:val="-1182091010"/>
        <w:tag w:val="goog_rdk_3345"/>
      </w:sdtPr>
      <w:sdtContent>
        <w:p w:rsidR="00000000" w:rsidDel="00000000" w:rsidP="00000000" w:rsidRDefault="00000000" w:rsidRPr="00000000" w14:paraId="00000291">
          <w:pPr>
            <w:pStyle w:val="Heading1"/>
            <w:numPr>
              <w:ilvl w:val="0"/>
              <w:numId w:val="21"/>
            </w:numPr>
            <w:spacing w:after="280" w:before="28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1759276052"/>
              <w:tag w:val="goog_rdk_3342"/>
            </w:sdtPr>
            <w:sdtContent>
              <w:ins w:author="Anonymous" w:id="203" w:date="2026-09-24T05:26:08Z">
                <w:sdt>
                  <w:sdtPr>
                    <w:id w:val="1594929230"/>
                    <w:tag w:val="goog_rdk_3343"/>
                  </w:sdtPr>
                  <w:sdtContent>
                    <w:del w:author="Kanihaa" w:id="9" w:date="2026-09-25T08:48:49Z"/>
                  </w:sdtContent>
                </w:sdt>
              </w:ins>
              <w:sdt>
                <w:sdtPr>
                  <w:id w:val="1003781647"/>
                  <w:tag w:val="goog_rdk_3344"/>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5kr5fufav44b" w:id="175"/>
                  <w:bookmarkEnd w:id="175"/>
                </w:del>
              </w:ins>
            </w:sdtContent>
          </w:sdt>
        </w:p>
      </w:sdtContent>
    </w:sdt>
    <w:sdt>
      <w:sdtPr>
        <w:id w:val="-1124332281"/>
        <w:tag w:val="goog_rdk_3350"/>
      </w:sdtPr>
      <w:sdtContent>
        <w:p w:rsidR="00000000" w:rsidDel="00000000" w:rsidP="00000000" w:rsidRDefault="00000000" w:rsidRPr="00000000" w14:paraId="00000292">
          <w:pPr>
            <w:pStyle w:val="Heading1"/>
            <w:spacing w:after="280" w:before="280" w:line="240" w:lineRule="auto"/>
            <w:ind w:left="-1417.3228346456694"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350795280"/>
              <w:tag w:val="goog_rdk_3346"/>
            </w:sdtPr>
            <w:sdtContent>
              <w:ins w:author="Anonymous" w:id="203" w:date="2026-09-24T05:26:08Z">
                <w:sdt>
                  <w:sdtPr>
                    <w:id w:val="-638411526"/>
                    <w:tag w:val="goog_rdk_3347"/>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355600"/>
                            <wp:effectExtent b="0" l="0" r="0" t="0"/>
                            <wp:docPr id="217" name="image27.png"/>
                            <a:graphic>
                              <a:graphicData uri="http://schemas.openxmlformats.org/drawingml/2006/picture">
                                <pic:pic>
                                  <pic:nvPicPr>
                                    <pic:cNvPr id="0" name="image27.png"/>
                                    <pic:cNvPicPr preferRelativeResize="0"/>
                                  </pic:nvPicPr>
                                  <pic:blipFill>
                                    <a:blip r:embed="rId20"/>
                                    <a:srcRect b="143407" l="-11296" r="11296" t="-53908"/>
                                    <a:stretch>
                                      <a:fillRect/>
                                    </a:stretch>
                                  </pic:blipFill>
                                  <pic:spPr>
                                    <a:xfrm>
                                      <a:off x="0" y="0"/>
                                      <a:ext cx="5213475" cy="355600"/>
                                    </a:xfrm>
                                    <a:prstGeom prst="rect"/>
                                    <a:ln/>
                                  </pic:spPr>
                                </pic:pic>
                              </a:graphicData>
                            </a:graphic>
                          </wp:inline>
                        </w:drawing>
                      </w:r>
                    </w:del>
                  </w:sdtContent>
                </w:sdt>
              </w:ins>
              <w:sdt>
                <w:sdtPr>
                  <w:id w:val="1347711595"/>
                  <w:tag w:val="goog_rdk_334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br w:type="textWrapping"/>
                      </w:r>
                    </w:del>
                  </w:ins>
                </w:sdtContent>
              </w:sdt>
              <w:ins w:author="Anonymous" w:id="203" w:date="2026-09-24T05:26:08Z">
                <w:del w:author="Kanihaa" w:id="9" w:date="2026-09-25T08:48:49Z">
                  <w:bookmarkStart w:colFirst="0" w:colLast="0" w:name="_heading=h.cnodbb9eabjq" w:id="176"/>
                  <w:bookmarkEnd w:id="176"/>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844800"/>
                        <wp:effectExtent b="0" l="0" r="0" t="0"/>
                        <wp:docPr id="148" name="image27.png"/>
                        <a:graphic>
                          <a:graphicData uri="http://schemas.openxmlformats.org/drawingml/2006/picture">
                            <pic:pic>
                              <pic:nvPicPr>
                                <pic:cNvPr id="0" name="image27.png"/>
                                <pic:cNvPicPr preferRelativeResize="0"/>
                              </pic:nvPicPr>
                              <pic:blipFill>
                                <a:blip r:embed="rId20"/>
                                <a:srcRect b="-3836" l="2800" r="5200" t="2625"/>
                                <a:stretch>
                                  <a:fillRect/>
                                </a:stretch>
                              </pic:blipFill>
                              <pic:spPr>
                                <a:xfrm>
                                  <a:off x="0" y="0"/>
                                  <a:ext cx="5213475" cy="2844800"/>
                                </a:xfrm>
                                <a:prstGeom prst="rect"/>
                                <a:ln/>
                              </pic:spPr>
                            </pic:pic>
                          </a:graphicData>
                        </a:graphic>
                      </wp:inline>
                    </w:drawing>
                  </w:r>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152400"/>
                        <wp:effectExtent b="0" l="0" r="0" t="0"/>
                        <wp:docPr id="213" name="image27.png"/>
                        <a:graphic>
                          <a:graphicData uri="http://schemas.openxmlformats.org/drawingml/2006/picture">
                            <pic:pic>
                              <pic:nvPicPr>
                                <pic:cNvPr id="0" name="image27.png"/>
                                <pic:cNvPicPr preferRelativeResize="0"/>
                              </pic:nvPicPr>
                              <pic:blipFill>
                                <a:blip r:embed="rId20"/>
                                <a:srcRect b="-3836" l="2800" r="5200" t="2625"/>
                                <a:stretch>
                                  <a:fillRect/>
                                </a:stretch>
                              </pic:blipFill>
                              <pic:spPr>
                                <a:xfrm>
                                  <a:off x="0" y="0"/>
                                  <a:ext cx="5213475" cy="152400"/>
                                </a:xfrm>
                                <a:prstGeom prst="rect"/>
                                <a:ln/>
                              </pic:spPr>
                            </pic:pic>
                          </a:graphicData>
                        </a:graphic>
                      </wp:inline>
                    </w:drawing>
                  </w:r>
                  <w:sdt>
                    <w:sdtPr>
                      <w:id w:val="360259156"/>
                      <w:tag w:val="goog_rdk_3349"/>
                    </w:sdtPr>
                    <w:sdtContent>
                      <w:r w:rsidDel="00000000" w:rsidR="00000000" w:rsidRPr="00000000">
                        <w:rPr>
                          <w:rtl w:val="0"/>
                        </w:rPr>
                      </w:r>
                    </w:sdtContent>
                  </w:sdt>
                </w:del>
              </w:ins>
            </w:sdtContent>
          </w:sdt>
        </w:p>
      </w:sdtContent>
    </w:sdt>
    <w:sdt>
      <w:sdtPr>
        <w:id w:val="-1331434353"/>
        <w:tag w:val="goog_rdk_3354"/>
      </w:sdtPr>
      <w:sdtContent>
        <w:p w:rsidR="00000000" w:rsidDel="00000000" w:rsidP="00000000" w:rsidRDefault="00000000" w:rsidRPr="00000000" w14:paraId="00000293">
          <w:pPr>
            <w:pStyle w:val="Heading1"/>
            <w:numPr>
              <w:ilvl w:val="0"/>
              <w:numId w:val="21"/>
            </w:numPr>
            <w:spacing w:after="280" w:before="28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872616649"/>
              <w:tag w:val="goog_rdk_3351"/>
            </w:sdtPr>
            <w:sdtContent>
              <w:ins w:author="Anonymous" w:id="203" w:date="2026-09-24T05:26:08Z">
                <w:sdt>
                  <w:sdtPr>
                    <w:id w:val="-601104050"/>
                    <w:tag w:val="goog_rdk_3352"/>
                  </w:sdtPr>
                  <w:sdtContent>
                    <w:del w:author="Kanihaa" w:id="9" w:date="2026-09-25T08:48:49Z"/>
                  </w:sdtContent>
                </w:sdt>
              </w:ins>
              <w:sdt>
                <w:sdtPr>
                  <w:id w:val="-942242718"/>
                  <w:tag w:val="goog_rdk_3353"/>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Fast API  Initialization </w:delText>
                      </w:r>
                    </w:del>
                  </w:ins>
                </w:sdtContent>
              </w:sdt>
              <w:ins w:author="Anonymous" w:id="203" w:date="2026-09-24T05:26:08Z">
                <w:del w:author="Kanihaa" w:id="9" w:date="2026-09-25T08:48:49Z">
                  <w:bookmarkStart w:colFirst="0" w:colLast="0" w:name="_heading=h.cwdisaopweyf" w:id="177"/>
                  <w:bookmarkEnd w:id="177"/>
                </w:del>
              </w:ins>
            </w:sdtContent>
          </w:sdt>
        </w:p>
      </w:sdtContent>
    </w:sdt>
    <w:sdt>
      <w:sdtPr>
        <w:id w:val="-598742408"/>
        <w:tag w:val="goog_rdk_3359"/>
      </w:sdtPr>
      <w:sdtContent>
        <w:p w:rsidR="00000000" w:rsidDel="00000000" w:rsidP="00000000" w:rsidRDefault="00000000" w:rsidRPr="00000000" w14:paraId="00000294">
          <w:pPr>
            <w:pStyle w:val="Heading1"/>
            <w:spacing w:after="280" w:before="28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790044991"/>
              <w:tag w:val="goog_rdk_3355"/>
            </w:sdtPr>
            <w:sdtContent>
              <w:ins w:author="Anonymous" w:id="203" w:date="2026-09-24T05:26:08Z">
                <w:sdt>
                  <w:sdtPr>
                    <w:id w:val="130056160"/>
                    <w:tag w:val="goog_rdk_3356"/>
                  </w:sdtPr>
                  <w:sdtContent>
                    <w:del w:author="Kanihaa" w:id="9" w:date="2026-09-25T08:48:49Z"/>
                  </w:sdtContent>
                </w:sdt>
              </w:ins>
              <w:sdt>
                <w:sdtPr>
                  <w:id w:val="-502929508"/>
                  <w:tag w:val="goog_rdk_3357"/>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w:delText>
                      </w:r>
                    </w:del>
                  </w:ins>
                </w:sdtContent>
              </w:sdt>
              <w:ins w:author="Anonymous" w:id="203" w:date="2026-09-24T05:26:08Z">
                <w:del w:author="Kanihaa" w:id="9" w:date="2026-09-25T08:48:49Z">
                  <w:bookmarkStart w:colFirst="0" w:colLast="0" w:name="_heading=h.titcsgibbyx7" w:id="178"/>
                  <w:bookmarkEnd w:id="178"/>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181600" cy="1419225"/>
                        <wp:effectExtent b="0" l="0" r="0" t="0"/>
                        <wp:docPr id="186"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5181600" cy="1419225"/>
                                </a:xfrm>
                                <a:prstGeom prst="rect"/>
                                <a:ln/>
                              </pic:spPr>
                            </pic:pic>
                          </a:graphicData>
                        </a:graphic>
                      </wp:inline>
                    </w:drawing>
                  </w:r>
                  <w:sdt>
                    <w:sdtPr>
                      <w:id w:val="-1317567402"/>
                      <w:tag w:val="goog_rdk_3358"/>
                    </w:sdtPr>
                    <w:sdtContent>
                      <w:r w:rsidDel="00000000" w:rsidR="00000000" w:rsidRPr="00000000">
                        <w:rPr>
                          <w:rtl w:val="0"/>
                        </w:rPr>
                      </w:r>
                    </w:sdtContent>
                  </w:sdt>
                </w:del>
              </w:ins>
            </w:sdtContent>
          </w:sdt>
        </w:p>
      </w:sdtContent>
    </w:sdt>
    <w:sdt>
      <w:sdtPr>
        <w:id w:val="-1366659716"/>
        <w:tag w:val="goog_rdk_3363"/>
      </w:sdtPr>
      <w:sdtContent>
        <w:p w:rsidR="00000000" w:rsidDel="00000000" w:rsidP="00000000" w:rsidRDefault="00000000" w:rsidRPr="00000000" w14:paraId="00000295">
          <w:pPr>
            <w:pStyle w:val="Heading1"/>
            <w:spacing w:after="280" w:before="28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763187769"/>
              <w:tag w:val="goog_rdk_3360"/>
            </w:sdtPr>
            <w:sdtContent>
              <w:ins w:author="Anonymous" w:id="203" w:date="2026-09-24T05:26:08Z">
                <w:sdt>
                  <w:sdtPr>
                    <w:id w:val="2132702"/>
                    <w:tag w:val="goog_rdk_3361"/>
                  </w:sdtPr>
                  <w:sdtContent>
                    <w:del w:author="Kanihaa" w:id="9" w:date="2026-09-25T08:48:49Z"/>
                  </w:sdtContent>
                </w:sdt>
              </w:ins>
              <w:sdt>
                <w:sdtPr>
                  <w:id w:val="-1831152322"/>
                  <w:tag w:val="goog_rdk_3362"/>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idgpxe0zfxl" w:id="179"/>
                  <w:bookmarkEnd w:id="179"/>
                </w:del>
              </w:ins>
            </w:sdtContent>
          </w:sdt>
        </w:p>
      </w:sdtContent>
    </w:sdt>
    <w:sdt>
      <w:sdtPr>
        <w:id w:val="1195523977"/>
        <w:tag w:val="goog_rdk_3367"/>
      </w:sdtPr>
      <w:sdtContent>
        <w:p w:rsidR="00000000" w:rsidDel="00000000" w:rsidP="00000000" w:rsidRDefault="00000000" w:rsidRPr="00000000" w14:paraId="00000296">
          <w:pPr>
            <w:pStyle w:val="Heading1"/>
            <w:spacing w:after="280" w:before="28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45439254"/>
              <w:tag w:val="goog_rdk_3364"/>
            </w:sdtPr>
            <w:sdtContent>
              <w:ins w:author="Anonymous" w:id="203" w:date="2026-09-24T05:26:08Z">
                <w:sdt>
                  <w:sdtPr>
                    <w:id w:val="-343694975"/>
                    <w:tag w:val="goog_rdk_3365"/>
                  </w:sdtPr>
                  <w:sdtContent>
                    <w:del w:author="Kanihaa" w:id="9" w:date="2026-09-25T08:48:49Z"/>
                  </w:sdtContent>
                </w:sdt>
              </w:ins>
              <w:sdt>
                <w:sdtPr>
                  <w:id w:val="-1553360449"/>
                  <w:tag w:val="goog_rdk_3366"/>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dbrin7agkdo9" w:id="180"/>
                  <w:bookmarkEnd w:id="180"/>
                </w:del>
              </w:ins>
            </w:sdtContent>
          </w:sdt>
        </w:p>
      </w:sdtContent>
    </w:sdt>
    <w:sdt>
      <w:sdtPr>
        <w:id w:val="-1151807159"/>
        <w:tag w:val="goog_rdk_3371"/>
      </w:sdtPr>
      <w:sdtContent>
        <w:p w:rsidR="00000000" w:rsidDel="00000000" w:rsidP="00000000" w:rsidRDefault="00000000" w:rsidRPr="00000000" w14:paraId="00000297">
          <w:pPr>
            <w:pStyle w:val="Heading1"/>
            <w:spacing w:after="280" w:before="28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068072966"/>
              <w:tag w:val="goog_rdk_3368"/>
            </w:sdtPr>
            <w:sdtContent>
              <w:ins w:author="Anonymous" w:id="203" w:date="2026-09-24T05:26:08Z">
                <w:sdt>
                  <w:sdtPr>
                    <w:id w:val="1720619970"/>
                    <w:tag w:val="goog_rdk_3369"/>
                  </w:sdtPr>
                  <w:sdtContent>
                    <w:del w:author="Kanihaa" w:id="9" w:date="2026-09-25T08:48:49Z"/>
                  </w:sdtContent>
                </w:sdt>
              </w:ins>
              <w:sdt>
                <w:sdtPr>
                  <w:id w:val="357377329"/>
                  <w:tag w:val="goog_rdk_3370"/>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vi4jt4fk407b" w:id="181"/>
                  <w:bookmarkEnd w:id="181"/>
                </w:del>
              </w:ins>
            </w:sdtContent>
          </w:sdt>
        </w:p>
      </w:sdtContent>
    </w:sdt>
    <w:sdt>
      <w:sdtPr>
        <w:id w:val="-1396475195"/>
        <w:tag w:val="goog_rdk_3375"/>
      </w:sdtPr>
      <w:sdtContent>
        <w:p w:rsidR="00000000" w:rsidDel="00000000" w:rsidP="00000000" w:rsidRDefault="00000000" w:rsidRPr="00000000" w14:paraId="00000298">
          <w:pPr>
            <w:pStyle w:val="Heading1"/>
            <w:spacing w:after="280" w:before="28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563549588"/>
              <w:tag w:val="goog_rdk_3372"/>
            </w:sdtPr>
            <w:sdtContent>
              <w:ins w:author="Anonymous" w:id="203" w:date="2026-09-24T05:26:08Z">
                <w:sdt>
                  <w:sdtPr>
                    <w:id w:val="-914044964"/>
                    <w:tag w:val="goog_rdk_337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181600" cy="1419225"/>
                            <wp:effectExtent b="0" l="0" r="0" t="0"/>
                            <wp:docPr id="188"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5181600" cy="1419225"/>
                                    </a:xfrm>
                                    <a:prstGeom prst="rect"/>
                                    <a:ln/>
                                  </pic:spPr>
                                </pic:pic>
                              </a:graphicData>
                            </a:graphic>
                          </wp:inline>
                        </w:drawing>
                      </w:r>
                    </w:del>
                  </w:sdtContent>
                </w:sdt>
              </w:ins>
              <w:sdt>
                <w:sdtPr>
                  <w:id w:val="-1822988338"/>
                  <w:tag w:val="goog_rdk_3374"/>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xcahnpur28ae" w:id="182"/>
                  <w:bookmarkEnd w:id="182"/>
                </w:del>
              </w:ins>
            </w:sdtContent>
          </w:sdt>
        </w:p>
      </w:sdtContent>
    </w:sdt>
    <w:sdt>
      <w:sdtPr>
        <w:id w:val="-123077332"/>
        <w:tag w:val="goog_rdk_3379"/>
      </w:sdtPr>
      <w:sdtContent>
        <w:p w:rsidR="00000000" w:rsidDel="00000000" w:rsidP="00000000" w:rsidRDefault="00000000" w:rsidRPr="00000000" w14:paraId="00000299">
          <w:pPr>
            <w:pStyle w:val="Heading1"/>
            <w:spacing w:after="280" w:before="28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319643226"/>
              <w:tag w:val="goog_rdk_3376"/>
            </w:sdtPr>
            <w:sdtContent>
              <w:ins w:author="Anonymous" w:id="203" w:date="2026-09-24T05:26:08Z">
                <w:sdt>
                  <w:sdtPr>
                    <w:id w:val="-1451234205"/>
                    <w:tag w:val="goog_rdk_3377"/>
                  </w:sdtPr>
                  <w:sdtContent>
                    <w:del w:author="Kanihaa" w:id="9" w:date="2026-09-25T08:48:49Z"/>
                  </w:sdtContent>
                </w:sdt>
              </w:ins>
              <w:sdt>
                <w:sdtPr>
                  <w:id w:val="-607280943"/>
                  <w:tag w:val="goog_rdk_3378"/>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ndwlzfb0nb1s" w:id="183"/>
                  <w:bookmarkEnd w:id="183"/>
                </w:del>
              </w:ins>
            </w:sdtContent>
          </w:sdt>
        </w:p>
      </w:sdtContent>
    </w:sdt>
    <w:sdt>
      <w:sdtPr>
        <w:id w:val="1796483497"/>
        <w:tag w:val="goog_rdk_3383"/>
      </w:sdtPr>
      <w:sdtContent>
        <w:p w:rsidR="00000000" w:rsidDel="00000000" w:rsidP="00000000" w:rsidRDefault="00000000" w:rsidRPr="00000000" w14:paraId="0000029A">
          <w:pPr>
            <w:pStyle w:val="Heading1"/>
            <w:spacing w:after="280" w:before="28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639544874"/>
              <w:tag w:val="goog_rdk_3380"/>
            </w:sdtPr>
            <w:sdtContent>
              <w:ins w:author="Anonymous" w:id="203" w:date="2026-09-24T05:26:08Z">
                <w:sdt>
                  <w:sdtPr>
                    <w:id w:val="462356852"/>
                    <w:tag w:val="goog_rdk_3381"/>
                  </w:sdtPr>
                  <w:sdtContent>
                    <w:del w:author="Kanihaa" w:id="9" w:date="2026-09-25T08:48:49Z"/>
                  </w:sdtContent>
                </w:sdt>
              </w:ins>
              <w:sdt>
                <w:sdtPr>
                  <w:id w:val="552677245"/>
                  <w:tag w:val="goog_rdk_3382"/>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7jvg3dp5iaph" w:id="184"/>
                  <w:bookmarkEnd w:id="184"/>
                </w:del>
              </w:ins>
            </w:sdtContent>
          </w:sdt>
        </w:p>
      </w:sdtContent>
    </w:sdt>
    <w:sdt>
      <w:sdtPr>
        <w:id w:val="-146690952"/>
        <w:tag w:val="goog_rdk_3387"/>
      </w:sdtPr>
      <w:sdtContent>
        <w:p w:rsidR="00000000" w:rsidDel="00000000" w:rsidP="00000000" w:rsidRDefault="00000000" w:rsidRPr="00000000" w14:paraId="0000029B">
          <w:pPr>
            <w:pStyle w:val="Heading1"/>
            <w:spacing w:after="280" w:before="28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447304586"/>
              <w:tag w:val="goog_rdk_3384"/>
            </w:sdtPr>
            <w:sdtContent>
              <w:ins w:author="Anonymous" w:id="203" w:date="2026-09-24T05:26:08Z">
                <w:sdt>
                  <w:sdtPr>
                    <w:id w:val="-1674995760"/>
                    <w:tag w:val="goog_rdk_3385"/>
                  </w:sdtPr>
                  <w:sdtContent>
                    <w:del w:author="Kanihaa" w:id="9" w:date="2026-09-25T08:48:49Z"/>
                  </w:sdtContent>
                </w:sdt>
              </w:ins>
              <w:sdt>
                <w:sdtPr>
                  <w:id w:val="-1840226526"/>
                  <w:tag w:val="goog_rdk_3386"/>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sf4mcysbbbff" w:id="185"/>
                  <w:bookmarkEnd w:id="185"/>
                </w:del>
              </w:ins>
            </w:sdtContent>
          </w:sdt>
        </w:p>
      </w:sdtContent>
    </w:sdt>
    <w:sdt>
      <w:sdtPr>
        <w:id w:val="-711577737"/>
        <w:tag w:val="goog_rdk_3391"/>
      </w:sdtPr>
      <w:sdtContent>
        <w:p w:rsidR="00000000" w:rsidDel="00000000" w:rsidP="00000000" w:rsidRDefault="00000000" w:rsidRPr="00000000" w14:paraId="0000029C">
          <w:pPr>
            <w:pStyle w:val="Heading1"/>
            <w:numPr>
              <w:ilvl w:val="0"/>
              <w:numId w:val="21"/>
            </w:numPr>
            <w:spacing w:after="280" w:before="28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1034032703"/>
              <w:tag w:val="goog_rdk_3388"/>
            </w:sdtPr>
            <w:sdtContent>
              <w:ins w:author="Anonymous" w:id="203" w:date="2026-09-24T05:26:08Z">
                <w:sdt>
                  <w:sdtPr>
                    <w:id w:val="1598425479"/>
                    <w:tag w:val="goog_rdk_3389"/>
                  </w:sdtPr>
                  <w:sdtContent>
                    <w:del w:author="Kanihaa" w:id="9" w:date="2026-09-25T08:48:49Z"/>
                  </w:sdtContent>
                </w:sdt>
              </w:ins>
              <w:sdt>
                <w:sdtPr>
                  <w:id w:val="646073531"/>
                  <w:tag w:val="goog_rdk_339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Load .env environment </w:delText>
                      </w:r>
                    </w:del>
                  </w:ins>
                </w:sdtContent>
              </w:sdt>
              <w:ins w:author="Anonymous" w:id="203" w:date="2026-09-24T05:26:08Z">
                <w:del w:author="Kanihaa" w:id="9" w:date="2026-09-25T08:48:49Z">
                  <w:bookmarkStart w:colFirst="0" w:colLast="0" w:name="_heading=h.fs28mpmftxrd" w:id="186"/>
                  <w:bookmarkEnd w:id="186"/>
                </w:del>
              </w:ins>
            </w:sdtContent>
          </w:sdt>
        </w:p>
      </w:sdtContent>
    </w:sdt>
    <w:sdt>
      <w:sdtPr>
        <w:id w:val="-2068882462"/>
        <w:tag w:val="goog_rdk_3395"/>
      </w:sdtPr>
      <w:sdtContent>
        <w:p w:rsidR="00000000" w:rsidDel="00000000" w:rsidP="00000000" w:rsidRDefault="00000000" w:rsidRPr="00000000" w14:paraId="0000029D">
          <w:pPr>
            <w:pStyle w:val="Heading1"/>
            <w:spacing w:after="280" w:before="280" w:line="240" w:lineRule="auto"/>
            <w:ind w:left="720" w:right="-1099.7244094488178"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017711911"/>
              <w:tag w:val="goog_rdk_3392"/>
            </w:sdtPr>
            <w:sdtContent>
              <w:ins w:author="Anonymous" w:id="203" w:date="2026-09-24T05:26:08Z">
                <w:sdt>
                  <w:sdtPr>
                    <w:id w:val="-1260085381"/>
                    <w:tag w:val="goog_rdk_339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3530600"/>
                            <wp:effectExtent b="0" l="0" r="0" t="0"/>
                            <wp:docPr id="221"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213475" cy="3530600"/>
                                    </a:xfrm>
                                    <a:prstGeom prst="rect"/>
                                    <a:ln/>
                                  </pic:spPr>
                                </pic:pic>
                              </a:graphicData>
                            </a:graphic>
                          </wp:inline>
                        </w:drawing>
                      </w:r>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5765800"/>
                            <wp:effectExtent b="0" l="0" r="0" t="0"/>
                            <wp:docPr id="271"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213475" cy="5765800"/>
                                    </a:xfrm>
                                    <a:prstGeom prst="rect"/>
                                    <a:ln/>
                                  </pic:spPr>
                                </pic:pic>
                              </a:graphicData>
                            </a:graphic>
                          </wp:inline>
                        </w:drawing>
                      </w:r>
                    </w:del>
                  </w:sdtContent>
                </w:sdt>
              </w:ins>
              <w:sdt>
                <w:sdtPr>
                  <w:id w:val="-767149284"/>
                  <w:tag w:val="goog_rdk_3394"/>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cnqeckywlvxr" w:id="187"/>
                  <w:bookmarkEnd w:id="187"/>
                </w:del>
              </w:ins>
            </w:sdtContent>
          </w:sdt>
        </w:p>
      </w:sdtContent>
    </w:sdt>
    <w:sdt>
      <w:sdtPr>
        <w:id w:val="-872321756"/>
        <w:tag w:val="goog_rdk_3399"/>
      </w:sdtPr>
      <w:sdtContent>
        <w:p w:rsidR="00000000" w:rsidDel="00000000" w:rsidP="00000000" w:rsidRDefault="00000000" w:rsidRPr="00000000" w14:paraId="0000029E">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877726779"/>
              <w:tag w:val="goog_rdk_3396"/>
            </w:sdtPr>
            <w:sdtContent>
              <w:ins w:author="Anonymous" w:id="203" w:date="2026-09-24T05:26:08Z">
                <w:sdt>
                  <w:sdtPr>
                    <w:id w:val="570484448"/>
                    <w:tag w:val="goog_rdk_3397"/>
                  </w:sdtPr>
                  <w:sdtContent>
                    <w:del w:author="Kanihaa" w:id="9" w:date="2026-09-25T08:48:49Z"/>
                  </w:sdtContent>
                </w:sdt>
              </w:ins>
              <w:sdt>
                <w:sdtPr>
                  <w:id w:val="-1286603744"/>
                  <w:tag w:val="goog_rdk_339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2.2: Main Functionality code routings</w:delText>
                        <w:br w:type="textWrapping"/>
                      </w:r>
                    </w:del>
                  </w:ins>
                </w:sdtContent>
              </w:sdt>
              <w:ins w:author="Anonymous" w:id="203" w:date="2026-09-24T05:26:08Z">
                <w:del w:author="Kanihaa" w:id="9" w:date="2026-09-25T08:48:49Z">
                  <w:bookmarkStart w:colFirst="0" w:colLast="0" w:name="_heading=h.gp8eaql4sgb" w:id="188"/>
                  <w:bookmarkEnd w:id="188"/>
                </w:del>
              </w:ins>
            </w:sdtContent>
          </w:sdt>
        </w:p>
      </w:sdtContent>
    </w:sdt>
    <w:sdt>
      <w:sdtPr>
        <w:id w:val="647915335"/>
        <w:tag w:val="goog_rdk_3404"/>
      </w:sdtPr>
      <w:sdtContent>
        <w:p w:rsidR="00000000" w:rsidDel="00000000" w:rsidP="00000000" w:rsidRDefault="00000000" w:rsidRPr="00000000" w14:paraId="0000029F">
          <w:pPr>
            <w:pStyle w:val="Heading1"/>
            <w:numPr>
              <w:ilvl w:val="0"/>
              <w:numId w:val="21"/>
            </w:numPr>
            <w:spacing w:after="240" w:before="24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2139081610"/>
              <w:tag w:val="goog_rdk_3400"/>
            </w:sdtPr>
            <w:sdtContent>
              <w:ins w:author="Anonymous" w:id="203" w:date="2026-09-24T05:26:08Z">
                <w:sdt>
                  <w:sdtPr>
                    <w:id w:val="-338317169"/>
                    <w:tag w:val="goog_rdk_3401"/>
                  </w:sdtPr>
                  <w:sdtContent>
                    <w:del w:author="Kanihaa" w:id="9" w:date="2026-09-25T08:48:49Z"/>
                  </w:sdtContent>
                </w:sdt>
              </w:ins>
              <w:sdt>
                <w:sdtPr>
                  <w:id w:val="-778551352"/>
                  <w:tag w:val="goog_rdk_340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/generate-home: Generates home interior recommendations (furniture, decor, </w:delText>
                      </w:r>
                    </w:del>
                  </w:ins>
                </w:sdtContent>
              </w:sdt>
              <w:ins w:author="Anonymous" w:id="203" w:date="2026-09-24T05:26:08Z">
                <w:del w:author="Kanihaa" w:id="9" w:date="2026-09-25T08:48:49Z">
                  <w:bookmarkStart w:colFirst="0" w:colLast="0" w:name="_heading=h.hgervpv33lwq" w:id="189"/>
                  <w:bookmarkEnd w:id="189"/>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3937000"/>
                        <wp:effectExtent b="0" l="0" r="0" t="0"/>
                        <wp:docPr id="231"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213475" cy="3937000"/>
                                </a:xfrm>
                                <a:prstGeom prst="rect"/>
                                <a:ln/>
                              </pic:spPr>
                            </pic:pic>
                          </a:graphicData>
                        </a:graphic>
                      </wp:inline>
                    </w:drawing>
                  </w:r>
                  <w:sdt>
                    <w:sdtPr>
                      <w:id w:val="779177294"/>
                      <w:tag w:val="goog_rdk_340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lighting)</w:delText>
                      </w:r>
                    </w:sdtContent>
                  </w:sdt>
                </w:del>
              </w:ins>
            </w:sdtContent>
          </w:sdt>
        </w:p>
      </w:sdtContent>
    </w:sdt>
    <w:sdt>
      <w:sdtPr>
        <w:id w:val="1120791697"/>
        <w:tag w:val="goog_rdk_3408"/>
      </w:sdtPr>
      <w:sdtContent>
        <w:p w:rsidR="00000000" w:rsidDel="00000000" w:rsidP="00000000" w:rsidRDefault="00000000" w:rsidRPr="00000000" w14:paraId="000002A0">
          <w:pPr>
            <w:pStyle w:val="Heading1"/>
            <w:spacing w:after="240" w:before="24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267240345"/>
              <w:tag w:val="goog_rdk_3405"/>
            </w:sdtPr>
            <w:sdtContent>
              <w:ins w:author="Anonymous" w:id="203" w:date="2026-09-24T05:26:08Z">
                <w:sdt>
                  <w:sdtPr>
                    <w:id w:val="1427173017"/>
                    <w:tag w:val="goog_rdk_3406"/>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596900"/>
                            <wp:effectExtent b="0" l="0" r="0" t="0"/>
                            <wp:docPr id="287" name="image54.png"/>
                            <a:graphic>
                              <a:graphicData uri="http://schemas.openxmlformats.org/drawingml/2006/picture">
                                <pic:pic>
                                  <pic:nvPicPr>
                                    <pic:cNvPr id="0" name="image54.png"/>
                                    <pic:cNvPicPr preferRelativeResize="0"/>
                                  </pic:nvPicPr>
                                  <pic:blipFill>
                                    <a:blip r:embed="rId23"/>
                                    <a:srcRect b="0" l="0" r="0" t="0"/>
                                    <a:stretch>
                                      <a:fillRect/>
                                    </a:stretch>
                                  </pic:blipFill>
                                  <pic:spPr>
                                    <a:xfrm>
                                      <a:off x="0" y="0"/>
                                      <a:ext cx="5213475" cy="596900"/>
                                    </a:xfrm>
                                    <a:prstGeom prst="rect"/>
                                    <a:ln/>
                                  </pic:spPr>
                                </pic:pic>
                              </a:graphicData>
                            </a:graphic>
                          </wp:inline>
                        </w:drawing>
                      </w:r>
                    </w:del>
                  </w:sdtContent>
                </w:sdt>
              </w:ins>
              <w:sdt>
                <w:sdtPr>
                  <w:id w:val="1111234262"/>
                  <w:tag w:val="goog_rdk_3407"/>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m8ehkmrx9duw" w:id="190"/>
                  <w:bookmarkEnd w:id="190"/>
                </w:del>
              </w:ins>
            </w:sdtContent>
          </w:sdt>
        </w:p>
      </w:sdtContent>
    </w:sdt>
    <w:sdt>
      <w:sdtPr>
        <w:id w:val="379011984"/>
        <w:tag w:val="goog_rdk_3412"/>
      </w:sdtPr>
      <w:sdtContent>
        <w:p w:rsidR="00000000" w:rsidDel="00000000" w:rsidP="00000000" w:rsidRDefault="00000000" w:rsidRPr="00000000" w14:paraId="000002A1">
          <w:pPr>
            <w:pStyle w:val="Heading1"/>
            <w:numPr>
              <w:ilvl w:val="0"/>
              <w:numId w:val="33"/>
            </w:numPr>
            <w:spacing w:after="240" w:before="240" w:line="240" w:lineRule="auto"/>
            <w:ind w:left="1440" w:hanging="360"/>
            <w:rPr>
              <w:ins w:author="Anonymous" w:id="203" w:date="2026-09-24T05:26:08Z"/>
              <w:del w:author="Kanihaa" w:id="9" w:date="2026-09-25T08:48:49Z"/>
              <w:rFonts w:ascii="Calibri" w:cs="Calibri" w:eastAsia="Calibri" w:hAnsi="Calibri"/>
              <w:strike w:val="1"/>
              <w:highlight w:val="black"/>
            </w:rPr>
          </w:pPr>
          <w:sdt>
            <w:sdtPr>
              <w:id w:val="-1053029050"/>
              <w:tag w:val="goog_rdk_3409"/>
            </w:sdtPr>
            <w:sdtContent>
              <w:ins w:author="Anonymous" w:id="203" w:date="2026-09-24T05:26:08Z">
                <w:sdt>
                  <w:sdtPr>
                    <w:id w:val="-563944271"/>
                    <w:tag w:val="goog_rdk_3410"/>
                  </w:sdtPr>
                  <w:sdtContent>
                    <w:del w:author="Kanihaa" w:id="9" w:date="2026-09-25T08:48:49Z"/>
                  </w:sdtContent>
                </w:sdt>
              </w:ins>
              <w:sdt>
                <w:sdtPr>
                  <w:id w:val="49929308"/>
                  <w:tag w:val="goog_rdk_3411"/>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get home_recommendations by using the function</w:delText>
                      </w:r>
                    </w:del>
                  </w:ins>
                </w:sdtContent>
              </w:sdt>
              <w:ins w:author="Anonymous" w:id="203" w:date="2026-09-24T05:26:08Z">
                <w:del w:author="Kanihaa" w:id="9" w:date="2026-09-25T08:48:49Z">
                  <w:bookmarkStart w:colFirst="0" w:colLast="0" w:name="_heading=h.g5622vhwkgac" w:id="191"/>
                  <w:bookmarkEnd w:id="191"/>
                </w:del>
              </w:ins>
            </w:sdtContent>
          </w:sdt>
        </w:p>
      </w:sdtContent>
    </w:sdt>
    <w:sdt>
      <w:sdtPr>
        <w:id w:val="-295608327"/>
        <w:tag w:val="goog_rdk_3416"/>
      </w:sdtPr>
      <w:sdtContent>
        <w:p w:rsidR="00000000" w:rsidDel="00000000" w:rsidP="00000000" w:rsidRDefault="00000000" w:rsidRPr="00000000" w14:paraId="000002A2">
          <w:pPr>
            <w:pStyle w:val="Heading1"/>
            <w:spacing w:after="240" w:before="24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428462287"/>
              <w:tag w:val="goog_rdk_3413"/>
            </w:sdtPr>
            <w:sdtContent>
              <w:ins w:author="Anonymous" w:id="203" w:date="2026-09-24T05:26:08Z">
                <w:sdt>
                  <w:sdtPr>
                    <w:id w:val="-350507894"/>
                    <w:tag w:val="goog_rdk_3414"/>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3479800"/>
                            <wp:effectExtent b="595671" l="351822" r="351822" t="595671"/>
                            <wp:docPr id="16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rot="867394">
                                      <a:off x="0" y="0"/>
                                      <a:ext cx="5213475" cy="3479800"/>
                                    </a:xfrm>
                                    <a:prstGeom prst="rect"/>
                                    <a:ln/>
                                  </pic:spPr>
                                </pic:pic>
                              </a:graphicData>
                            </a:graphic>
                          </wp:inline>
                        </w:drawing>
                      </w:r>
                    </w:del>
                  </w:sdtContent>
                </w:sdt>
              </w:ins>
              <w:sdt>
                <w:sdtPr>
                  <w:id w:val="-1888896086"/>
                  <w:tag w:val="goog_rdk_3415"/>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fgqhu4qrl1t0" w:id="192"/>
                  <w:bookmarkEnd w:id="192"/>
                </w:del>
              </w:ins>
            </w:sdtContent>
          </w:sdt>
        </w:p>
      </w:sdtContent>
    </w:sdt>
    <w:sdt>
      <w:sdtPr>
        <w:id w:val="-1962366350"/>
        <w:tag w:val="goog_rdk_3420"/>
      </w:sdtPr>
      <w:sdtContent>
        <w:p w:rsidR="00000000" w:rsidDel="00000000" w:rsidP="00000000" w:rsidRDefault="00000000" w:rsidRPr="00000000" w14:paraId="000002A3">
          <w:pPr>
            <w:pStyle w:val="Heading1"/>
            <w:numPr>
              <w:ilvl w:val="0"/>
              <w:numId w:val="37"/>
            </w:numPr>
            <w:spacing w:after="240" w:before="240" w:line="240" w:lineRule="auto"/>
            <w:ind w:left="1440" w:hanging="360"/>
            <w:rPr>
              <w:ins w:author="Anonymous" w:id="203" w:date="2026-09-24T05:26:08Z"/>
              <w:del w:author="Kanihaa" w:id="9" w:date="2026-09-25T08:48:49Z"/>
              <w:rFonts w:ascii="Calibri" w:cs="Calibri" w:eastAsia="Calibri" w:hAnsi="Calibri"/>
              <w:strike w:val="1"/>
              <w:highlight w:val="black"/>
            </w:rPr>
          </w:pPr>
          <w:sdt>
            <w:sdtPr>
              <w:id w:val="1844825197"/>
              <w:tag w:val="goog_rdk_3417"/>
            </w:sdtPr>
            <w:sdtContent>
              <w:ins w:author="Anonymous" w:id="203" w:date="2026-09-24T05:26:08Z">
                <w:sdt>
                  <w:sdtPr>
                    <w:id w:val="1068439299"/>
                    <w:tag w:val="goog_rdk_3418"/>
                  </w:sdtPr>
                  <w:sdtContent>
                    <w:del w:author="Kanihaa" w:id="9" w:date="2026-09-25T08:48:49Z"/>
                  </w:sdtContent>
                </w:sdt>
              </w:ins>
              <w:sdt>
                <w:sdtPr>
                  <w:id w:val="-1376996313"/>
                  <w:tag w:val="goog_rdk_3419"/>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linking the websites like amazon,flipkar,ikea ect…. to get the products</w:delText>
                      </w:r>
                    </w:del>
                  </w:ins>
                </w:sdtContent>
              </w:sdt>
              <w:ins w:author="Anonymous" w:id="203" w:date="2026-09-24T05:26:08Z">
                <w:del w:author="Kanihaa" w:id="9" w:date="2026-09-25T08:48:49Z">
                  <w:bookmarkStart w:colFirst="0" w:colLast="0" w:name="_heading=h.elx5lnjw9bq1" w:id="193"/>
                  <w:bookmarkEnd w:id="193"/>
                </w:del>
              </w:ins>
            </w:sdtContent>
          </w:sdt>
        </w:p>
      </w:sdtContent>
    </w:sdt>
    <w:sdt>
      <w:sdtPr>
        <w:id w:val="-568915299"/>
        <w:tag w:val="goog_rdk_3424"/>
      </w:sdtPr>
      <w:sdtContent>
        <w:p w:rsidR="00000000" w:rsidDel="00000000" w:rsidP="00000000" w:rsidRDefault="00000000" w:rsidRPr="00000000" w14:paraId="000002A4">
          <w:pPr>
            <w:pStyle w:val="Heading1"/>
            <w:spacing w:after="240" w:before="24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480166816"/>
              <w:tag w:val="goog_rdk_3421"/>
            </w:sdtPr>
            <w:sdtContent>
              <w:ins w:author="Anonymous" w:id="203" w:date="2026-09-24T05:26:08Z">
                <w:sdt>
                  <w:sdtPr>
                    <w:id w:val="-2027304929"/>
                    <w:tag w:val="goog_rdk_3422"/>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3213100"/>
                            <wp:effectExtent b="0" l="0" r="0" t="0"/>
                            <wp:docPr id="219" name="image57.png"/>
                            <a:graphic>
                              <a:graphicData uri="http://schemas.openxmlformats.org/drawingml/2006/picture">
                                <pic:pic>
                                  <pic:nvPicPr>
                                    <pic:cNvPr id="0" name="image57.png"/>
                                    <pic:cNvPicPr preferRelativeResize="0"/>
                                  </pic:nvPicPr>
                                  <pic:blipFill>
                                    <a:blip r:embed="rId25"/>
                                    <a:srcRect b="0" l="0" r="0" t="0"/>
                                    <a:stretch>
                                      <a:fillRect/>
                                    </a:stretch>
                                  </pic:blipFill>
                                  <pic:spPr>
                                    <a:xfrm>
                                      <a:off x="0" y="0"/>
                                      <a:ext cx="5213475" cy="3213100"/>
                                    </a:xfrm>
                                    <a:prstGeom prst="rect"/>
                                    <a:ln/>
                                  </pic:spPr>
                                </pic:pic>
                              </a:graphicData>
                            </a:graphic>
                          </wp:inline>
                        </w:drawing>
                      </w:r>
                    </w:del>
                  </w:sdtContent>
                </w:sdt>
              </w:ins>
              <w:sdt>
                <w:sdtPr>
                  <w:id w:val="-1664409256"/>
                  <w:tag w:val="goog_rdk_3423"/>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stau1dy666f" w:id="194"/>
                  <w:bookmarkEnd w:id="194"/>
                </w:del>
              </w:ins>
            </w:sdtContent>
          </w:sdt>
        </w:p>
      </w:sdtContent>
    </w:sdt>
    <w:sdt>
      <w:sdtPr>
        <w:id w:val="-1122079829"/>
        <w:tag w:val="goog_rdk_3428"/>
      </w:sdtPr>
      <w:sdtContent>
        <w:p w:rsidR="00000000" w:rsidDel="00000000" w:rsidP="00000000" w:rsidRDefault="00000000" w:rsidRPr="00000000" w14:paraId="000002A5">
          <w:pPr>
            <w:pStyle w:val="Heading1"/>
            <w:spacing w:after="240" w:before="24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00841424"/>
              <w:tag w:val="goog_rdk_3425"/>
            </w:sdtPr>
            <w:sdtContent>
              <w:ins w:author="Anonymous" w:id="203" w:date="2026-09-24T05:26:08Z">
                <w:sdt>
                  <w:sdtPr>
                    <w:id w:val="413603831"/>
                    <w:tag w:val="goog_rdk_3426"/>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1282700"/>
                            <wp:effectExtent b="0" l="0" r="0" t="0"/>
                            <wp:docPr id="182"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213475" cy="1282700"/>
                                    </a:xfrm>
                                    <a:prstGeom prst="rect"/>
                                    <a:ln/>
                                  </pic:spPr>
                                </pic:pic>
                              </a:graphicData>
                            </a:graphic>
                          </wp:inline>
                        </w:drawing>
                      </w:r>
                    </w:del>
                  </w:sdtContent>
                </w:sdt>
              </w:ins>
              <w:sdt>
                <w:sdtPr>
                  <w:id w:val="953670024"/>
                  <w:tag w:val="goog_rdk_3427"/>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3" w:date="2026-09-24T05:26:08Z">
                <w:del w:author="Kanihaa" w:id="9" w:date="2026-09-25T08:48:49Z">
                  <w:bookmarkStart w:colFirst="0" w:colLast="0" w:name="_heading=h.rw7gx371svwt" w:id="195"/>
                  <w:bookmarkEnd w:id="195"/>
                </w:del>
              </w:ins>
            </w:sdtContent>
          </w:sdt>
        </w:p>
      </w:sdtContent>
    </w:sdt>
    <w:sdt>
      <w:sdtPr>
        <w:id w:val="-590293148"/>
        <w:tag w:val="goog_rdk_3432"/>
      </w:sdtPr>
      <w:sdtContent>
        <w:p w:rsidR="00000000" w:rsidDel="00000000" w:rsidP="00000000" w:rsidRDefault="00000000" w:rsidRPr="00000000" w14:paraId="000002A6">
          <w:pPr>
            <w:pStyle w:val="Heading1"/>
            <w:numPr>
              <w:ilvl w:val="0"/>
              <w:numId w:val="21"/>
            </w:numPr>
            <w:spacing w:after="240" w:before="24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1162290747"/>
              <w:tag w:val="goog_rdk_3429"/>
            </w:sdtPr>
            <w:sdtContent>
              <w:ins w:author="Anonymous" w:id="203" w:date="2026-09-24T05:26:08Z">
                <w:sdt>
                  <w:sdtPr>
                    <w:id w:val="-523377934"/>
                    <w:tag w:val="goog_rdk_3430"/>
                  </w:sdtPr>
                  <w:sdtContent>
                    <w:del w:author="Kanihaa" w:id="9" w:date="2026-09-25T08:48:49Z"/>
                  </w:sdtContent>
                </w:sdt>
              </w:ins>
              <w:sdt>
                <w:sdtPr>
                  <w:id w:val="-398200876"/>
                  <w:tag w:val="goog_rdk_3431"/>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/generate-party: Suggests catering, venue, and decoration options for events</w:delText>
                      </w:r>
                    </w:del>
                  </w:ins>
                </w:sdtContent>
              </w:sdt>
              <w:ins w:author="Anonymous" w:id="203" w:date="2026-09-24T05:26:08Z">
                <w:del w:author="Kanihaa" w:id="9" w:date="2026-09-25T08:48:49Z">
                  <w:bookmarkStart w:colFirst="0" w:colLast="0" w:name="_heading=h.dwesf1kyeuvz" w:id="196"/>
                  <w:bookmarkEnd w:id="196"/>
                </w:del>
              </w:ins>
            </w:sdtContent>
          </w:sdt>
        </w:p>
      </w:sdtContent>
    </w:sdt>
    <w:sdt>
      <w:sdtPr>
        <w:id w:val="-1471773466"/>
        <w:tag w:val="goog_rdk_3436"/>
      </w:sdtPr>
      <w:sdtContent>
        <w:p w:rsidR="00000000" w:rsidDel="00000000" w:rsidP="00000000" w:rsidRDefault="00000000" w:rsidRPr="00000000" w14:paraId="000002A7">
          <w:pPr>
            <w:pStyle w:val="Heading1"/>
            <w:spacing w:after="240" w:before="24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64988105"/>
              <w:tag w:val="goog_rdk_3433"/>
            </w:sdtPr>
            <w:sdtContent>
              <w:ins w:author="Anonymous" w:id="203" w:date="2026-09-24T05:26:08Z">
                <w:sdt>
                  <w:sdtPr>
                    <w:id w:val="688203241"/>
                    <w:tag w:val="goog_rdk_3434"/>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609600"/>
                            <wp:effectExtent b="0" l="0" r="0" t="0"/>
                            <wp:docPr id="246" name="image48.png"/>
                            <a:graphic>
                              <a:graphicData uri="http://schemas.openxmlformats.org/drawingml/2006/picture">
                                <pic:pic>
                                  <pic:nvPicPr>
                                    <pic:cNvPr id="0" name="image48.png"/>
                                    <pic:cNvPicPr preferRelativeResize="0"/>
                                  </pic:nvPicPr>
                                  <pic:blipFill>
                                    <a:blip r:embed="rId27"/>
                                    <a:srcRect b="0" l="0" r="0" t="0"/>
                                    <a:stretch>
                                      <a:fillRect/>
                                    </a:stretch>
                                  </pic:blipFill>
                                  <pic:spPr>
                                    <a:xfrm>
                                      <a:off x="0" y="0"/>
                                      <a:ext cx="5213475" cy="609600"/>
                                    </a:xfrm>
                                    <a:prstGeom prst="rect"/>
                                    <a:ln/>
                                  </pic:spPr>
                                </pic:pic>
                              </a:graphicData>
                            </a:graphic>
                          </wp:inline>
                        </w:drawing>
                      </w:r>
                    </w:del>
                  </w:sdtContent>
                </w:sdt>
              </w:ins>
              <w:sdt>
                <w:sdtPr>
                  <w:id w:val="-607825972"/>
                  <w:tag w:val="goog_rdk_3435"/>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30nh3un79lp" w:id="197"/>
                  <w:bookmarkEnd w:id="197"/>
                </w:del>
              </w:ins>
            </w:sdtContent>
          </w:sdt>
        </w:p>
      </w:sdtContent>
    </w:sdt>
    <w:sdt>
      <w:sdtPr>
        <w:id w:val="-927762339"/>
        <w:tag w:val="goog_rdk_3440"/>
      </w:sdtPr>
      <w:sdtContent>
        <w:p w:rsidR="00000000" w:rsidDel="00000000" w:rsidP="00000000" w:rsidRDefault="00000000" w:rsidRPr="00000000" w14:paraId="000002A8">
          <w:pPr>
            <w:pStyle w:val="Heading1"/>
            <w:numPr>
              <w:ilvl w:val="0"/>
              <w:numId w:val="33"/>
            </w:numPr>
            <w:spacing w:after="240" w:before="240" w:line="240" w:lineRule="auto"/>
            <w:ind w:left="1440" w:hanging="360"/>
            <w:rPr>
              <w:ins w:author="Anonymous" w:id="203" w:date="2026-09-24T05:26:08Z"/>
              <w:del w:author="Kanihaa" w:id="9" w:date="2026-09-25T08:48:49Z"/>
              <w:rFonts w:ascii="Calibri" w:cs="Calibri" w:eastAsia="Calibri" w:hAnsi="Calibri"/>
              <w:strike w:val="1"/>
              <w:highlight w:val="black"/>
            </w:rPr>
          </w:pPr>
          <w:sdt>
            <w:sdtPr>
              <w:id w:val="-335538958"/>
              <w:tag w:val="goog_rdk_3437"/>
            </w:sdtPr>
            <w:sdtContent>
              <w:ins w:author="Anonymous" w:id="203" w:date="2026-09-24T05:26:08Z">
                <w:sdt>
                  <w:sdtPr>
                    <w:id w:val="-1711636515"/>
                    <w:tag w:val="goog_rdk_3438"/>
                  </w:sdtPr>
                  <w:sdtContent>
                    <w:del w:author="Kanihaa" w:id="9" w:date="2026-09-25T08:48:49Z"/>
                  </w:sdtContent>
                </w:sdt>
              </w:ins>
              <w:sdt>
                <w:sdtPr>
                  <w:id w:val="-1889683602"/>
                  <w:tag w:val="goog_rdk_3439"/>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get home_recommendations by using the function</w:delText>
                      </w:r>
                    </w:del>
                  </w:ins>
                </w:sdtContent>
              </w:sdt>
              <w:ins w:author="Anonymous" w:id="203" w:date="2026-09-24T05:26:08Z">
                <w:del w:author="Kanihaa" w:id="9" w:date="2026-09-25T08:48:49Z">
                  <w:bookmarkStart w:colFirst="0" w:colLast="0" w:name="_heading=h.n74j5u10ddpj" w:id="198"/>
                  <w:bookmarkEnd w:id="198"/>
                </w:del>
              </w:ins>
            </w:sdtContent>
          </w:sdt>
        </w:p>
      </w:sdtContent>
    </w:sdt>
    <w:sdt>
      <w:sdtPr>
        <w:id w:val="1826327357"/>
        <w:tag w:val="goog_rdk_3444"/>
      </w:sdtPr>
      <w:sdtContent>
        <w:p w:rsidR="00000000" w:rsidDel="00000000" w:rsidP="00000000" w:rsidRDefault="00000000" w:rsidRPr="00000000" w14:paraId="000002A9">
          <w:pPr>
            <w:pStyle w:val="Heading1"/>
            <w:spacing w:after="240" w:before="24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325886381"/>
              <w:tag w:val="goog_rdk_3441"/>
            </w:sdtPr>
            <w:sdtContent>
              <w:ins w:author="Anonymous" w:id="203" w:date="2026-09-24T05:26:08Z">
                <w:sdt>
                  <w:sdtPr>
                    <w:id w:val="-1162217275"/>
                    <w:tag w:val="goog_rdk_3442"/>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3975100"/>
                            <wp:effectExtent b="0" l="0" r="0" t="0"/>
                            <wp:docPr id="181"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213475" cy="3975100"/>
                                    </a:xfrm>
                                    <a:prstGeom prst="rect"/>
                                    <a:ln/>
                                  </pic:spPr>
                                </pic:pic>
                              </a:graphicData>
                            </a:graphic>
                          </wp:inline>
                        </w:drawing>
                      </w:r>
                    </w:del>
                  </w:sdtContent>
                </w:sdt>
              </w:ins>
              <w:sdt>
                <w:sdtPr>
                  <w:id w:val="1196867601"/>
                  <w:tag w:val="goog_rdk_3443"/>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opf4hg9juhho" w:id="199"/>
                  <w:bookmarkEnd w:id="199"/>
                </w:del>
              </w:ins>
            </w:sdtContent>
          </w:sdt>
        </w:p>
      </w:sdtContent>
    </w:sdt>
    <w:sdt>
      <w:sdtPr>
        <w:id w:val="845903609"/>
        <w:tag w:val="goog_rdk_3449"/>
      </w:sdtPr>
      <w:sdtContent>
        <w:p w:rsidR="00000000" w:rsidDel="00000000" w:rsidP="00000000" w:rsidRDefault="00000000" w:rsidRPr="00000000" w14:paraId="000002AA">
          <w:pPr>
            <w:pStyle w:val="Heading1"/>
            <w:spacing w:after="240" w:before="24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100692359"/>
              <w:tag w:val="goog_rdk_3445"/>
            </w:sdtPr>
            <w:sdtContent>
              <w:ins w:author="Anonymous" w:id="203" w:date="2026-09-24T05:26:08Z">
                <w:sdt>
                  <w:sdtPr>
                    <w:id w:val="70756142"/>
                    <w:tag w:val="goog_rdk_3446"/>
                  </w:sdtPr>
                  <w:sdtContent>
                    <w:del w:author="Kanihaa" w:id="9" w:date="2026-09-25T08:48:49Z"/>
                  </w:sdtContent>
                </w:sdt>
              </w:ins>
              <w:sdt>
                <w:sdtPr>
                  <w:id w:val="-1700069588"/>
                  <w:tag w:val="goog_rdk_3447"/>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3" w:date="2026-09-24T05:26:08Z">
                <w:del w:author="Kanihaa" w:id="9" w:date="2026-09-25T08:48:49Z">
                  <w:bookmarkStart w:colFirst="0" w:colLast="0" w:name="_heading=h.okzkjj3v5uqv" w:id="200"/>
                  <w:bookmarkEnd w:id="200"/>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4559300"/>
                        <wp:effectExtent b="0" l="0" r="0" t="0"/>
                        <wp:docPr id="230" name="image43.png"/>
                        <a:graphic>
                          <a:graphicData uri="http://schemas.openxmlformats.org/drawingml/2006/picture">
                            <pic:pic>
                              <pic:nvPicPr>
                                <pic:cNvPr id="0" name="image43.png"/>
                                <pic:cNvPicPr preferRelativeResize="0"/>
                              </pic:nvPicPr>
                              <pic:blipFill>
                                <a:blip r:embed="rId29"/>
                                <a:srcRect b="0" l="0" r="0" t="0"/>
                                <a:stretch>
                                  <a:fillRect/>
                                </a:stretch>
                              </pic:blipFill>
                              <pic:spPr>
                                <a:xfrm>
                                  <a:off x="0" y="0"/>
                                  <a:ext cx="5213475" cy="4559300"/>
                                </a:xfrm>
                                <a:prstGeom prst="rect"/>
                                <a:ln/>
                              </pic:spPr>
                            </pic:pic>
                          </a:graphicData>
                        </a:graphic>
                      </wp:inline>
                    </w:drawing>
                  </w:r>
                  <w:sdt>
                    <w:sdtPr>
                      <w:id w:val="-218661801"/>
                      <w:tag w:val="goog_rdk_3448"/>
                    </w:sdtPr>
                    <w:sdtContent>
                      <w:r w:rsidDel="00000000" w:rsidR="00000000" w:rsidRPr="00000000">
                        <w:rPr>
                          <w:rtl w:val="0"/>
                        </w:rPr>
                      </w:r>
                    </w:sdtContent>
                  </w:sdt>
                </w:del>
              </w:ins>
            </w:sdtContent>
          </w:sdt>
        </w:p>
      </w:sdtContent>
    </w:sdt>
    <w:sdt>
      <w:sdtPr>
        <w:id w:val="-750456562"/>
        <w:tag w:val="goog_rdk_3453"/>
      </w:sdtPr>
      <w:sdtContent>
        <w:p w:rsidR="00000000" w:rsidDel="00000000" w:rsidP="00000000" w:rsidRDefault="00000000" w:rsidRPr="00000000" w14:paraId="000002AB">
          <w:pPr>
            <w:pStyle w:val="Heading1"/>
            <w:numPr>
              <w:ilvl w:val="0"/>
              <w:numId w:val="37"/>
            </w:numPr>
            <w:spacing w:after="240" w:before="240" w:line="240" w:lineRule="auto"/>
            <w:ind w:left="1440" w:hanging="360"/>
            <w:rPr>
              <w:ins w:author="Anonymous" w:id="203" w:date="2026-09-24T05:26:08Z"/>
              <w:del w:author="Kanihaa" w:id="9" w:date="2026-09-25T08:48:49Z"/>
              <w:rFonts w:ascii="Calibri" w:cs="Calibri" w:eastAsia="Calibri" w:hAnsi="Calibri"/>
              <w:strike w:val="1"/>
              <w:highlight w:val="black"/>
            </w:rPr>
          </w:pPr>
          <w:sdt>
            <w:sdtPr>
              <w:id w:val="-1173811565"/>
              <w:tag w:val="goog_rdk_3450"/>
            </w:sdtPr>
            <w:sdtContent>
              <w:ins w:author="Anonymous" w:id="203" w:date="2026-09-24T05:26:08Z">
                <w:sdt>
                  <w:sdtPr>
                    <w:id w:val="-212635674"/>
                    <w:tag w:val="goog_rdk_3451"/>
                  </w:sdtPr>
                  <w:sdtContent>
                    <w:del w:author="Kanihaa" w:id="9" w:date="2026-09-25T08:48:49Z"/>
                  </w:sdtContent>
                </w:sdt>
              </w:ins>
              <w:sdt>
                <w:sdtPr>
                  <w:id w:val="-705410193"/>
                  <w:tag w:val="goog_rdk_345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linking the websites like amazon,flipkar,ikea ect…. to get the products</w:delText>
                      </w:r>
                    </w:del>
                  </w:ins>
                </w:sdtContent>
              </w:sdt>
              <w:ins w:author="Anonymous" w:id="203" w:date="2026-09-24T05:26:08Z">
                <w:del w:author="Kanihaa" w:id="9" w:date="2026-09-25T08:48:49Z">
                  <w:bookmarkStart w:colFirst="0" w:colLast="0" w:name="_heading=h.bz19catnzhk7" w:id="201"/>
                  <w:bookmarkEnd w:id="201"/>
                </w:del>
              </w:ins>
            </w:sdtContent>
          </w:sdt>
        </w:p>
      </w:sdtContent>
    </w:sdt>
    <w:sdt>
      <w:sdtPr>
        <w:id w:val="836969548"/>
        <w:tag w:val="goog_rdk_3457"/>
      </w:sdtPr>
      <w:sdtContent>
        <w:p w:rsidR="00000000" w:rsidDel="00000000" w:rsidP="00000000" w:rsidRDefault="00000000" w:rsidRPr="00000000" w14:paraId="000002AC">
          <w:pPr>
            <w:pStyle w:val="Heading1"/>
            <w:spacing w:after="240" w:before="24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063606783"/>
              <w:tag w:val="goog_rdk_3454"/>
            </w:sdtPr>
            <w:sdtContent>
              <w:ins w:author="Anonymous" w:id="203" w:date="2026-09-24T05:26:08Z">
                <w:sdt>
                  <w:sdtPr>
                    <w:id w:val="-2079611341"/>
                    <w:tag w:val="goog_rdk_3455"/>
                  </w:sdtPr>
                  <w:sdtContent>
                    <w:del w:author="Kanihaa" w:id="9" w:date="2026-09-25T08:48:49Z"/>
                  </w:sdtContent>
                </w:sdt>
              </w:ins>
              <w:sdt>
                <w:sdtPr>
                  <w:id w:val="-2098420843"/>
                  <w:tag w:val="goog_rdk_3456"/>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srpgk4d92b27" w:id="202"/>
                  <w:bookmarkEnd w:id="202"/>
                </w:del>
              </w:ins>
            </w:sdtContent>
          </w:sdt>
        </w:p>
      </w:sdtContent>
    </w:sdt>
    <w:sdt>
      <w:sdtPr>
        <w:id w:val="218081041"/>
        <w:tag w:val="goog_rdk_3461"/>
      </w:sdtPr>
      <w:sdtContent>
        <w:p w:rsidR="00000000" w:rsidDel="00000000" w:rsidP="00000000" w:rsidRDefault="00000000" w:rsidRPr="00000000" w14:paraId="000002AD">
          <w:pPr>
            <w:pStyle w:val="Heading1"/>
            <w:spacing w:after="240" w:before="24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27522394"/>
              <w:tag w:val="goog_rdk_3458"/>
            </w:sdtPr>
            <w:sdtContent>
              <w:ins w:author="Anonymous" w:id="203" w:date="2026-09-24T05:26:08Z">
                <w:sdt>
                  <w:sdtPr>
                    <w:id w:val="1129744956"/>
                    <w:tag w:val="goog_rdk_3459"/>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3543300"/>
                            <wp:effectExtent b="0" l="0" r="0" t="0"/>
                            <wp:docPr id="159"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213475" cy="3543300"/>
                                    </a:xfrm>
                                    <a:prstGeom prst="rect"/>
                                    <a:ln/>
                                  </pic:spPr>
                                </pic:pic>
                              </a:graphicData>
                            </a:graphic>
                          </wp:inline>
                        </w:drawing>
                      </w:r>
                    </w:del>
                  </w:sdtContent>
                </w:sdt>
              </w:ins>
              <w:sdt>
                <w:sdtPr>
                  <w:id w:val="1372384271"/>
                  <w:tag w:val="goog_rdk_3460"/>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3cbzdhvqff50" w:id="203"/>
                  <w:bookmarkEnd w:id="203"/>
                </w:del>
              </w:ins>
            </w:sdtContent>
          </w:sdt>
        </w:p>
      </w:sdtContent>
    </w:sdt>
    <w:sdt>
      <w:sdtPr>
        <w:id w:val="-1755488339"/>
        <w:tag w:val="goog_rdk_3465"/>
      </w:sdtPr>
      <w:sdtContent>
        <w:p w:rsidR="00000000" w:rsidDel="00000000" w:rsidP="00000000" w:rsidRDefault="00000000" w:rsidRPr="00000000" w14:paraId="000002AE">
          <w:pPr>
            <w:pStyle w:val="Heading1"/>
            <w:numPr>
              <w:ilvl w:val="0"/>
              <w:numId w:val="17"/>
            </w:numPr>
            <w:spacing w:after="240" w:before="240" w:line="240" w:lineRule="auto"/>
            <w:ind w:left="1440" w:hanging="360"/>
            <w:rPr>
              <w:ins w:author="Anonymous" w:id="203" w:date="2026-09-24T05:26:08Z"/>
              <w:del w:author="Kanihaa" w:id="9" w:date="2026-09-25T08:48:49Z"/>
              <w:rFonts w:ascii="Calibri" w:cs="Calibri" w:eastAsia="Calibri" w:hAnsi="Calibri"/>
              <w:strike w:val="1"/>
              <w:highlight w:val="black"/>
            </w:rPr>
          </w:pPr>
          <w:sdt>
            <w:sdtPr>
              <w:id w:val="1814615460"/>
              <w:tag w:val="goog_rdk_3462"/>
            </w:sdtPr>
            <w:sdtContent>
              <w:ins w:author="Anonymous" w:id="203" w:date="2026-09-24T05:26:08Z">
                <w:sdt>
                  <w:sdtPr>
                    <w:id w:val="2048954591"/>
                    <w:tag w:val="goog_rdk_3463"/>
                  </w:sdtPr>
                  <w:sdtContent>
                    <w:del w:author="Kanihaa" w:id="9" w:date="2026-09-25T08:48:49Z"/>
                  </w:sdtContent>
                </w:sdt>
              </w:ins>
              <w:sdt>
                <w:sdtPr>
                  <w:id w:val="672016347"/>
                  <w:tag w:val="goog_rdk_346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using the if condition to categorize the situation based products </w:delText>
                      </w:r>
                    </w:del>
                  </w:ins>
                </w:sdtContent>
              </w:sdt>
              <w:ins w:author="Anonymous" w:id="203" w:date="2026-09-24T05:26:08Z">
                <w:del w:author="Kanihaa" w:id="9" w:date="2026-09-25T08:48:49Z">
                  <w:bookmarkStart w:colFirst="0" w:colLast="0" w:name="_heading=h.pynlfc7ho7y4" w:id="204"/>
                  <w:bookmarkEnd w:id="204"/>
                </w:del>
              </w:ins>
            </w:sdtContent>
          </w:sdt>
        </w:p>
      </w:sdtContent>
    </w:sdt>
    <w:sdt>
      <w:sdtPr>
        <w:id w:val="-2049894111"/>
        <w:tag w:val="goog_rdk_3469"/>
      </w:sdtPr>
      <w:sdtContent>
        <w:p w:rsidR="00000000" w:rsidDel="00000000" w:rsidP="00000000" w:rsidRDefault="00000000" w:rsidRPr="00000000" w14:paraId="000002AF">
          <w:pPr>
            <w:pStyle w:val="Heading1"/>
            <w:spacing w:after="240" w:before="24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919321351"/>
              <w:tag w:val="goog_rdk_3466"/>
            </w:sdtPr>
            <w:sdtContent>
              <w:ins w:author="Anonymous" w:id="203" w:date="2026-09-24T05:26:08Z">
                <w:sdt>
                  <w:sdtPr>
                    <w:id w:val="-762595882"/>
                    <w:tag w:val="goog_rdk_3467"/>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3238500"/>
                            <wp:effectExtent b="0" l="0" r="0" t="0"/>
                            <wp:docPr id="234" name="image52.png"/>
                            <a:graphic>
                              <a:graphicData uri="http://schemas.openxmlformats.org/drawingml/2006/picture">
                                <pic:pic>
                                  <pic:nvPicPr>
                                    <pic:cNvPr id="0" name="image52.png"/>
                                    <pic:cNvPicPr preferRelativeResize="0"/>
                                  </pic:nvPicPr>
                                  <pic:blipFill>
                                    <a:blip r:embed="rId31"/>
                                    <a:srcRect b="0" l="0" r="0" t="0"/>
                                    <a:stretch>
                                      <a:fillRect/>
                                    </a:stretch>
                                  </pic:blipFill>
                                  <pic:spPr>
                                    <a:xfrm>
                                      <a:off x="0" y="0"/>
                                      <a:ext cx="5213475" cy="3238500"/>
                                    </a:xfrm>
                                    <a:prstGeom prst="rect"/>
                                    <a:ln/>
                                  </pic:spPr>
                                </pic:pic>
                              </a:graphicData>
                            </a:graphic>
                          </wp:inline>
                        </w:drawing>
                      </w:r>
                    </w:del>
                  </w:sdtContent>
                </w:sdt>
              </w:ins>
              <w:sdt>
                <w:sdtPr>
                  <w:id w:val="613234456"/>
                  <w:tag w:val="goog_rdk_3468"/>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wck9qyq6kppm" w:id="205"/>
                  <w:bookmarkEnd w:id="205"/>
                </w:del>
              </w:ins>
            </w:sdtContent>
          </w:sdt>
        </w:p>
      </w:sdtContent>
    </w:sdt>
    <w:sdt>
      <w:sdtPr>
        <w:id w:val="-167690904"/>
        <w:tag w:val="goog_rdk_3473"/>
      </w:sdtPr>
      <w:sdtContent>
        <w:p w:rsidR="00000000" w:rsidDel="00000000" w:rsidP="00000000" w:rsidRDefault="00000000" w:rsidRPr="00000000" w14:paraId="000002B0">
          <w:pPr>
            <w:pStyle w:val="Heading1"/>
            <w:spacing w:after="240" w:before="24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64093326"/>
              <w:tag w:val="goog_rdk_3470"/>
            </w:sdtPr>
            <w:sdtContent>
              <w:ins w:author="Anonymous" w:id="203" w:date="2026-09-24T05:26:08Z">
                <w:sdt>
                  <w:sdtPr>
                    <w:id w:val="1048357468"/>
                    <w:tag w:val="goog_rdk_3471"/>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044700"/>
                            <wp:effectExtent b="0" l="0" r="0" t="0"/>
                            <wp:docPr id="239" name="image53.png"/>
                            <a:graphic>
                              <a:graphicData uri="http://schemas.openxmlformats.org/drawingml/2006/picture">
                                <pic:pic>
                                  <pic:nvPicPr>
                                    <pic:cNvPr id="0" name="image53.png"/>
                                    <pic:cNvPicPr preferRelativeResize="0"/>
                                  </pic:nvPicPr>
                                  <pic:blipFill>
                                    <a:blip r:embed="rId32"/>
                                    <a:srcRect b="0" l="0" r="0" t="0"/>
                                    <a:stretch>
                                      <a:fillRect/>
                                    </a:stretch>
                                  </pic:blipFill>
                                  <pic:spPr>
                                    <a:xfrm>
                                      <a:off x="0" y="0"/>
                                      <a:ext cx="5213475" cy="2044700"/>
                                    </a:xfrm>
                                    <a:prstGeom prst="rect"/>
                                    <a:ln/>
                                  </pic:spPr>
                                </pic:pic>
                              </a:graphicData>
                            </a:graphic>
                          </wp:inline>
                        </w:drawing>
                      </w:r>
                    </w:del>
                  </w:sdtContent>
                </w:sdt>
              </w:ins>
              <w:sdt>
                <w:sdtPr>
                  <w:id w:val="-841018509"/>
                  <w:tag w:val="goog_rdk_3472"/>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cyqczyx2yuue" w:id="206"/>
                  <w:bookmarkEnd w:id="206"/>
                </w:del>
              </w:ins>
            </w:sdtContent>
          </w:sdt>
        </w:p>
      </w:sdtContent>
    </w:sdt>
    <w:sdt>
      <w:sdtPr>
        <w:id w:val="-516494887"/>
        <w:tag w:val="goog_rdk_3477"/>
      </w:sdtPr>
      <w:sdtContent>
        <w:p w:rsidR="00000000" w:rsidDel="00000000" w:rsidP="00000000" w:rsidRDefault="00000000" w:rsidRPr="00000000" w14:paraId="000002B1">
          <w:pPr>
            <w:pStyle w:val="Heading1"/>
            <w:numPr>
              <w:ilvl w:val="0"/>
              <w:numId w:val="21"/>
            </w:numPr>
            <w:spacing w:before="24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1086504738"/>
              <w:tag w:val="goog_rdk_3474"/>
            </w:sdtPr>
            <w:sdtContent>
              <w:ins w:author="Anonymous" w:id="203" w:date="2026-09-24T05:26:08Z">
                <w:sdt>
                  <w:sdtPr>
                    <w:id w:val="-1364722249"/>
                    <w:tag w:val="goog_rdk_3475"/>
                  </w:sdtPr>
                  <w:sdtContent>
                    <w:del w:author="Kanihaa" w:id="9" w:date="2026-09-25T08:48:49Z"/>
                  </w:sdtContent>
                </w:sdt>
              </w:ins>
              <w:sdt>
                <w:sdtPr>
                  <w:id w:val="-1128979421"/>
                  <w:tag w:val="goog_rdk_3476"/>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/generate-jewelry: Accepts text + image inputs to return style-matched jewelry options.</w:delText>
                      </w:r>
                    </w:del>
                  </w:ins>
                </w:sdtContent>
              </w:sdt>
              <w:ins w:author="Anonymous" w:id="203" w:date="2026-09-24T05:26:08Z">
                <w:del w:author="Kanihaa" w:id="9" w:date="2026-09-25T08:48:49Z">
                  <w:bookmarkStart w:colFirst="0" w:colLast="0" w:name="_heading=h.ijia84qpnb6p" w:id="207"/>
                  <w:bookmarkEnd w:id="207"/>
                </w:del>
              </w:ins>
            </w:sdtContent>
          </w:sdt>
        </w:p>
      </w:sdtContent>
    </w:sdt>
    <w:sdt>
      <w:sdtPr>
        <w:id w:val="-532291445"/>
        <w:tag w:val="goog_rdk_3481"/>
      </w:sdtPr>
      <w:sdtContent>
        <w:p w:rsidR="00000000" w:rsidDel="00000000" w:rsidP="00000000" w:rsidRDefault="00000000" w:rsidRPr="00000000" w14:paraId="000002B2">
          <w:pPr>
            <w:pStyle w:val="Heading1"/>
            <w:numPr>
              <w:ilvl w:val="0"/>
              <w:numId w:val="21"/>
            </w:numPr>
            <w:shd w:fill="1f1f1f" w:val="clear"/>
            <w:spacing w:line="325.71428571428567" w:lineRule="auto"/>
            <w:ind w:left="720" w:hanging="360"/>
            <w:rPr>
              <w:ins w:author="Anonymous" w:id="203" w:date="2026-09-24T05:26:08Z"/>
              <w:del w:author="Kanihaa" w:id="9" w:date="2026-09-25T08:48:49Z"/>
              <w:rFonts w:ascii="Calibri" w:cs="Calibri" w:eastAsia="Calibri" w:hAnsi="Calibri"/>
              <w:strike w:val="1"/>
              <w:highlight w:val="black"/>
            </w:rPr>
          </w:pPr>
          <w:sdt>
            <w:sdtPr>
              <w:id w:val="-984903547"/>
              <w:tag w:val="goog_rdk_3478"/>
            </w:sdtPr>
            <w:sdtContent>
              <w:ins w:author="Anonymous" w:id="203" w:date="2026-09-24T05:26:08Z">
                <w:sdt>
                  <w:sdtPr>
                    <w:id w:val="1331770080"/>
                    <w:tag w:val="goog_rdk_3479"/>
                  </w:sdtPr>
                  <w:sdtContent>
                    <w:del w:author="Kanihaa" w:id="9" w:date="2026-09-25T08:48:49Z"/>
                  </w:sdtContent>
                </w:sdt>
              </w:ins>
              <w:sdt>
                <w:sdtPr>
                  <w:id w:val="775554258"/>
                  <w:tag w:val="goog_rdk_348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async def jewelry_planner(request: Request, current_user: UserInDB = Depends(get_current_active_user)):</w:delText>
                      </w:r>
                    </w:del>
                  </w:ins>
                </w:sdtContent>
              </w:sdt>
              <w:ins w:author="Anonymous" w:id="203" w:date="2026-09-24T05:26:08Z">
                <w:del w:author="Kanihaa" w:id="9" w:date="2026-09-25T08:48:49Z">
                  <w:bookmarkStart w:colFirst="0" w:colLast="0" w:name="_heading=h.85lm67teuc7s" w:id="208"/>
                  <w:bookmarkEnd w:id="208"/>
                </w:del>
              </w:ins>
            </w:sdtContent>
          </w:sdt>
        </w:p>
      </w:sdtContent>
    </w:sdt>
    <w:sdt>
      <w:sdtPr>
        <w:id w:val="-1957164498"/>
        <w:tag w:val="goog_rdk_3485"/>
      </w:sdtPr>
      <w:sdtContent>
        <w:p w:rsidR="00000000" w:rsidDel="00000000" w:rsidP="00000000" w:rsidRDefault="00000000" w:rsidRPr="00000000" w14:paraId="000002B3">
          <w:pPr>
            <w:pStyle w:val="Heading1"/>
            <w:numPr>
              <w:ilvl w:val="0"/>
              <w:numId w:val="21"/>
            </w:numPr>
            <w:shd w:fill="1f1f1f" w:val="clear"/>
            <w:spacing w:line="325.71428571428567" w:lineRule="auto"/>
            <w:ind w:left="720" w:hanging="360"/>
            <w:rPr>
              <w:ins w:author="Anonymous" w:id="203" w:date="2026-09-24T05:26:08Z"/>
              <w:del w:author="Kanihaa" w:id="9" w:date="2026-09-25T08:48:49Z"/>
              <w:rFonts w:ascii="Calibri" w:cs="Calibri" w:eastAsia="Calibri" w:hAnsi="Calibri"/>
              <w:strike w:val="1"/>
              <w:highlight w:val="black"/>
            </w:rPr>
          </w:pPr>
          <w:sdt>
            <w:sdtPr>
              <w:id w:val="1510702480"/>
              <w:tag w:val="goog_rdk_3482"/>
            </w:sdtPr>
            <w:sdtContent>
              <w:ins w:author="Anonymous" w:id="203" w:date="2026-09-24T05:26:08Z">
                <w:sdt>
                  <w:sdtPr>
                    <w:id w:val="-1181939889"/>
                    <w:tag w:val="goog_rdk_3483"/>
                  </w:sdtPr>
                  <w:sdtContent>
                    <w:del w:author="Kanihaa" w:id="9" w:date="2026-09-25T08:48:49Z"/>
                  </w:sdtContent>
                </w:sdt>
              </w:ins>
              <w:sdt>
                <w:sdtPr>
                  <w:id w:val="278944686"/>
                  <w:tag w:val="goog_rdk_348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"""Jewelry budget planner page"""</w:delText>
                      </w:r>
                    </w:del>
                  </w:ins>
                </w:sdtContent>
              </w:sdt>
              <w:ins w:author="Anonymous" w:id="203" w:date="2026-09-24T05:26:08Z">
                <w:del w:author="Kanihaa" w:id="9" w:date="2026-09-25T08:48:49Z">
                  <w:bookmarkStart w:colFirst="0" w:colLast="0" w:name="_heading=h.shjiza6afxvc" w:id="209"/>
                  <w:bookmarkEnd w:id="209"/>
                </w:del>
              </w:ins>
            </w:sdtContent>
          </w:sdt>
        </w:p>
      </w:sdtContent>
    </w:sdt>
    <w:sdt>
      <w:sdtPr>
        <w:id w:val="1066175772"/>
        <w:tag w:val="goog_rdk_3489"/>
      </w:sdtPr>
      <w:sdtContent>
        <w:p w:rsidR="00000000" w:rsidDel="00000000" w:rsidP="00000000" w:rsidRDefault="00000000" w:rsidRPr="00000000" w14:paraId="000002B4">
          <w:pPr>
            <w:pStyle w:val="Heading1"/>
            <w:numPr>
              <w:ilvl w:val="0"/>
              <w:numId w:val="21"/>
            </w:numPr>
            <w:shd w:fill="1f1f1f" w:val="clear"/>
            <w:spacing w:after="240" w:line="325.71428571428567" w:lineRule="auto"/>
            <w:ind w:left="720" w:hanging="360"/>
            <w:rPr>
              <w:ins w:author="Anonymous" w:id="203" w:date="2026-09-24T05:26:08Z"/>
              <w:del w:author="Kanihaa" w:id="9" w:date="2026-09-25T08:48:49Z"/>
              <w:rFonts w:ascii="Calibri" w:cs="Calibri" w:eastAsia="Calibri" w:hAnsi="Calibri"/>
              <w:strike w:val="1"/>
              <w:highlight w:val="black"/>
            </w:rPr>
          </w:pPr>
          <w:sdt>
            <w:sdtPr>
              <w:id w:val="-2078918678"/>
              <w:tag w:val="goog_rdk_3486"/>
            </w:sdtPr>
            <w:sdtContent>
              <w:ins w:author="Anonymous" w:id="203" w:date="2026-09-24T05:26:08Z">
                <w:sdt>
                  <w:sdtPr>
                    <w:id w:val="1494441932"/>
                    <w:tag w:val="goog_rdk_3487"/>
                  </w:sdtPr>
                  <w:sdtContent>
                    <w:del w:author="Kanihaa" w:id="9" w:date="2026-09-25T08:48:49Z"/>
                  </w:sdtContent>
                </w:sdt>
              </w:ins>
              <w:sdt>
                <w:sdtPr>
                  <w:id w:val="1974115080"/>
                  <w:tag w:val="goog_rdk_348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return templates.TemplateResponse("jewelry_planner.html", {"request": request, "user": current_user})</w:delText>
                      </w:r>
                    </w:del>
                  </w:ins>
                </w:sdtContent>
              </w:sdt>
              <w:ins w:author="Anonymous" w:id="203" w:date="2026-09-24T05:26:08Z">
                <w:del w:author="Kanihaa" w:id="9" w:date="2026-09-25T08:48:49Z">
                  <w:bookmarkStart w:colFirst="0" w:colLast="0" w:name="_heading=h.pp5q8yphmyjc" w:id="210"/>
                  <w:bookmarkEnd w:id="210"/>
                </w:del>
              </w:ins>
            </w:sdtContent>
          </w:sdt>
        </w:p>
      </w:sdtContent>
    </w:sdt>
    <w:sdt>
      <w:sdtPr>
        <w:id w:val="236564399"/>
        <w:tag w:val="goog_rdk_3493"/>
      </w:sdtPr>
      <w:sdtContent>
        <w:p w:rsidR="00000000" w:rsidDel="00000000" w:rsidP="00000000" w:rsidRDefault="00000000" w:rsidRPr="00000000" w14:paraId="000002B5">
          <w:pPr>
            <w:pStyle w:val="Heading1"/>
            <w:spacing w:after="240" w:before="24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572351471"/>
              <w:tag w:val="goog_rdk_3490"/>
            </w:sdtPr>
            <w:sdtContent>
              <w:ins w:author="Anonymous" w:id="203" w:date="2026-09-24T05:26:08Z">
                <w:sdt>
                  <w:sdtPr>
                    <w:id w:val="-800810030"/>
                    <w:tag w:val="goog_rdk_3491"/>
                  </w:sdtPr>
                  <w:sdtContent>
                    <w:del w:author="Kanihaa" w:id="9" w:date="2026-09-25T08:48:49Z"/>
                  </w:sdtContent>
                </w:sdt>
              </w:ins>
              <w:sdt>
                <w:sdtPr>
                  <w:id w:val="1056688672"/>
                  <w:tag w:val="goog_rdk_3492"/>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b72gczjgj1h1" w:id="211"/>
                  <w:bookmarkEnd w:id="211"/>
                </w:del>
              </w:ins>
            </w:sdtContent>
          </w:sdt>
        </w:p>
      </w:sdtContent>
    </w:sdt>
    <w:sdt>
      <w:sdtPr>
        <w:id w:val="-902036320"/>
        <w:tag w:val="goog_rdk_3497"/>
      </w:sdtPr>
      <w:sdtContent>
        <w:p w:rsidR="00000000" w:rsidDel="00000000" w:rsidP="00000000" w:rsidRDefault="00000000" w:rsidRPr="00000000" w14:paraId="000002B6">
          <w:pPr>
            <w:pStyle w:val="Heading1"/>
            <w:numPr>
              <w:ilvl w:val="0"/>
              <w:numId w:val="21"/>
            </w:numPr>
            <w:spacing w:after="240" w:before="24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1060351826"/>
              <w:tag w:val="goog_rdk_3494"/>
            </w:sdtPr>
            <w:sdtContent>
              <w:ins w:author="Anonymous" w:id="203" w:date="2026-09-24T05:26:08Z">
                <w:sdt>
                  <w:sdtPr>
                    <w:id w:val="-1374074157"/>
                    <w:tag w:val="goog_rdk_3495"/>
                  </w:sdtPr>
                  <w:sdtContent>
                    <w:del w:author="Kanihaa" w:id="9" w:date="2026-09-25T08:48:49Z"/>
                  </w:sdtContent>
                </w:sdt>
              </w:ins>
              <w:sdt>
                <w:sdtPr>
                  <w:id w:val="-976834411"/>
                  <w:tag w:val="goog_rdk_3496"/>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get home_recommendations by using the function</w:delText>
                      </w:r>
                    </w:del>
                  </w:ins>
                </w:sdtContent>
              </w:sdt>
              <w:ins w:author="Anonymous" w:id="203" w:date="2026-09-24T05:26:08Z">
                <w:del w:author="Kanihaa" w:id="9" w:date="2026-09-25T08:48:49Z">
                  <w:bookmarkStart w:colFirst="0" w:colLast="0" w:name="_heading=h.sooqee3gng90" w:id="212"/>
                  <w:bookmarkEnd w:id="212"/>
                </w:del>
              </w:ins>
            </w:sdtContent>
          </w:sdt>
        </w:p>
      </w:sdtContent>
    </w:sdt>
    <w:sdt>
      <w:sdtPr>
        <w:id w:val="-839607090"/>
        <w:tag w:val="goog_rdk_3501"/>
      </w:sdtPr>
      <w:sdtContent>
        <w:p w:rsidR="00000000" w:rsidDel="00000000" w:rsidP="00000000" w:rsidRDefault="00000000" w:rsidRPr="00000000" w14:paraId="000002B7">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35470825"/>
              <w:tag w:val="goog_rdk_3498"/>
            </w:sdtPr>
            <w:sdtContent>
              <w:ins w:author="Anonymous" w:id="203" w:date="2026-09-24T05:26:08Z">
                <w:sdt>
                  <w:sdtPr>
                    <w:id w:val="-1253933667"/>
                    <w:tag w:val="goog_rdk_3499"/>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3302000"/>
                            <wp:effectExtent b="0" l="0" r="0" t="0"/>
                            <wp:docPr id="215" name="image41.png"/>
                            <a:graphic>
                              <a:graphicData uri="http://schemas.openxmlformats.org/drawingml/2006/picture">
                                <pic:pic>
                                  <pic:nvPicPr>
                                    <pic:cNvPr id="0" name="image41.png"/>
                                    <pic:cNvPicPr preferRelativeResize="0"/>
                                  </pic:nvPicPr>
                                  <pic:blipFill>
                                    <a:blip r:embed="rId33"/>
                                    <a:srcRect b="0" l="0" r="0" t="0"/>
                                    <a:stretch>
                                      <a:fillRect/>
                                    </a:stretch>
                                  </pic:blipFill>
                                  <pic:spPr>
                                    <a:xfrm>
                                      <a:off x="0" y="0"/>
                                      <a:ext cx="5213475" cy="3302000"/>
                                    </a:xfrm>
                                    <a:prstGeom prst="rect"/>
                                    <a:ln/>
                                  </pic:spPr>
                                </pic:pic>
                              </a:graphicData>
                            </a:graphic>
                          </wp:inline>
                        </w:drawing>
                      </w:r>
                    </w:del>
                  </w:sdtContent>
                </w:sdt>
              </w:ins>
              <w:sdt>
                <w:sdtPr>
                  <w:id w:val="103940796"/>
                  <w:tag w:val="goog_rdk_3500"/>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d2vkj95fxnah" w:id="213"/>
                  <w:bookmarkEnd w:id="213"/>
                </w:del>
              </w:ins>
            </w:sdtContent>
          </w:sdt>
        </w:p>
      </w:sdtContent>
    </w:sdt>
    <w:sdt>
      <w:sdtPr>
        <w:id w:val="380319859"/>
        <w:tag w:val="goog_rdk_3505"/>
      </w:sdtPr>
      <w:sdtContent>
        <w:p w:rsidR="00000000" w:rsidDel="00000000" w:rsidP="00000000" w:rsidRDefault="00000000" w:rsidRPr="00000000" w14:paraId="000002B8">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905837712"/>
              <w:tag w:val="goog_rdk_3502"/>
            </w:sdtPr>
            <w:sdtContent>
              <w:ins w:author="Anonymous" w:id="203" w:date="2026-09-24T05:26:08Z">
                <w:sdt>
                  <w:sdtPr>
                    <w:id w:val="-1058262636"/>
                    <w:tag w:val="goog_rdk_350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4406900"/>
                            <wp:effectExtent b="0" l="0" r="0" t="0"/>
                            <wp:docPr id="262" name="image55.png"/>
                            <a:graphic>
                              <a:graphicData uri="http://schemas.openxmlformats.org/drawingml/2006/picture">
                                <pic:pic>
                                  <pic:nvPicPr>
                                    <pic:cNvPr id="0" name="image55.png"/>
                                    <pic:cNvPicPr preferRelativeResize="0"/>
                                  </pic:nvPicPr>
                                  <pic:blipFill>
                                    <a:blip r:embed="rId34"/>
                                    <a:srcRect b="0" l="0" r="0" t="0"/>
                                    <a:stretch>
                                      <a:fillRect/>
                                    </a:stretch>
                                  </pic:blipFill>
                                  <pic:spPr>
                                    <a:xfrm>
                                      <a:off x="0" y="0"/>
                                      <a:ext cx="5213475" cy="4406900"/>
                                    </a:xfrm>
                                    <a:prstGeom prst="rect"/>
                                    <a:ln/>
                                  </pic:spPr>
                                </pic:pic>
                              </a:graphicData>
                            </a:graphic>
                          </wp:inline>
                        </w:drawing>
                      </w:r>
                    </w:del>
                  </w:sdtContent>
                </w:sdt>
              </w:ins>
              <w:sdt>
                <w:sdtPr>
                  <w:id w:val="-440047993"/>
                  <w:tag w:val="goog_rdk_3504"/>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b6p8beyvo40y" w:id="214"/>
                  <w:bookmarkEnd w:id="214"/>
                </w:del>
              </w:ins>
            </w:sdtContent>
          </w:sdt>
        </w:p>
      </w:sdtContent>
    </w:sdt>
    <w:sdt>
      <w:sdtPr>
        <w:id w:val="-1149716368"/>
        <w:tag w:val="goog_rdk_3509"/>
      </w:sdtPr>
      <w:sdtContent>
        <w:p w:rsidR="00000000" w:rsidDel="00000000" w:rsidP="00000000" w:rsidRDefault="00000000" w:rsidRPr="00000000" w14:paraId="000002B9">
          <w:pPr>
            <w:pStyle w:val="Heading1"/>
            <w:numPr>
              <w:ilvl w:val="0"/>
              <w:numId w:val="22"/>
            </w:numPr>
            <w:spacing w:after="280" w:before="28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843074663"/>
              <w:tag w:val="goog_rdk_3506"/>
            </w:sdtPr>
            <w:sdtContent>
              <w:ins w:author="Anonymous" w:id="203" w:date="2026-09-24T05:26:08Z">
                <w:sdt>
                  <w:sdtPr>
                    <w:id w:val="320508163"/>
                    <w:tag w:val="goog_rdk_3507"/>
                  </w:sdtPr>
                  <w:sdtContent>
                    <w:del w:author="Kanihaa" w:id="9" w:date="2026-09-25T08:48:49Z"/>
                  </w:sdtContent>
                </w:sdt>
              </w:ins>
              <w:sdt>
                <w:sdtPr>
                  <w:id w:val="-827559036"/>
                  <w:tag w:val="goog_rdk_350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linking the websites like amazon,flipkar,ikea ect…. to get the products</w:delText>
                      </w:r>
                    </w:del>
                  </w:ins>
                </w:sdtContent>
              </w:sdt>
              <w:ins w:author="Anonymous" w:id="203" w:date="2026-09-24T05:26:08Z">
                <w:del w:author="Kanihaa" w:id="9" w:date="2026-09-25T08:48:49Z">
                  <w:bookmarkStart w:colFirst="0" w:colLast="0" w:name="_heading=h.h9irhovuxnm5" w:id="215"/>
                  <w:bookmarkEnd w:id="215"/>
                </w:del>
              </w:ins>
            </w:sdtContent>
          </w:sdt>
        </w:p>
      </w:sdtContent>
    </w:sdt>
    <w:sdt>
      <w:sdtPr>
        <w:id w:val="-1536604500"/>
        <w:tag w:val="goog_rdk_3513"/>
      </w:sdtPr>
      <w:sdtContent>
        <w:p w:rsidR="00000000" w:rsidDel="00000000" w:rsidP="00000000" w:rsidRDefault="00000000" w:rsidRPr="00000000" w14:paraId="000002BA">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379727510"/>
              <w:tag w:val="goog_rdk_3510"/>
            </w:sdtPr>
            <w:sdtContent>
              <w:ins w:author="Anonymous" w:id="203" w:date="2026-09-24T05:26:08Z">
                <w:sdt>
                  <w:sdtPr>
                    <w:id w:val="1290667324"/>
                    <w:tag w:val="goog_rdk_3511"/>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108200"/>
                            <wp:effectExtent b="0" l="0" r="0" t="0"/>
                            <wp:docPr id="241" name="image45.png"/>
                            <a:graphic>
                              <a:graphicData uri="http://schemas.openxmlformats.org/drawingml/2006/picture">
                                <pic:pic>
                                  <pic:nvPicPr>
                                    <pic:cNvPr id="0" name="image45.png"/>
                                    <pic:cNvPicPr preferRelativeResize="0"/>
                                  </pic:nvPicPr>
                                  <pic:blipFill>
                                    <a:blip r:embed="rId35"/>
                                    <a:srcRect b="0" l="0" r="0" t="0"/>
                                    <a:stretch>
                                      <a:fillRect/>
                                    </a:stretch>
                                  </pic:blipFill>
                                  <pic:spPr>
                                    <a:xfrm>
                                      <a:off x="0" y="0"/>
                                      <a:ext cx="5213475" cy="2108200"/>
                                    </a:xfrm>
                                    <a:prstGeom prst="rect"/>
                                    <a:ln/>
                                  </pic:spPr>
                                </pic:pic>
                              </a:graphicData>
                            </a:graphic>
                          </wp:inline>
                        </w:drawing>
                      </w:r>
                    </w:del>
                  </w:sdtContent>
                </w:sdt>
              </w:ins>
              <w:sdt>
                <w:sdtPr>
                  <w:id w:val="1993474376"/>
                  <w:tag w:val="goog_rdk_3512"/>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2dxkuqt6fwuc" w:id="216"/>
                  <w:bookmarkEnd w:id="216"/>
                </w:del>
              </w:ins>
            </w:sdtContent>
          </w:sdt>
        </w:p>
      </w:sdtContent>
    </w:sdt>
    <w:sdt>
      <w:sdtPr>
        <w:id w:val="2108486878"/>
        <w:tag w:val="goog_rdk_3517"/>
      </w:sdtPr>
      <w:sdtContent>
        <w:p w:rsidR="00000000" w:rsidDel="00000000" w:rsidP="00000000" w:rsidRDefault="00000000" w:rsidRPr="00000000" w14:paraId="000002BB">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927485939"/>
              <w:tag w:val="goog_rdk_3514"/>
            </w:sdtPr>
            <w:sdtContent>
              <w:ins w:author="Anonymous" w:id="203" w:date="2026-09-24T05:26:08Z">
                <w:sdt>
                  <w:sdtPr>
                    <w:id w:val="1008292866"/>
                    <w:tag w:val="goog_rdk_3515"/>
                  </w:sdtPr>
                  <w:sdtContent>
                    <w:del w:author="Kanihaa" w:id="9" w:date="2026-09-25T08:48:49Z"/>
                  </w:sdtContent>
                </w:sdt>
              </w:ins>
              <w:sdt>
                <w:sdtPr>
                  <w:id w:val="84371847"/>
                  <w:tag w:val="goog_rdk_3516"/>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o4bqysusncq9" w:id="217"/>
                  <w:bookmarkEnd w:id="217"/>
                </w:del>
              </w:ins>
            </w:sdtContent>
          </w:sdt>
        </w:p>
      </w:sdtContent>
    </w:sdt>
    <w:sdt>
      <w:sdtPr>
        <w:id w:val="-2001679460"/>
        <w:tag w:val="goog_rdk_3521"/>
      </w:sdtPr>
      <w:sdtContent>
        <w:p w:rsidR="00000000" w:rsidDel="00000000" w:rsidP="00000000" w:rsidRDefault="00000000" w:rsidRPr="00000000" w14:paraId="000002BC">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703580360"/>
              <w:tag w:val="goog_rdk_3518"/>
            </w:sdtPr>
            <w:sdtContent>
              <w:ins w:author="Anonymous" w:id="203" w:date="2026-09-24T05:26:08Z">
                <w:sdt>
                  <w:sdtPr>
                    <w:id w:val="128993680"/>
                    <w:tag w:val="goog_rdk_3519"/>
                  </w:sdtPr>
                  <w:sdtContent>
                    <w:del w:author="Kanihaa" w:id="9" w:date="2026-09-25T08:48:49Z"/>
                  </w:sdtContent>
                </w:sdt>
              </w:ins>
              <w:sdt>
                <w:sdtPr>
                  <w:id w:val="1054380752"/>
                  <w:tag w:val="goog_rdk_3520"/>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k1d3tnv4d79g" w:id="218"/>
                  <w:bookmarkEnd w:id="218"/>
                </w:del>
              </w:ins>
            </w:sdtContent>
          </w:sdt>
        </w:p>
      </w:sdtContent>
    </w:sdt>
    <w:sdt>
      <w:sdtPr>
        <w:id w:val="-2001106952"/>
        <w:tag w:val="goog_rdk_3525"/>
      </w:sdtPr>
      <w:sdtContent>
        <w:p w:rsidR="00000000" w:rsidDel="00000000" w:rsidP="00000000" w:rsidRDefault="00000000" w:rsidRPr="00000000" w14:paraId="000002BD">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994978622"/>
              <w:tag w:val="goog_rdk_3522"/>
            </w:sdtPr>
            <w:sdtContent>
              <w:ins w:author="Anonymous" w:id="203" w:date="2026-09-24T05:26:08Z">
                <w:sdt>
                  <w:sdtPr>
                    <w:id w:val="-1838373645"/>
                    <w:tag w:val="goog_rdk_3523"/>
                  </w:sdtPr>
                  <w:sdtContent>
                    <w:del w:author="Kanihaa" w:id="9" w:date="2026-09-25T08:48:49Z"/>
                  </w:sdtContent>
                </w:sdt>
              </w:ins>
              <w:sdt>
                <w:sdtPr>
                  <w:id w:val="982967159"/>
                  <w:tag w:val="goog_rdk_352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3" w:date="2026-09-24T05:26:08Z">
                <w:del w:author="Kanihaa" w:id="9" w:date="2026-09-25T08:48:49Z">
                  <w:bookmarkStart w:colFirst="0" w:colLast="0" w:name="_heading=h.rrmqmqe0jolr" w:id="219"/>
                  <w:bookmarkEnd w:id="219"/>
                </w:del>
              </w:ins>
            </w:sdtContent>
          </w:sdt>
        </w:p>
      </w:sdtContent>
    </w:sdt>
    <w:sdt>
      <w:sdtPr>
        <w:id w:val="907313187"/>
        <w:tag w:val="goog_rdk_3529"/>
      </w:sdtPr>
      <w:sdtContent>
        <w:p w:rsidR="00000000" w:rsidDel="00000000" w:rsidP="00000000" w:rsidRDefault="00000000" w:rsidRPr="00000000" w14:paraId="000002BE">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677942742"/>
              <w:tag w:val="goog_rdk_3526"/>
            </w:sdtPr>
            <w:sdtContent>
              <w:ins w:author="Anonymous" w:id="203" w:date="2026-09-24T05:26:08Z">
                <w:sdt>
                  <w:sdtPr>
                    <w:id w:val="1457145321"/>
                    <w:tag w:val="goog_rdk_3527"/>
                  </w:sdtPr>
                  <w:sdtContent>
                    <w:del w:author="Kanihaa" w:id="9" w:date="2026-09-25T08:48:49Z"/>
                  </w:sdtContent>
                </w:sdt>
              </w:ins>
              <w:sdt>
                <w:sdtPr>
                  <w:id w:val="-1849002195"/>
                  <w:tag w:val="goog_rdk_352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2.3: Login and Register page routings</w:delText>
                        <w:br w:type="textWrapping"/>
                      </w:r>
                    </w:del>
                  </w:ins>
                </w:sdtContent>
              </w:sdt>
              <w:ins w:author="Anonymous" w:id="203" w:date="2026-09-24T05:26:08Z">
                <w:del w:author="Kanihaa" w:id="9" w:date="2026-09-25T08:48:49Z">
                  <w:bookmarkStart w:colFirst="0" w:colLast="0" w:name="_heading=h.sbg7gdpjn454" w:id="220"/>
                  <w:bookmarkEnd w:id="220"/>
                </w:del>
              </w:ins>
            </w:sdtContent>
          </w:sdt>
        </w:p>
      </w:sdtContent>
    </w:sdt>
    <w:sdt>
      <w:sdtPr>
        <w:id w:val="2072670550"/>
        <w:tag w:val="goog_rdk_3533"/>
      </w:sdtPr>
      <w:sdtContent>
        <w:p w:rsidR="00000000" w:rsidDel="00000000" w:rsidP="00000000" w:rsidRDefault="00000000" w:rsidRPr="00000000" w14:paraId="000002BF">
          <w:pPr>
            <w:pStyle w:val="Heading1"/>
            <w:numPr>
              <w:ilvl w:val="0"/>
              <w:numId w:val="23"/>
            </w:numPr>
            <w:spacing w:after="240" w:before="24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1289074144"/>
              <w:tag w:val="goog_rdk_3530"/>
            </w:sdtPr>
            <w:sdtContent>
              <w:ins w:author="Anonymous" w:id="203" w:date="2026-09-24T05:26:08Z">
                <w:sdt>
                  <w:sdtPr>
                    <w:id w:val="-1010116073"/>
                    <w:tag w:val="goog_rdk_3531"/>
                  </w:sdtPr>
                  <w:sdtContent>
                    <w:del w:author="Kanihaa" w:id="9" w:date="2026-09-25T08:48:49Z"/>
                  </w:sdtContent>
                </w:sdt>
              </w:ins>
              <w:sdt>
                <w:sdtPr>
                  <w:id w:val="-203803453"/>
                  <w:tag w:val="goog_rdk_353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Login page </w:delText>
                      </w:r>
                    </w:del>
                  </w:ins>
                </w:sdtContent>
              </w:sdt>
              <w:ins w:author="Anonymous" w:id="203" w:date="2026-09-24T05:26:08Z">
                <w:del w:author="Kanihaa" w:id="9" w:date="2026-09-25T08:48:49Z">
                  <w:bookmarkStart w:colFirst="0" w:colLast="0" w:name="_heading=h.ugg761okorg5" w:id="221"/>
                  <w:bookmarkEnd w:id="221"/>
                </w:del>
              </w:ins>
            </w:sdtContent>
          </w:sdt>
        </w:p>
      </w:sdtContent>
    </w:sdt>
    <w:sdt>
      <w:sdtPr>
        <w:id w:val="447949350"/>
        <w:tag w:val="goog_rdk_3537"/>
      </w:sdtPr>
      <w:sdtContent>
        <w:p w:rsidR="00000000" w:rsidDel="00000000" w:rsidP="00000000" w:rsidRDefault="00000000" w:rsidRPr="00000000" w14:paraId="000002C0">
          <w:pPr>
            <w:pStyle w:val="Heading1"/>
            <w:spacing w:after="240" w:before="24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111508826"/>
              <w:tag w:val="goog_rdk_3534"/>
            </w:sdtPr>
            <w:sdtContent>
              <w:ins w:author="Anonymous" w:id="203" w:date="2026-09-24T05:26:08Z">
                <w:sdt>
                  <w:sdtPr>
                    <w:id w:val="-1573092870"/>
                    <w:tag w:val="goog_rdk_3535"/>
                  </w:sdtPr>
                  <w:sdtContent>
                    <w:del w:author="Kanihaa" w:id="9" w:date="2026-09-25T08:48:49Z"/>
                  </w:sdtContent>
                </w:sdt>
              </w:ins>
              <w:sdt>
                <w:sdtPr>
                  <w:id w:val="-1902600544"/>
                  <w:tag w:val="goog_rdk_3536"/>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/login: Authenticates user credentials and initiates a session upon successful login.</w:delText>
                      </w:r>
                    </w:del>
                  </w:ins>
                </w:sdtContent>
              </w:sdt>
              <w:ins w:author="Anonymous" w:id="203" w:date="2026-09-24T05:26:08Z">
                <w:del w:author="Kanihaa" w:id="9" w:date="2026-09-25T08:48:49Z">
                  <w:bookmarkStart w:colFirst="0" w:colLast="0" w:name="_heading=h.agnxonqkc5y8" w:id="222"/>
                  <w:bookmarkEnd w:id="222"/>
                </w:del>
              </w:ins>
            </w:sdtContent>
          </w:sdt>
        </w:p>
      </w:sdtContent>
    </w:sdt>
    <w:sdt>
      <w:sdtPr>
        <w:id w:val="-27765637"/>
        <w:tag w:val="goog_rdk_3541"/>
      </w:sdtPr>
      <w:sdtContent>
        <w:p w:rsidR="00000000" w:rsidDel="00000000" w:rsidP="00000000" w:rsidRDefault="00000000" w:rsidRPr="00000000" w14:paraId="000002C1">
          <w:pPr>
            <w:pStyle w:val="Heading1"/>
            <w:spacing w:after="240" w:before="24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711987741"/>
              <w:tag w:val="goog_rdk_3538"/>
            </w:sdtPr>
            <w:sdtContent>
              <w:ins w:author="Anonymous" w:id="203" w:date="2026-09-24T05:26:08Z">
                <w:sdt>
                  <w:sdtPr>
                    <w:id w:val="986065415"/>
                    <w:tag w:val="goog_rdk_3539"/>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032000"/>
                            <wp:effectExtent b="0" l="0" r="0" t="0"/>
                            <wp:docPr id="179"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5213475" cy="2032000"/>
                                    </a:xfrm>
                                    <a:prstGeom prst="rect"/>
                                    <a:ln/>
                                  </pic:spPr>
                                </pic:pic>
                              </a:graphicData>
                            </a:graphic>
                          </wp:inline>
                        </w:drawing>
                      </w:r>
                    </w:del>
                  </w:sdtContent>
                </w:sdt>
              </w:ins>
              <w:sdt>
                <w:sdtPr>
                  <w:id w:val="901544500"/>
                  <w:tag w:val="goog_rdk_354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3" w:date="2026-09-24T05:26:08Z">
                <w:del w:author="Kanihaa" w:id="9" w:date="2026-09-25T08:48:49Z">
                  <w:bookmarkStart w:colFirst="0" w:colLast="0" w:name="_heading=h.d5mm07n4s3ol" w:id="223"/>
                  <w:bookmarkEnd w:id="223"/>
                </w:del>
              </w:ins>
            </w:sdtContent>
          </w:sdt>
        </w:p>
      </w:sdtContent>
    </w:sdt>
    <w:sdt>
      <w:sdtPr>
        <w:id w:val="-1954489753"/>
        <w:tag w:val="goog_rdk_3545"/>
      </w:sdtPr>
      <w:sdtContent>
        <w:p w:rsidR="00000000" w:rsidDel="00000000" w:rsidP="00000000" w:rsidRDefault="00000000" w:rsidRPr="00000000" w14:paraId="000002C2">
          <w:pPr>
            <w:pStyle w:val="Heading1"/>
            <w:numPr>
              <w:ilvl w:val="0"/>
              <w:numId w:val="23"/>
            </w:numPr>
            <w:spacing w:after="240" w:before="24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721905024"/>
              <w:tag w:val="goog_rdk_3542"/>
            </w:sdtPr>
            <w:sdtContent>
              <w:ins w:author="Anonymous" w:id="203" w:date="2026-09-24T05:26:08Z">
                <w:sdt>
                  <w:sdtPr>
                    <w:id w:val="1826592794"/>
                    <w:tag w:val="goog_rdk_3543"/>
                  </w:sdtPr>
                  <w:sdtContent>
                    <w:del w:author="Kanihaa" w:id="9" w:date="2026-09-25T08:48:49Z"/>
                  </w:sdtContent>
                </w:sdt>
              </w:ins>
              <w:sdt>
                <w:sdtPr>
                  <w:id w:val="-899568946"/>
                  <w:tag w:val="goog_rdk_354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Register Page</w:delText>
                      </w:r>
                    </w:del>
                  </w:ins>
                </w:sdtContent>
              </w:sdt>
              <w:ins w:author="Anonymous" w:id="203" w:date="2026-09-24T05:26:08Z">
                <w:del w:author="Kanihaa" w:id="9" w:date="2026-09-25T08:48:49Z">
                  <w:bookmarkStart w:colFirst="0" w:colLast="0" w:name="_heading=h.r8bz56ty9wer" w:id="224"/>
                  <w:bookmarkEnd w:id="224"/>
                </w:del>
              </w:ins>
            </w:sdtContent>
          </w:sdt>
        </w:p>
      </w:sdtContent>
    </w:sdt>
    <w:sdt>
      <w:sdtPr>
        <w:id w:val="860200157"/>
        <w:tag w:val="goog_rdk_3549"/>
      </w:sdtPr>
      <w:sdtContent>
        <w:p w:rsidR="00000000" w:rsidDel="00000000" w:rsidP="00000000" w:rsidRDefault="00000000" w:rsidRPr="00000000" w14:paraId="000002C3">
          <w:pPr>
            <w:pStyle w:val="Heading1"/>
            <w:spacing w:after="240" w:before="24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20860582"/>
              <w:tag w:val="goog_rdk_3546"/>
            </w:sdtPr>
            <w:sdtContent>
              <w:ins w:author="Anonymous" w:id="203" w:date="2026-09-24T05:26:08Z">
                <w:sdt>
                  <w:sdtPr>
                    <w:id w:val="1463444061"/>
                    <w:tag w:val="goog_rdk_3547"/>
                  </w:sdtPr>
                  <w:sdtContent>
                    <w:del w:author="Kanihaa" w:id="9" w:date="2026-09-25T08:48:49Z"/>
                  </w:sdtContent>
                </w:sdt>
              </w:ins>
              <w:sdt>
                <w:sdtPr>
                  <w:id w:val="-1010836318"/>
                  <w:tag w:val="goog_rdk_354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/register: Handles new user registration by accepting and securely storing user credentials.</w:delText>
                      </w:r>
                    </w:del>
                  </w:ins>
                </w:sdtContent>
              </w:sdt>
              <w:ins w:author="Anonymous" w:id="203" w:date="2026-09-24T05:26:08Z">
                <w:del w:author="Kanihaa" w:id="9" w:date="2026-09-25T08:48:49Z">
                  <w:bookmarkStart w:colFirst="0" w:colLast="0" w:name="_heading=h.792t9xvuz1o7" w:id="225"/>
                  <w:bookmarkEnd w:id="225"/>
                </w:del>
              </w:ins>
            </w:sdtContent>
          </w:sdt>
        </w:p>
      </w:sdtContent>
    </w:sdt>
    <w:sdt>
      <w:sdtPr>
        <w:id w:val="-1502380432"/>
        <w:tag w:val="goog_rdk_3553"/>
      </w:sdtPr>
      <w:sdtContent>
        <w:p w:rsidR="00000000" w:rsidDel="00000000" w:rsidP="00000000" w:rsidRDefault="00000000" w:rsidRPr="00000000" w14:paraId="000002C4">
          <w:pPr>
            <w:pStyle w:val="Heading1"/>
            <w:spacing w:after="240" w:before="24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937647740"/>
              <w:tag w:val="goog_rdk_3550"/>
            </w:sdtPr>
            <w:sdtContent>
              <w:ins w:author="Anonymous" w:id="203" w:date="2026-09-24T05:26:08Z">
                <w:sdt>
                  <w:sdtPr>
                    <w:id w:val="1797018331"/>
                    <w:tag w:val="goog_rdk_3551"/>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006600"/>
                            <wp:effectExtent b="0" l="0" r="0" t="0"/>
                            <wp:docPr id="205"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5213475" cy="2006600"/>
                                    </a:xfrm>
                                    <a:prstGeom prst="rect"/>
                                    <a:ln/>
                                  </pic:spPr>
                                </pic:pic>
                              </a:graphicData>
                            </a:graphic>
                          </wp:inline>
                        </w:drawing>
                      </w:r>
                    </w:del>
                  </w:sdtContent>
                </w:sdt>
              </w:ins>
              <w:sdt>
                <w:sdtPr>
                  <w:id w:val="563206446"/>
                  <w:tag w:val="goog_rdk_355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3" w:date="2026-09-24T05:26:08Z">
                <w:del w:author="Kanihaa" w:id="9" w:date="2026-09-25T08:48:49Z">
                  <w:bookmarkStart w:colFirst="0" w:colLast="0" w:name="_heading=h.q470e3yyt5ss" w:id="226"/>
                  <w:bookmarkEnd w:id="226"/>
                </w:del>
              </w:ins>
            </w:sdtContent>
          </w:sdt>
        </w:p>
      </w:sdtContent>
    </w:sdt>
    <w:sdt>
      <w:sdtPr>
        <w:id w:val="-1719797691"/>
        <w:tag w:val="goog_rdk_3557"/>
      </w:sdtPr>
      <w:sdtContent>
        <w:p w:rsidR="00000000" w:rsidDel="00000000" w:rsidP="00000000" w:rsidRDefault="00000000" w:rsidRPr="00000000" w14:paraId="000002C5">
          <w:pPr>
            <w:pStyle w:val="Heading1"/>
            <w:numPr>
              <w:ilvl w:val="0"/>
              <w:numId w:val="23"/>
            </w:numPr>
            <w:spacing w:after="240" w:before="24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128987551"/>
              <w:tag w:val="goog_rdk_3554"/>
            </w:sdtPr>
            <w:sdtContent>
              <w:ins w:author="Anonymous" w:id="203" w:date="2026-09-24T05:26:08Z">
                <w:sdt>
                  <w:sdtPr>
                    <w:id w:val="646115054"/>
                    <w:tag w:val="goog_rdk_3555"/>
                  </w:sdtPr>
                  <w:sdtContent>
                    <w:del w:author="Kanihaa" w:id="9" w:date="2026-09-25T08:48:49Z"/>
                  </w:sdtContent>
                </w:sdt>
              </w:ins>
              <w:sdt>
                <w:sdtPr>
                  <w:id w:val="-1703828231"/>
                  <w:tag w:val="goog_rdk_3556"/>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Logout Page</w:delText>
                      </w:r>
                    </w:del>
                  </w:ins>
                </w:sdtContent>
              </w:sdt>
              <w:ins w:author="Anonymous" w:id="203" w:date="2026-09-24T05:26:08Z">
                <w:del w:author="Kanihaa" w:id="9" w:date="2026-09-25T08:48:49Z">
                  <w:bookmarkStart w:colFirst="0" w:colLast="0" w:name="_heading=h.nd14uom274un" w:id="227"/>
                  <w:bookmarkEnd w:id="227"/>
                </w:del>
              </w:ins>
            </w:sdtContent>
          </w:sdt>
        </w:p>
      </w:sdtContent>
    </w:sdt>
    <w:sdt>
      <w:sdtPr>
        <w:id w:val="-2136949381"/>
        <w:tag w:val="goog_rdk_3561"/>
      </w:sdtPr>
      <w:sdtContent>
        <w:p w:rsidR="00000000" w:rsidDel="00000000" w:rsidP="00000000" w:rsidRDefault="00000000" w:rsidRPr="00000000" w14:paraId="000002C6">
          <w:pPr>
            <w:pStyle w:val="Heading1"/>
            <w:spacing w:after="240" w:before="24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410724996"/>
              <w:tag w:val="goog_rdk_3558"/>
            </w:sdtPr>
            <w:sdtContent>
              <w:ins w:author="Anonymous" w:id="203" w:date="2026-09-24T05:26:08Z">
                <w:sdt>
                  <w:sdtPr>
                    <w:id w:val="1326128695"/>
                    <w:tag w:val="goog_rdk_3559"/>
                  </w:sdtPr>
                  <w:sdtContent>
                    <w:del w:author="Kanihaa" w:id="9" w:date="2026-09-25T08:48:49Z"/>
                  </w:sdtContent>
                </w:sdt>
              </w:ins>
              <w:sdt>
                <w:sdtPr>
                  <w:id w:val="-1141719364"/>
                  <w:tag w:val="goog_rdk_356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/logout: Terminates the current user session and redirects to the login page.</w:delText>
                      </w:r>
                    </w:del>
                  </w:ins>
                </w:sdtContent>
              </w:sdt>
              <w:ins w:author="Anonymous" w:id="203" w:date="2026-09-24T05:26:08Z">
                <w:del w:author="Kanihaa" w:id="9" w:date="2026-09-25T08:48:49Z">
                  <w:bookmarkStart w:colFirst="0" w:colLast="0" w:name="_heading=h.s7sdzkikf99x" w:id="228"/>
                  <w:bookmarkEnd w:id="228"/>
                </w:del>
              </w:ins>
            </w:sdtContent>
          </w:sdt>
        </w:p>
      </w:sdtContent>
    </w:sdt>
    <w:sdt>
      <w:sdtPr>
        <w:id w:val="176561365"/>
        <w:tag w:val="goog_rdk_3565"/>
      </w:sdtPr>
      <w:sdtContent>
        <w:p w:rsidR="00000000" w:rsidDel="00000000" w:rsidP="00000000" w:rsidRDefault="00000000" w:rsidRPr="00000000" w14:paraId="000002C7">
          <w:pPr>
            <w:pStyle w:val="Heading1"/>
            <w:spacing w:after="240" w:before="240" w:lin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679069152"/>
              <w:tag w:val="goog_rdk_3562"/>
            </w:sdtPr>
            <w:sdtContent>
              <w:ins w:author="Anonymous" w:id="203" w:date="2026-09-24T05:26:08Z">
                <w:sdt>
                  <w:sdtPr>
                    <w:id w:val="1936142905"/>
                    <w:tag w:val="goog_rdk_356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3136900"/>
                            <wp:effectExtent b="0" l="0" r="0" t="0"/>
                            <wp:docPr id="161"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5213475" cy="3136900"/>
                                    </a:xfrm>
                                    <a:prstGeom prst="rect"/>
                                    <a:ln/>
                                  </pic:spPr>
                                </pic:pic>
                              </a:graphicData>
                            </a:graphic>
                          </wp:inline>
                        </w:drawing>
                      </w:r>
                    </w:del>
                  </w:sdtContent>
                </w:sdt>
              </w:ins>
              <w:sdt>
                <w:sdtPr>
                  <w:id w:val="-2101010608"/>
                  <w:tag w:val="goog_rdk_356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3" w:date="2026-09-24T05:26:08Z">
                <w:del w:author="Kanihaa" w:id="9" w:date="2026-09-25T08:48:49Z">
                  <w:bookmarkStart w:colFirst="0" w:colLast="0" w:name="_heading=h.hlultdww9wnu" w:id="229"/>
                  <w:bookmarkEnd w:id="229"/>
                </w:del>
              </w:ins>
            </w:sdtContent>
          </w:sdt>
        </w:p>
      </w:sdtContent>
    </w:sdt>
    <w:sdt>
      <w:sdtPr>
        <w:id w:val="412822101"/>
        <w:tag w:val="goog_rdk_3569"/>
      </w:sdtPr>
      <w:sdtContent>
        <w:p w:rsidR="00000000" w:rsidDel="00000000" w:rsidP="00000000" w:rsidRDefault="00000000" w:rsidRPr="00000000" w14:paraId="000002C8">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229230199"/>
              <w:tag w:val="goog_rdk_3566"/>
            </w:sdtPr>
            <w:sdtContent>
              <w:ins w:author="Anonymous" w:id="203" w:date="2026-09-24T05:26:08Z">
                <w:sdt>
                  <w:sdtPr>
                    <w:id w:val="-2571035"/>
                    <w:tag w:val="goog_rdk_3567"/>
                  </w:sdtPr>
                  <w:sdtContent>
                    <w:del w:author="Kanihaa" w:id="9" w:date="2026-09-25T08:48:49Z"/>
                  </w:sdtContent>
                </w:sdt>
              </w:ins>
              <w:sdt>
                <w:sdtPr>
                  <w:id w:val="-571944016"/>
                  <w:tag w:val="goog_rdk_356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2.4: Ensure modular code structure</w:delText>
                      </w:r>
                    </w:del>
                  </w:ins>
                </w:sdtContent>
              </w:sdt>
              <w:ins w:author="Anonymous" w:id="203" w:date="2026-09-24T05:26:08Z">
                <w:del w:author="Kanihaa" w:id="9" w:date="2026-09-25T08:48:49Z">
                  <w:bookmarkStart w:colFirst="0" w:colLast="0" w:name="_heading=h.53xxfqiqyf5r" w:id="230"/>
                  <w:bookmarkEnd w:id="230"/>
                </w:del>
              </w:ins>
            </w:sdtContent>
          </w:sdt>
        </w:p>
      </w:sdtContent>
    </w:sdt>
    <w:sdt>
      <w:sdtPr>
        <w:id w:val="950657272"/>
        <w:tag w:val="goog_rdk_3573"/>
      </w:sdtPr>
      <w:sdtContent>
        <w:p w:rsidR="00000000" w:rsidDel="00000000" w:rsidP="00000000" w:rsidRDefault="00000000" w:rsidRPr="00000000" w14:paraId="000002C9">
          <w:pPr>
            <w:pStyle w:val="Heading1"/>
            <w:numPr>
              <w:ilvl w:val="0"/>
              <w:numId w:val="24"/>
            </w:numPr>
            <w:spacing w:after="240" w:before="24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1298979105"/>
              <w:tag w:val="goog_rdk_3570"/>
            </w:sdtPr>
            <w:sdtContent>
              <w:ins w:author="Anonymous" w:id="203" w:date="2026-09-24T05:26:08Z">
                <w:sdt>
                  <w:sdtPr>
                    <w:id w:val="485174376"/>
                    <w:tag w:val="goog_rdk_3571"/>
                  </w:sdtPr>
                  <w:sdtContent>
                    <w:del w:author="Kanihaa" w:id="9" w:date="2026-09-25T08:48:49Z"/>
                  </w:sdtContent>
                </w:sdt>
              </w:ins>
              <w:sdt>
                <w:sdtPr>
                  <w:id w:val="-1540141394"/>
                  <w:tag w:val="goog_rdk_357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/token: Issues a secure JWT token after successful authentication, enabling authorized access to protected API routes.</w:delText>
                      </w:r>
                    </w:del>
                  </w:ins>
                </w:sdtContent>
              </w:sdt>
              <w:ins w:author="Anonymous" w:id="203" w:date="2026-09-24T05:26:08Z">
                <w:del w:author="Kanihaa" w:id="9" w:date="2026-09-25T08:48:49Z">
                  <w:bookmarkStart w:colFirst="0" w:colLast="0" w:name="_heading=h.f64dvxo9so72" w:id="231"/>
                  <w:bookmarkEnd w:id="231"/>
                </w:del>
              </w:ins>
            </w:sdtContent>
          </w:sdt>
        </w:p>
      </w:sdtContent>
    </w:sdt>
    <w:sdt>
      <w:sdtPr>
        <w:id w:val="547143902"/>
        <w:tag w:val="goog_rdk_3577"/>
      </w:sdtPr>
      <w:sdtContent>
        <w:p w:rsidR="00000000" w:rsidDel="00000000" w:rsidP="00000000" w:rsidRDefault="00000000" w:rsidRPr="00000000" w14:paraId="000002CA">
          <w:pPr>
            <w:pStyle w:val="Heading1"/>
            <w:spacing w:after="280" w:before="280" w:line="240" w:lineRule="auto"/>
            <w:jc w:val="center"/>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35362534"/>
              <w:tag w:val="goog_rdk_3574"/>
            </w:sdtPr>
            <w:sdtContent>
              <w:ins w:author="Anonymous" w:id="203" w:date="2026-09-24T05:26:08Z">
                <w:sdt>
                  <w:sdtPr>
                    <w:id w:val="1674478012"/>
                    <w:tag w:val="goog_rdk_3575"/>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3454400"/>
                            <wp:effectExtent b="0" l="0" r="0" t="0"/>
                            <wp:docPr id="244" name="image44.png"/>
                            <a:graphic>
                              <a:graphicData uri="http://schemas.openxmlformats.org/drawingml/2006/picture">
                                <pic:pic>
                                  <pic:nvPicPr>
                                    <pic:cNvPr id="0" name="image44.png"/>
                                    <pic:cNvPicPr preferRelativeResize="0"/>
                                  </pic:nvPicPr>
                                  <pic:blipFill>
                                    <a:blip r:embed="rId39"/>
                                    <a:srcRect b="0" l="0" r="0" t="0"/>
                                    <a:stretch>
                                      <a:fillRect/>
                                    </a:stretch>
                                  </pic:blipFill>
                                  <pic:spPr>
                                    <a:xfrm>
                                      <a:off x="0" y="0"/>
                                      <a:ext cx="5213475" cy="3454400"/>
                                    </a:xfrm>
                                    <a:prstGeom prst="rect"/>
                                    <a:ln/>
                                  </pic:spPr>
                                </pic:pic>
                              </a:graphicData>
                            </a:graphic>
                          </wp:inline>
                        </w:drawing>
                      </w:r>
                    </w:del>
                  </w:sdtContent>
                </w:sdt>
              </w:ins>
              <w:sdt>
                <w:sdtPr>
                  <w:id w:val="-430125489"/>
                  <w:tag w:val="goog_rdk_3576"/>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ss9lwtl61vz" w:id="232"/>
                  <w:bookmarkEnd w:id="232"/>
                </w:del>
              </w:ins>
            </w:sdtContent>
          </w:sdt>
        </w:p>
      </w:sdtContent>
    </w:sdt>
    <w:sdt>
      <w:sdtPr>
        <w:id w:val="-860446087"/>
        <w:tag w:val="goog_rdk_3581"/>
      </w:sdtPr>
      <w:sdtContent>
        <w:p w:rsidR="00000000" w:rsidDel="00000000" w:rsidP="00000000" w:rsidRDefault="00000000" w:rsidRPr="00000000" w14:paraId="000002CB">
          <w:pPr>
            <w:pStyle w:val="Heading1"/>
            <w:spacing w:after="280" w:before="280" w:line="240" w:lineRule="auto"/>
            <w:jc w:val="center"/>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931853268"/>
              <w:tag w:val="goog_rdk_3578"/>
            </w:sdtPr>
            <w:sdtContent>
              <w:ins w:author="Anonymous" w:id="203" w:date="2026-09-24T05:26:08Z">
                <w:sdt>
                  <w:sdtPr>
                    <w:id w:val="-1301122363"/>
                    <w:tag w:val="goog_rdk_3579"/>
                  </w:sdtPr>
                  <w:sdtContent>
                    <w:del w:author="Kanihaa" w:id="9" w:date="2026-09-25T08:48:49Z"/>
                  </w:sdtContent>
                </w:sdt>
              </w:ins>
              <w:sdt>
                <w:sdtPr>
                  <w:id w:val="-1128435680"/>
                  <w:tag w:val="goog_rdk_3580"/>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ytfn1fo3596j" w:id="233"/>
                  <w:bookmarkEnd w:id="233"/>
                </w:del>
              </w:ins>
            </w:sdtContent>
          </w:sdt>
        </w:p>
      </w:sdtContent>
    </w:sdt>
    <w:sdt>
      <w:sdtPr>
        <w:id w:val="-951273702"/>
        <w:tag w:val="goog_rdk_3585"/>
      </w:sdtPr>
      <w:sdtContent>
        <w:p w:rsidR="00000000" w:rsidDel="00000000" w:rsidP="00000000" w:rsidRDefault="00000000" w:rsidRPr="00000000" w14:paraId="000002CC">
          <w:pPr>
            <w:pStyle w:val="Heading1"/>
            <w:numPr>
              <w:ilvl w:val="0"/>
              <w:numId w:val="20"/>
            </w:numPr>
            <w:spacing w:before="28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898750010"/>
              <w:tag w:val="goog_rdk_3582"/>
            </w:sdtPr>
            <w:sdtContent>
              <w:ins w:author="Anonymous" w:id="203" w:date="2026-09-24T05:26:08Z">
                <w:sdt>
                  <w:sdtPr>
                    <w:id w:val="-803512676"/>
                    <w:tag w:val="goog_rdk_3583"/>
                  </w:sdtPr>
                  <w:sdtContent>
                    <w:del w:author="Kanihaa" w:id="9" w:date="2026-09-25T08:48:49Z"/>
                  </w:sdtContent>
                </w:sdt>
              </w:ins>
              <w:sdt>
                <w:sdtPr>
                  <w:id w:val="-703672448"/>
                  <w:tag w:val="goog_rdk_358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/session-info: Retrieves metadata about the current user session, such as user ID and login status.</w:delText>
                      </w:r>
                    </w:del>
                  </w:ins>
                </w:sdtContent>
              </w:sdt>
              <w:ins w:author="Anonymous" w:id="203" w:date="2026-09-24T05:26:08Z">
                <w:del w:author="Kanihaa" w:id="9" w:date="2026-09-25T08:48:49Z">
                  <w:bookmarkStart w:colFirst="0" w:colLast="0" w:name="_heading=h.g3men24mq4sl" w:id="234"/>
                  <w:bookmarkEnd w:id="234"/>
                </w:del>
              </w:ins>
            </w:sdtContent>
          </w:sdt>
        </w:p>
      </w:sdtContent>
    </w:sdt>
    <w:sdt>
      <w:sdtPr>
        <w:id w:val="-261095811"/>
        <w:tag w:val="goog_rdk_3589"/>
      </w:sdtPr>
      <w:sdtContent>
        <w:p w:rsidR="00000000" w:rsidDel="00000000" w:rsidP="00000000" w:rsidRDefault="00000000" w:rsidRPr="00000000" w14:paraId="000002CD">
          <w:pPr>
            <w:pStyle w:val="Heading1"/>
            <w:numPr>
              <w:ilvl w:val="0"/>
              <w:numId w:val="20"/>
            </w:numPr>
            <w:spacing w:after="280" w:line="240" w:lineRule="auto"/>
            <w:ind w:left="720" w:hanging="360"/>
            <w:rPr>
              <w:ins w:author="Anonymous" w:id="203" w:date="2026-09-24T05:26:08Z"/>
              <w:del w:author="Kanihaa" w:id="9" w:date="2026-09-25T08:48:49Z"/>
              <w:rFonts w:ascii="Calibri" w:cs="Calibri" w:eastAsia="Calibri" w:hAnsi="Calibri"/>
              <w:strike w:val="1"/>
              <w:highlight w:val="black"/>
            </w:rPr>
          </w:pPr>
          <w:sdt>
            <w:sdtPr>
              <w:id w:val="-309869694"/>
              <w:tag w:val="goog_rdk_3586"/>
            </w:sdtPr>
            <w:sdtContent>
              <w:ins w:author="Anonymous" w:id="203" w:date="2026-09-24T05:26:08Z">
                <w:sdt>
                  <w:sdtPr>
                    <w:id w:val="1524856643"/>
                    <w:tag w:val="goog_rdk_3587"/>
                  </w:sdtPr>
                  <w:sdtContent>
                    <w:del w:author="Kanihaa" w:id="9" w:date="2026-09-25T08:48:49Z"/>
                  </w:sdtContent>
                </w:sdt>
              </w:ins>
              <w:sdt>
                <w:sdtPr>
                  <w:id w:val="523259624"/>
                  <w:tag w:val="goog_rdk_358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/session-data: Returns detailed session-specific data used for personalization and recommendation tracking.</w:delText>
                      </w:r>
                    </w:del>
                  </w:ins>
                </w:sdtContent>
              </w:sdt>
              <w:ins w:author="Anonymous" w:id="203" w:date="2026-09-24T05:26:08Z">
                <w:del w:author="Kanihaa" w:id="9" w:date="2026-09-25T08:48:49Z">
                  <w:bookmarkStart w:colFirst="0" w:colLast="0" w:name="_heading=h.nn4wx2jj9uci" w:id="235"/>
                  <w:bookmarkEnd w:id="235"/>
                </w:del>
              </w:ins>
            </w:sdtContent>
          </w:sdt>
        </w:p>
      </w:sdtContent>
    </w:sdt>
    <w:sdt>
      <w:sdtPr>
        <w:id w:val="825138075"/>
        <w:tag w:val="goog_rdk_3593"/>
      </w:sdtPr>
      <w:sdtContent>
        <w:p w:rsidR="00000000" w:rsidDel="00000000" w:rsidP="00000000" w:rsidRDefault="00000000" w:rsidRPr="00000000" w14:paraId="000002CE">
          <w:pPr>
            <w:pStyle w:val="Heading1"/>
            <w:spacing w:after="280" w:before="2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732126506"/>
              <w:tag w:val="goog_rdk_3590"/>
            </w:sdtPr>
            <w:sdtContent>
              <w:ins w:author="Anonymous" w:id="203" w:date="2026-09-24T05:26:08Z">
                <w:sdt>
                  <w:sdtPr>
                    <w:id w:val="-1800608796"/>
                    <w:tag w:val="goog_rdk_3591"/>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3365500"/>
                            <wp:effectExtent b="0" l="0" r="0" t="0"/>
                            <wp:docPr id="229" name="image46.png"/>
                            <a:graphic>
                              <a:graphicData uri="http://schemas.openxmlformats.org/drawingml/2006/picture">
                                <pic:pic>
                                  <pic:nvPicPr>
                                    <pic:cNvPr id="0" name="image46.png"/>
                                    <pic:cNvPicPr preferRelativeResize="0"/>
                                  </pic:nvPicPr>
                                  <pic:blipFill>
                                    <a:blip r:embed="rId40"/>
                                    <a:srcRect b="0" l="0" r="0" t="0"/>
                                    <a:stretch>
                                      <a:fillRect/>
                                    </a:stretch>
                                  </pic:blipFill>
                                  <pic:spPr>
                                    <a:xfrm>
                                      <a:off x="0" y="0"/>
                                      <a:ext cx="5213475" cy="3365500"/>
                                    </a:xfrm>
                                    <a:prstGeom prst="rect"/>
                                    <a:ln/>
                                  </pic:spPr>
                                </pic:pic>
                              </a:graphicData>
                            </a:graphic>
                          </wp:inline>
                        </w:drawing>
                      </w:r>
                    </w:del>
                  </w:sdtContent>
                </w:sdt>
              </w:ins>
              <w:sdt>
                <w:sdtPr>
                  <w:id w:val="-229548453"/>
                  <w:tag w:val="goog_rdk_3592"/>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v6380ciw9rii" w:id="236"/>
                  <w:bookmarkEnd w:id="236"/>
                </w:del>
              </w:ins>
            </w:sdtContent>
          </w:sdt>
        </w:p>
      </w:sdtContent>
    </w:sdt>
    <w:sdt>
      <w:sdtPr>
        <w:id w:val="-1167271701"/>
        <w:tag w:val="goog_rdk_3597"/>
      </w:sdtPr>
      <w:sdtContent>
        <w:p w:rsidR="00000000" w:rsidDel="00000000" w:rsidP="00000000" w:rsidRDefault="00000000" w:rsidRPr="00000000" w14:paraId="000002CF">
          <w:pPr>
            <w:pStyle w:val="Heading1"/>
            <w:spacing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627344700"/>
              <w:tag w:val="goog_rdk_3594"/>
            </w:sdtPr>
            <w:sdtContent>
              <w:ins w:author="Anonymous" w:id="203" w:date="2026-09-24T05:26:08Z">
                <w:sdt>
                  <w:sdtPr>
                    <w:id w:val="196681791"/>
                    <w:tag w:val="goog_rdk_3595"/>
                  </w:sdtPr>
                  <w:sdtContent>
                    <w:del w:author="Kanihaa" w:id="9" w:date="2026-09-25T08:48:49Z"/>
                  </w:sdtContent>
                </w:sdt>
              </w:ins>
              <w:sdt>
                <w:sdtPr>
                  <w:id w:val="-918132875"/>
                  <w:tag w:val="goog_rdk_3596"/>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hvunqpid74r1" w:id="237"/>
                  <w:bookmarkEnd w:id="237"/>
                </w:del>
              </w:ins>
            </w:sdtContent>
          </w:sdt>
        </w:p>
      </w:sdtContent>
    </w:sdt>
    <w:sdt>
      <w:sdtPr>
        <w:id w:val="1476969798"/>
        <w:tag w:val="goog_rdk_3601"/>
      </w:sdtPr>
      <w:sdtContent>
        <w:p w:rsidR="00000000" w:rsidDel="00000000" w:rsidP="00000000" w:rsidRDefault="00000000" w:rsidRPr="00000000" w14:paraId="000002D0">
          <w:pPr>
            <w:pStyle w:val="Heading1"/>
            <w:spacing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448471015"/>
              <w:tag w:val="goog_rdk_3598"/>
            </w:sdtPr>
            <w:sdtContent>
              <w:ins w:author="Anonymous" w:id="203" w:date="2026-09-24T05:26:08Z">
                <w:sdt>
                  <w:sdtPr>
                    <w:id w:val="-173729940"/>
                    <w:tag w:val="goog_rdk_3599"/>
                  </w:sdtPr>
                  <w:sdtContent>
                    <w:del w:author="Kanihaa" w:id="9" w:date="2026-09-25T08:48:49Z"/>
                  </w:sdtContent>
                </w:sdt>
              </w:ins>
              <w:sdt>
                <w:sdtPr>
                  <w:id w:val="-2106969809"/>
                  <w:tag w:val="goog_rdk_3600"/>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54emcji88rvx" w:id="238"/>
                  <w:bookmarkEnd w:id="238"/>
                </w:del>
              </w:ins>
            </w:sdtContent>
          </w:sdt>
        </w:p>
      </w:sdtContent>
    </w:sdt>
    <w:sdt>
      <w:sdtPr>
        <w:id w:val="-1890929553"/>
        <w:tag w:val="goog_rdk_3605"/>
      </w:sdtPr>
      <w:sdtContent>
        <w:p w:rsidR="00000000" w:rsidDel="00000000" w:rsidP="00000000" w:rsidRDefault="00000000" w:rsidRPr="00000000" w14:paraId="000002D1">
          <w:pPr>
            <w:pStyle w:val="Heading1"/>
            <w:numPr>
              <w:ilvl w:val="0"/>
              <w:numId w:val="4"/>
            </w:numPr>
            <w:spacing w:line="259" w:lineRule="auto"/>
            <w:ind w:left="720" w:hanging="360"/>
            <w:rPr>
              <w:ins w:author="Anonymous" w:id="203" w:date="2026-09-24T05:26:08Z"/>
              <w:del w:author="Kanihaa" w:id="9" w:date="2026-09-25T08:48:49Z"/>
              <w:rFonts w:ascii="Calibri" w:cs="Calibri" w:eastAsia="Calibri" w:hAnsi="Calibri"/>
              <w:strike w:val="1"/>
              <w:highlight w:val="black"/>
            </w:rPr>
          </w:pPr>
          <w:sdt>
            <w:sdtPr>
              <w:id w:val="1397120498"/>
              <w:tag w:val="goog_rdk_3602"/>
            </w:sdtPr>
            <w:sdtContent>
              <w:ins w:author="Anonymous" w:id="203" w:date="2026-09-24T05:26:08Z">
                <w:sdt>
                  <w:sdtPr>
                    <w:id w:val="204517269"/>
                    <w:tag w:val="goog_rdk_3603"/>
                  </w:sdtPr>
                  <w:sdtContent>
                    <w:del w:author="Kanihaa" w:id="9" w:date="2026-09-25T08:48:49Z"/>
                  </w:sdtContent>
                </w:sdt>
              </w:ins>
              <w:sdt>
                <w:sdtPr>
                  <w:id w:val="-863577291"/>
                  <w:tag w:val="goog_rdk_360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Built actual project functionality</w:delText>
                      </w:r>
                    </w:del>
                  </w:ins>
                </w:sdtContent>
              </w:sdt>
              <w:ins w:author="Anonymous" w:id="203" w:date="2026-09-24T05:26:08Z">
                <w:del w:author="Kanihaa" w:id="9" w:date="2026-09-25T08:48:49Z">
                  <w:bookmarkStart w:colFirst="0" w:colLast="0" w:name="_heading=h.bwvmngp1wan4" w:id="239"/>
                  <w:bookmarkEnd w:id="239"/>
                </w:del>
              </w:ins>
            </w:sdtContent>
          </w:sdt>
        </w:p>
      </w:sdtContent>
    </w:sdt>
    <w:sdt>
      <w:sdtPr>
        <w:id w:val="-2133847123"/>
        <w:tag w:val="goog_rdk_3609"/>
      </w:sdtPr>
      <w:sdtContent>
        <w:p w:rsidR="00000000" w:rsidDel="00000000" w:rsidP="00000000" w:rsidRDefault="00000000" w:rsidRPr="00000000" w14:paraId="000002D2">
          <w:pPr>
            <w:pStyle w:val="Heading1"/>
            <w:numPr>
              <w:ilvl w:val="0"/>
              <w:numId w:val="4"/>
            </w:numPr>
            <w:spacing w:line="259" w:lineRule="auto"/>
            <w:ind w:left="720" w:hanging="360"/>
            <w:rPr>
              <w:ins w:author="Anonymous" w:id="203" w:date="2026-09-24T05:26:08Z"/>
              <w:del w:author="Kanihaa" w:id="9" w:date="2026-09-25T08:48:49Z"/>
              <w:rFonts w:ascii="Cambria" w:cs="Cambria" w:eastAsia="Cambria" w:hAnsi="Cambria"/>
              <w:strike w:val="1"/>
              <w:sz w:val="24"/>
              <w:szCs w:val="24"/>
            </w:rPr>
          </w:pPr>
          <w:sdt>
            <w:sdtPr>
              <w:id w:val="199812668"/>
              <w:tag w:val="goog_rdk_3606"/>
            </w:sdtPr>
            <w:sdtContent>
              <w:ins w:author="Anonymous" w:id="203" w:date="2026-09-24T05:26:08Z">
                <w:sdt>
                  <w:sdtPr>
                    <w:id w:val="926665906"/>
                    <w:tag w:val="goog_rdk_3607"/>
                  </w:sdtPr>
                  <w:sdtContent>
                    <w:del w:author="Kanihaa" w:id="9" w:date="2026-09-25T08:48:49Z"/>
                  </w:sdtContent>
                </w:sdt>
              </w:ins>
              <w:sdt>
                <w:sdtPr>
                  <w:id w:val="1276562598"/>
                  <w:tag w:val="goog_rdk_360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Home,Party,jewelry-each have separate logic</w:delText>
                      </w:r>
                    </w:del>
                  </w:ins>
                </w:sdtContent>
              </w:sdt>
              <w:ins w:author="Anonymous" w:id="203" w:date="2026-09-24T05:26:08Z">
                <w:del w:author="Kanihaa" w:id="9" w:date="2026-09-25T08:48:49Z">
                  <w:bookmarkStart w:colFirst="0" w:colLast="0" w:name="_heading=h.vm9h9u6auyoe" w:id="240"/>
                  <w:bookmarkEnd w:id="240"/>
                </w:del>
              </w:ins>
            </w:sdtContent>
          </w:sdt>
        </w:p>
      </w:sdtContent>
    </w:sdt>
    <w:sdt>
      <w:sdtPr>
        <w:id w:val="593844290"/>
        <w:tag w:val="goog_rdk_3613"/>
      </w:sdtPr>
      <w:sdtContent>
        <w:p w:rsidR="00000000" w:rsidDel="00000000" w:rsidP="00000000" w:rsidRDefault="00000000" w:rsidRPr="00000000" w14:paraId="000002D3">
          <w:pPr>
            <w:pStyle w:val="Heading1"/>
            <w:numPr>
              <w:ilvl w:val="0"/>
              <w:numId w:val="4"/>
            </w:numPr>
            <w:spacing w:line="259" w:lineRule="auto"/>
            <w:ind w:left="720" w:hanging="360"/>
            <w:rPr>
              <w:ins w:author="Anonymous" w:id="203" w:date="2026-09-24T05:26:08Z"/>
              <w:del w:author="Kanihaa" w:id="9" w:date="2026-09-25T08:48:49Z"/>
              <w:rFonts w:ascii="Calibri" w:cs="Calibri" w:eastAsia="Calibri" w:hAnsi="Calibri"/>
              <w:strike w:val="1"/>
              <w:highlight w:val="black"/>
            </w:rPr>
          </w:pPr>
          <w:sdt>
            <w:sdtPr>
              <w:id w:val="-1198063392"/>
              <w:tag w:val="goog_rdk_3610"/>
            </w:sdtPr>
            <w:sdtContent>
              <w:ins w:author="Anonymous" w:id="203" w:date="2026-09-24T05:26:08Z">
                <w:sdt>
                  <w:sdtPr>
                    <w:id w:val="-1342047631"/>
                    <w:tag w:val="goog_rdk_3611"/>
                  </w:sdtPr>
                  <w:sdtContent>
                    <w:del w:author="Kanihaa" w:id="9" w:date="2026-09-25T08:48:49Z"/>
                  </w:sdtContent>
                </w:sdt>
              </w:ins>
              <w:sdt>
                <w:sdtPr>
                  <w:id w:val="-436260018"/>
                  <w:tag w:val="goog_rdk_361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Codes are given</w:delText>
                      </w:r>
                    </w:del>
                  </w:ins>
                </w:sdtContent>
              </w:sdt>
              <w:ins w:author="Anonymous" w:id="203" w:date="2026-09-24T05:26:08Z">
                <w:del w:author="Kanihaa" w:id="9" w:date="2026-09-25T08:48:49Z">
                  <w:bookmarkStart w:colFirst="0" w:colLast="0" w:name="_heading=h.u1hef53gfp1c" w:id="241"/>
                  <w:bookmarkEnd w:id="241"/>
                </w:del>
              </w:ins>
            </w:sdtContent>
          </w:sdt>
        </w:p>
      </w:sdtContent>
    </w:sdt>
    <w:sdt>
      <w:sdtPr>
        <w:id w:val="1810300076"/>
        <w:tag w:val="goog_rdk_3617"/>
      </w:sdtPr>
      <w:sdtContent>
        <w:p w:rsidR="00000000" w:rsidDel="00000000" w:rsidP="00000000" w:rsidRDefault="00000000" w:rsidRPr="00000000" w14:paraId="000002D4">
          <w:pPr>
            <w:pStyle w:val="Heading1"/>
            <w:numPr>
              <w:ilvl w:val="0"/>
              <w:numId w:val="4"/>
            </w:numPr>
            <w:spacing w:line="259" w:lineRule="auto"/>
            <w:ind w:left="720" w:hanging="360"/>
            <w:rPr>
              <w:ins w:author="Anonymous" w:id="203" w:date="2026-09-24T05:26:08Z"/>
              <w:del w:author="Kanihaa" w:id="9" w:date="2026-09-25T08:48:49Z"/>
              <w:rFonts w:ascii="Calibri" w:cs="Calibri" w:eastAsia="Calibri" w:hAnsi="Calibri"/>
              <w:strike w:val="1"/>
              <w:highlight w:val="black"/>
            </w:rPr>
          </w:pPr>
          <w:sdt>
            <w:sdtPr>
              <w:id w:val="957278872"/>
              <w:tag w:val="goog_rdk_3614"/>
            </w:sdtPr>
            <w:sdtContent>
              <w:ins w:author="Anonymous" w:id="203" w:date="2026-09-24T05:26:08Z">
                <w:sdt>
                  <w:sdtPr>
                    <w:id w:val="739853414"/>
                    <w:tag w:val="goog_rdk_3615"/>
                  </w:sdtPr>
                  <w:sdtContent>
                    <w:del w:author="Kanihaa" w:id="9" w:date="2026-09-25T08:48:49Z"/>
                  </w:sdtContent>
                </w:sdt>
              </w:ins>
              <w:sdt>
                <w:sdtPr>
                  <w:id w:val="1358097594"/>
                  <w:tag w:val="goog_rdk_3616"/>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Routings-What can execute according to the request</w:delText>
                      </w:r>
                    </w:del>
                  </w:ins>
                </w:sdtContent>
              </w:sdt>
              <w:ins w:author="Anonymous" w:id="203" w:date="2026-09-24T05:26:08Z">
                <w:del w:author="Kanihaa" w:id="9" w:date="2026-09-25T08:48:49Z">
                  <w:bookmarkStart w:colFirst="0" w:colLast="0" w:name="_heading=h.mcxpoqmyy84a" w:id="242"/>
                  <w:bookmarkEnd w:id="242"/>
                </w:del>
              </w:ins>
            </w:sdtContent>
          </w:sdt>
        </w:p>
      </w:sdtContent>
    </w:sdt>
    <w:sdt>
      <w:sdtPr>
        <w:id w:val="1468058152"/>
        <w:tag w:val="goog_rdk_3621"/>
      </w:sdtPr>
      <w:sdtContent>
        <w:p w:rsidR="00000000" w:rsidDel="00000000" w:rsidP="00000000" w:rsidRDefault="00000000" w:rsidRPr="00000000" w14:paraId="000002D5">
          <w:pPr>
            <w:pStyle w:val="Heading1"/>
            <w:numPr>
              <w:ilvl w:val="0"/>
              <w:numId w:val="4"/>
            </w:numPr>
            <w:spacing w:line="259" w:lineRule="auto"/>
            <w:ind w:left="720" w:hanging="360"/>
            <w:rPr>
              <w:ins w:author="Anonymous" w:id="203" w:date="2026-09-24T05:26:08Z"/>
              <w:del w:author="Kanihaa" w:id="9" w:date="2026-09-25T08:48:49Z"/>
              <w:rFonts w:ascii="Calibri" w:cs="Calibri" w:eastAsia="Calibri" w:hAnsi="Calibri"/>
              <w:strike w:val="1"/>
              <w:highlight w:val="black"/>
            </w:rPr>
          </w:pPr>
          <w:sdt>
            <w:sdtPr>
              <w:id w:val="-930549395"/>
              <w:tag w:val="goog_rdk_3618"/>
            </w:sdtPr>
            <w:sdtContent>
              <w:ins w:author="Anonymous" w:id="203" w:date="2026-09-24T05:26:08Z">
                <w:sdt>
                  <w:sdtPr>
                    <w:id w:val="475000897"/>
                    <w:tag w:val="goog_rdk_3619"/>
                  </w:sdtPr>
                  <w:sdtContent>
                    <w:del w:author="Kanihaa" w:id="9" w:date="2026-09-25T08:48:49Z"/>
                  </w:sdtContent>
                </w:sdt>
              </w:ins>
              <w:sdt>
                <w:sdtPr>
                  <w:id w:val="2050356645"/>
                  <w:tag w:val="goog_rdk_362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Login page-Existing user</w:delText>
                      </w:r>
                    </w:del>
                  </w:ins>
                </w:sdtContent>
              </w:sdt>
              <w:ins w:author="Anonymous" w:id="203" w:date="2026-09-24T05:26:08Z">
                <w:del w:author="Kanihaa" w:id="9" w:date="2026-09-25T08:48:49Z">
                  <w:bookmarkStart w:colFirst="0" w:colLast="0" w:name="_heading=h.4st6w7ptica6" w:id="243"/>
                  <w:bookmarkEnd w:id="243"/>
                </w:del>
              </w:ins>
            </w:sdtContent>
          </w:sdt>
        </w:p>
      </w:sdtContent>
    </w:sdt>
    <w:sdt>
      <w:sdtPr>
        <w:id w:val="-826413520"/>
        <w:tag w:val="goog_rdk_3625"/>
      </w:sdtPr>
      <w:sdtContent>
        <w:p w:rsidR="00000000" w:rsidDel="00000000" w:rsidP="00000000" w:rsidRDefault="00000000" w:rsidRPr="00000000" w14:paraId="000002D6">
          <w:pPr>
            <w:pStyle w:val="Heading1"/>
            <w:numPr>
              <w:ilvl w:val="0"/>
              <w:numId w:val="4"/>
            </w:numPr>
            <w:spacing w:line="259" w:lineRule="auto"/>
            <w:ind w:left="720" w:hanging="360"/>
            <w:rPr>
              <w:ins w:author="Anonymous" w:id="203" w:date="2026-09-24T05:26:08Z"/>
              <w:del w:author="Kanihaa" w:id="9" w:date="2026-09-25T08:48:49Z"/>
              <w:rFonts w:ascii="Calibri" w:cs="Calibri" w:eastAsia="Calibri" w:hAnsi="Calibri"/>
              <w:strike w:val="1"/>
              <w:highlight w:val="black"/>
            </w:rPr>
          </w:pPr>
          <w:sdt>
            <w:sdtPr>
              <w:id w:val="1830404262"/>
              <w:tag w:val="goog_rdk_3622"/>
            </w:sdtPr>
            <w:sdtContent>
              <w:ins w:author="Anonymous" w:id="203" w:date="2026-09-24T05:26:08Z">
                <w:sdt>
                  <w:sdtPr>
                    <w:id w:val="-109569201"/>
                    <w:tag w:val="goog_rdk_3623"/>
                  </w:sdtPr>
                  <w:sdtContent>
                    <w:del w:author="Kanihaa" w:id="9" w:date="2026-09-25T08:48:49Z"/>
                  </w:sdtContent>
                </w:sdt>
              </w:ins>
              <w:sdt>
                <w:sdtPr>
                  <w:id w:val="1673445516"/>
                  <w:tag w:val="goog_rdk_362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Register page-New user</w:delText>
                      </w:r>
                    </w:del>
                  </w:ins>
                </w:sdtContent>
              </w:sdt>
              <w:ins w:author="Anonymous" w:id="203" w:date="2026-09-24T05:26:08Z">
                <w:del w:author="Kanihaa" w:id="9" w:date="2026-09-25T08:48:49Z">
                  <w:bookmarkStart w:colFirst="0" w:colLast="0" w:name="_heading=h.ez58b26rws97" w:id="244"/>
                  <w:bookmarkEnd w:id="244"/>
                </w:del>
              </w:ins>
            </w:sdtContent>
          </w:sdt>
        </w:p>
      </w:sdtContent>
    </w:sdt>
    <w:sdt>
      <w:sdtPr>
        <w:id w:val="-1307339975"/>
        <w:tag w:val="goog_rdk_3629"/>
      </w:sdtPr>
      <w:sdtContent>
        <w:p w:rsidR="00000000" w:rsidDel="00000000" w:rsidP="00000000" w:rsidRDefault="00000000" w:rsidRPr="00000000" w14:paraId="000002D7">
          <w:pPr>
            <w:numPr>
              <w:ilvl w:val="0"/>
              <w:numId w:val="4"/>
            </w:numPr>
            <w:spacing w:line="259" w:lineRule="auto"/>
            <w:ind w:left="720" w:hanging="360"/>
            <w:rPr>
              <w:ins w:author="Anonymous" w:id="203" w:date="2026-09-24T05:26:08Z"/>
              <w:del w:author="Kanihaa" w:id="9" w:date="2026-09-25T08:48:49Z"/>
              <w:rFonts w:ascii="Cambria" w:cs="Cambria" w:eastAsia="Cambria" w:hAnsi="Cambria"/>
              <w:strike w:val="1"/>
              <w:sz w:val="24"/>
              <w:szCs w:val="24"/>
            </w:rPr>
          </w:pPr>
          <w:sdt>
            <w:sdtPr>
              <w:id w:val="-191645324"/>
              <w:tag w:val="goog_rdk_3626"/>
            </w:sdtPr>
            <w:sdtContent>
              <w:ins w:author="Anonymous" w:id="203" w:date="2026-09-24T05:26:08Z">
                <w:sdt>
                  <w:sdtPr>
                    <w:id w:val="-926977201"/>
                    <w:tag w:val="goog_rdk_3627"/>
                  </w:sdtPr>
                  <w:sdtContent>
                    <w:del w:author="Kanihaa" w:id="9" w:date="2026-09-25T08:48:49Z"/>
                  </w:sdtContent>
                </w:sdt>
              </w:ins>
              <w:sdt>
                <w:sdtPr>
                  <w:id w:val="1005848268"/>
                  <w:tag w:val="goog_rdk_362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Logout page-End the current session</w:delText>
                      </w:r>
                    </w:del>
                  </w:ins>
                </w:sdtContent>
              </w:sdt>
              <w:ins w:author="Anonymous" w:id="203" w:date="2026-09-24T05:26:08Z">
                <w:del w:author="Kanihaa" w:id="9" w:date="2026-09-25T08:48:49Z"/>
              </w:ins>
            </w:sdtContent>
          </w:sdt>
        </w:p>
      </w:sdtContent>
    </w:sdt>
    <w:sdt>
      <w:sdtPr>
        <w:id w:val="-1994195987"/>
        <w:tag w:val="goog_rdk_3633"/>
      </w:sdtPr>
      <w:sdtContent>
        <w:p w:rsidR="00000000" w:rsidDel="00000000" w:rsidP="00000000" w:rsidRDefault="00000000" w:rsidRPr="00000000" w14:paraId="000002D8">
          <w:pPr>
            <w:numPr>
              <w:ilvl w:val="0"/>
              <w:numId w:val="4"/>
            </w:numPr>
            <w:spacing w:line="259" w:lineRule="auto"/>
            <w:ind w:left="720" w:hanging="360"/>
            <w:rPr>
              <w:ins w:author="Anonymous" w:id="203" w:date="2026-09-24T05:26:08Z"/>
              <w:del w:author="Kanihaa" w:id="9" w:date="2026-09-25T08:48:49Z"/>
              <w:rFonts w:ascii="Calibri" w:cs="Calibri" w:eastAsia="Calibri" w:hAnsi="Calibri"/>
              <w:strike w:val="1"/>
              <w:sz w:val="24"/>
              <w:szCs w:val="24"/>
            </w:rPr>
          </w:pPr>
          <w:sdt>
            <w:sdtPr>
              <w:id w:val="-1243778991"/>
              <w:tag w:val="goog_rdk_3630"/>
            </w:sdtPr>
            <w:sdtContent>
              <w:ins w:author="Anonymous" w:id="203" w:date="2026-09-24T05:26:08Z">
                <w:sdt>
                  <w:sdtPr>
                    <w:id w:val="2140965534"/>
                    <w:tag w:val="goog_rdk_3631"/>
                  </w:sdtPr>
                  <w:sdtContent>
                    <w:del w:author="Kanihaa" w:id="9" w:date="2026-09-25T08:48:49Z"/>
                  </w:sdtContent>
                </w:sdt>
              </w:ins>
              <w:sdt>
                <w:sdtPr>
                  <w:id w:val="2042820532"/>
                  <w:tag w:val="goog_rdk_363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JWT token-We can access protected APLs(authorised access)</w:delText>
                      </w:r>
                    </w:del>
                  </w:ins>
                </w:sdtContent>
              </w:sdt>
              <w:ins w:author="Anonymous" w:id="203" w:date="2026-09-24T05:26:08Z">
                <w:del w:author="Kanihaa" w:id="9" w:date="2026-09-25T08:48:49Z"/>
              </w:ins>
            </w:sdtContent>
          </w:sdt>
        </w:p>
      </w:sdtContent>
    </w:sdt>
    <w:sdt>
      <w:sdtPr>
        <w:id w:val="-1239459407"/>
        <w:tag w:val="goog_rdk_3637"/>
      </w:sdtPr>
      <w:sdtContent>
        <w:p w:rsidR="00000000" w:rsidDel="00000000" w:rsidP="00000000" w:rsidRDefault="00000000" w:rsidRPr="00000000" w14:paraId="000002D9">
          <w:pPr>
            <w:pStyle w:val="Heading1"/>
            <w:spacing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298616126"/>
              <w:tag w:val="goog_rdk_3634"/>
            </w:sdtPr>
            <w:sdtContent>
              <w:ins w:author="Anonymous" w:id="203" w:date="2026-09-24T05:26:08Z">
                <w:sdt>
                  <w:sdtPr>
                    <w:id w:val="1172471730"/>
                    <w:tag w:val="goog_rdk_3635"/>
                  </w:sdtPr>
                  <w:sdtContent>
                    <w:del w:author="Kanihaa" w:id="9" w:date="2026-09-25T08:48:49Z"/>
                  </w:sdtContent>
                </w:sdt>
              </w:ins>
              <w:sdt>
                <w:sdtPr>
                  <w:id w:val="-1916608936"/>
                  <w:tag w:val="goog_rdk_3636"/>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6s0esptyl5w1" w:id="245"/>
                  <w:bookmarkEnd w:id="245"/>
                </w:del>
              </w:ins>
            </w:sdtContent>
          </w:sdt>
        </w:p>
      </w:sdtContent>
    </w:sdt>
    <w:sdt>
      <w:sdtPr>
        <w:id w:val="1674502077"/>
        <w:tag w:val="goog_rdk_3641"/>
      </w:sdtPr>
      <w:sdtContent>
        <w:p w:rsidR="00000000" w:rsidDel="00000000" w:rsidP="00000000" w:rsidRDefault="00000000" w:rsidRPr="00000000" w14:paraId="000002DA">
          <w:pPr>
            <w:pStyle w:val="Heading1"/>
            <w:spacing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222024347"/>
              <w:tag w:val="goog_rdk_3638"/>
            </w:sdtPr>
            <w:sdtContent>
              <w:ins w:author="Anonymous" w:id="203" w:date="2026-09-24T05:26:08Z">
                <w:sdt>
                  <w:sdtPr>
                    <w:id w:val="141489810"/>
                    <w:tag w:val="goog_rdk_3639"/>
                  </w:sdtPr>
                  <w:sdtContent>
                    <w:del w:author="Kanihaa" w:id="9" w:date="2026-09-25T08:48:49Z"/>
                  </w:sdtContent>
                </w:sdt>
              </w:ins>
              <w:sdt>
                <w:sdtPr>
                  <w:id w:val="567319290"/>
                  <w:tag w:val="goog_rdk_3640"/>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iuyo7bkgvlul" w:id="246"/>
                  <w:bookmarkEnd w:id="246"/>
                </w:del>
              </w:ins>
            </w:sdtContent>
          </w:sdt>
        </w:p>
      </w:sdtContent>
    </w:sdt>
    <w:sdt>
      <w:sdtPr>
        <w:id w:val="-809121997"/>
        <w:tag w:val="goog_rdk_3645"/>
      </w:sdtPr>
      <w:sdtContent>
        <w:p w:rsidR="00000000" w:rsidDel="00000000" w:rsidP="00000000" w:rsidRDefault="00000000" w:rsidRPr="00000000" w14:paraId="000002DB">
          <w:pPr>
            <w:pStyle w:val="Heading1"/>
            <w:spacing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56055200"/>
              <w:tag w:val="goog_rdk_3642"/>
            </w:sdtPr>
            <w:sdtContent>
              <w:ins w:author="Anonymous" w:id="203" w:date="2026-09-24T05:26:08Z">
                <w:sdt>
                  <w:sdtPr>
                    <w:id w:val="-1587175020"/>
                    <w:tag w:val="goog_rdk_3643"/>
                  </w:sdtPr>
                  <w:sdtContent>
                    <w:del w:author="Kanihaa" w:id="9" w:date="2026-09-25T08:48:49Z"/>
                  </w:sdtContent>
                </w:sdt>
              </w:ins>
              <w:sdt>
                <w:sdtPr>
                  <w:id w:val="792562189"/>
                  <w:tag w:val="goog_rdk_3644"/>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8uu1sw88kuyw" w:id="247"/>
                  <w:bookmarkEnd w:id="247"/>
                </w:del>
              </w:ins>
            </w:sdtContent>
          </w:sdt>
        </w:p>
      </w:sdtContent>
    </w:sdt>
    <w:sdt>
      <w:sdtPr>
        <w:id w:val="-117618448"/>
        <w:tag w:val="goog_rdk_3649"/>
      </w:sdtPr>
      <w:sdtContent>
        <w:p w:rsidR="00000000" w:rsidDel="00000000" w:rsidP="00000000" w:rsidRDefault="00000000" w:rsidRPr="00000000" w14:paraId="000002DC">
          <w:pPr>
            <w:pStyle w:val="Heading1"/>
            <w:spacing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759723117"/>
              <w:tag w:val="goog_rdk_3646"/>
            </w:sdtPr>
            <w:sdtContent>
              <w:ins w:author="Anonymous" w:id="203" w:date="2026-09-24T05:26:08Z">
                <w:sdt>
                  <w:sdtPr>
                    <w:id w:val="-1991782660"/>
                    <w:tag w:val="goog_rdk_3647"/>
                  </w:sdtPr>
                  <w:sdtContent>
                    <w:del w:author="Kanihaa" w:id="9" w:date="2026-09-25T08:48:49Z"/>
                  </w:sdtContent>
                </w:sdt>
              </w:ins>
              <w:sdt>
                <w:sdtPr>
                  <w:id w:val="1201322374"/>
                  <w:tag w:val="goog_rdk_3648"/>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it03wueibo6r" w:id="248"/>
                  <w:bookmarkEnd w:id="248"/>
                </w:del>
              </w:ins>
            </w:sdtContent>
          </w:sdt>
        </w:p>
      </w:sdtContent>
    </w:sdt>
    <w:sdt>
      <w:sdtPr>
        <w:id w:val="-33046385"/>
        <w:tag w:val="goog_rdk_3653"/>
      </w:sdtPr>
      <w:sdtContent>
        <w:p w:rsidR="00000000" w:rsidDel="00000000" w:rsidP="00000000" w:rsidRDefault="00000000" w:rsidRPr="00000000" w14:paraId="000002DD">
          <w:pPr>
            <w:pStyle w:val="Heading1"/>
            <w:spacing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556752511"/>
              <w:tag w:val="goog_rdk_3650"/>
            </w:sdtPr>
            <w:sdtContent>
              <w:ins w:author="Anonymous" w:id="203" w:date="2026-09-24T05:26:08Z">
                <w:sdt>
                  <w:sdtPr>
                    <w:id w:val="-2018656488"/>
                    <w:tag w:val="goog_rdk_3651"/>
                  </w:sdtPr>
                  <w:sdtContent>
                    <w:del w:author="Kanihaa" w:id="9" w:date="2026-09-25T08:48:49Z"/>
                  </w:sdtContent>
                </w:sdt>
              </w:ins>
              <w:sdt>
                <w:sdtPr>
                  <w:id w:val="9601513"/>
                  <w:tag w:val="goog_rdk_3652"/>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cpgfs0ncxr64" w:id="249"/>
                  <w:bookmarkEnd w:id="249"/>
                </w:del>
              </w:ins>
            </w:sdtContent>
          </w:sdt>
        </w:p>
      </w:sdtContent>
    </w:sdt>
    <w:sdt>
      <w:sdtPr>
        <w:id w:val="-1289847809"/>
        <w:tag w:val="goog_rdk_3657"/>
      </w:sdtPr>
      <w:sdtContent>
        <w:p w:rsidR="00000000" w:rsidDel="00000000" w:rsidP="00000000" w:rsidRDefault="00000000" w:rsidRPr="00000000" w14:paraId="000002DE">
          <w:pPr>
            <w:pStyle w:val="Heading1"/>
            <w:spacing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01192067"/>
              <w:tag w:val="goog_rdk_3654"/>
            </w:sdtPr>
            <w:sdtContent>
              <w:ins w:author="Anonymous" w:id="203" w:date="2026-09-24T05:26:08Z">
                <w:sdt>
                  <w:sdtPr>
                    <w:id w:val="-398803787"/>
                    <w:tag w:val="goog_rdk_3655"/>
                  </w:sdtPr>
                  <w:sdtContent>
                    <w:del w:author="Kanihaa" w:id="9" w:date="2026-09-25T08:48:49Z"/>
                  </w:sdtContent>
                </w:sdt>
              </w:ins>
              <w:sdt>
                <w:sdtPr>
                  <w:id w:val="1600644322"/>
                  <w:tag w:val="goog_rdk_3656"/>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pqi4vbacgfqb" w:id="250"/>
                  <w:bookmarkEnd w:id="250"/>
                </w:del>
              </w:ins>
            </w:sdtContent>
          </w:sdt>
        </w:p>
      </w:sdtContent>
    </w:sdt>
    <w:sdt>
      <w:sdtPr>
        <w:id w:val="-933433999"/>
        <w:tag w:val="goog_rdk_3661"/>
      </w:sdtPr>
      <w:sdtContent>
        <w:p w:rsidR="00000000" w:rsidDel="00000000" w:rsidP="00000000" w:rsidRDefault="00000000" w:rsidRPr="00000000" w14:paraId="000002DF">
          <w:pPr>
            <w:pStyle w:val="Heading1"/>
            <w:spacing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604949039"/>
              <w:tag w:val="goog_rdk_3658"/>
            </w:sdtPr>
            <w:sdtContent>
              <w:ins w:author="Anonymous" w:id="203" w:date="2026-09-24T05:26:08Z">
                <w:sdt>
                  <w:sdtPr>
                    <w:id w:val="30682669"/>
                    <w:tag w:val="goog_rdk_3659"/>
                  </w:sdtPr>
                  <w:sdtContent>
                    <w:del w:author="Kanihaa" w:id="9" w:date="2026-09-25T08:48:49Z"/>
                  </w:sdtContent>
                </w:sdt>
              </w:ins>
              <w:sdt>
                <w:sdtPr>
                  <w:id w:val="-1747694910"/>
                  <w:tag w:val="goog_rdk_3660"/>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kloxd2u9tyyd" w:id="251"/>
                  <w:bookmarkEnd w:id="251"/>
                </w:del>
              </w:ins>
            </w:sdtContent>
          </w:sdt>
        </w:p>
      </w:sdtContent>
    </w:sdt>
    <w:sdt>
      <w:sdtPr>
        <w:id w:val="-1863302840"/>
        <w:tag w:val="goog_rdk_3665"/>
      </w:sdtPr>
      <w:sdtContent>
        <w:p w:rsidR="00000000" w:rsidDel="00000000" w:rsidP="00000000" w:rsidRDefault="00000000" w:rsidRPr="00000000" w14:paraId="000002E0">
          <w:pPr>
            <w:pStyle w:val="Heading1"/>
            <w:spacing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485557912"/>
              <w:tag w:val="goog_rdk_3662"/>
            </w:sdtPr>
            <w:sdtContent>
              <w:ins w:author="Anonymous" w:id="203" w:date="2026-09-24T05:26:08Z">
                <w:sdt>
                  <w:sdtPr>
                    <w:id w:val="1349461030"/>
                    <w:tag w:val="goog_rdk_3663"/>
                  </w:sdtPr>
                  <w:sdtContent>
                    <w:del w:author="Kanihaa" w:id="9" w:date="2026-09-25T08:48:49Z"/>
                  </w:sdtContent>
                </w:sdt>
              </w:ins>
              <w:sdt>
                <w:sdtPr>
                  <w:id w:val="1129937645"/>
                  <w:tag w:val="goog_rdk_3664"/>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2w0nac5227q" w:id="252"/>
                  <w:bookmarkEnd w:id="252"/>
                </w:del>
              </w:ins>
            </w:sdtContent>
          </w:sdt>
        </w:p>
      </w:sdtContent>
    </w:sdt>
    <w:sdt>
      <w:sdtPr>
        <w:id w:val="1846644643"/>
        <w:tag w:val="goog_rdk_3669"/>
      </w:sdtPr>
      <w:sdtContent>
        <w:p w:rsidR="00000000" w:rsidDel="00000000" w:rsidP="00000000" w:rsidRDefault="00000000" w:rsidRPr="00000000" w14:paraId="000002E1">
          <w:pPr>
            <w:pStyle w:val="Heading1"/>
            <w:spacing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869369922"/>
              <w:tag w:val="goog_rdk_3666"/>
            </w:sdtPr>
            <w:sdtContent>
              <w:ins w:author="Anonymous" w:id="203" w:date="2026-09-24T05:26:08Z">
                <w:sdt>
                  <w:sdtPr>
                    <w:id w:val="1714363365"/>
                    <w:tag w:val="goog_rdk_3667"/>
                  </w:sdtPr>
                  <w:sdtContent>
                    <w:del w:author="Kanihaa" w:id="9" w:date="2026-09-25T08:48:49Z"/>
                  </w:sdtContent>
                </w:sdt>
              </w:ins>
              <w:sdt>
                <w:sdtPr>
                  <w:id w:val="217508554"/>
                  <w:tag w:val="goog_rdk_3668"/>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anmyvjevafty" w:id="253"/>
                  <w:bookmarkEnd w:id="253"/>
                </w:del>
              </w:ins>
            </w:sdtContent>
          </w:sdt>
        </w:p>
      </w:sdtContent>
    </w:sdt>
    <w:sdt>
      <w:sdtPr>
        <w:id w:val="-1718868424"/>
        <w:tag w:val="goog_rdk_3673"/>
      </w:sdtPr>
      <w:sdtContent>
        <w:p w:rsidR="00000000" w:rsidDel="00000000" w:rsidP="00000000" w:rsidRDefault="00000000" w:rsidRPr="00000000" w14:paraId="000002E2">
          <w:pPr>
            <w:pStyle w:val="Heading1"/>
            <w:spacing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549965614"/>
              <w:tag w:val="goog_rdk_3670"/>
            </w:sdtPr>
            <w:sdtContent>
              <w:ins w:author="Anonymous" w:id="203" w:date="2026-09-24T05:26:08Z">
                <w:sdt>
                  <w:sdtPr>
                    <w:id w:val="-1269566889"/>
                    <w:tag w:val="goog_rdk_3671"/>
                  </w:sdtPr>
                  <w:sdtContent>
                    <w:del w:author="Kanihaa" w:id="9" w:date="2026-09-25T08:48:49Z"/>
                  </w:sdtContent>
                </w:sdt>
              </w:ins>
              <w:sdt>
                <w:sdtPr>
                  <w:id w:val="1892073969"/>
                  <w:tag w:val="goog_rdk_3672"/>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q1kofo4mj063" w:id="254"/>
                  <w:bookmarkEnd w:id="254"/>
                </w:del>
              </w:ins>
            </w:sdtContent>
          </w:sdt>
        </w:p>
      </w:sdtContent>
    </w:sdt>
    <w:sdt>
      <w:sdtPr>
        <w:id w:val="-1801934219"/>
        <w:tag w:val="goog_rdk_3677"/>
      </w:sdtPr>
      <w:sdtContent>
        <w:p w:rsidR="00000000" w:rsidDel="00000000" w:rsidP="00000000" w:rsidRDefault="00000000" w:rsidRPr="00000000" w14:paraId="000002E3">
          <w:pPr>
            <w:pStyle w:val="Heading1"/>
            <w:spacing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885995659"/>
              <w:tag w:val="goog_rdk_3674"/>
            </w:sdtPr>
            <w:sdtContent>
              <w:ins w:author="Anonymous" w:id="203" w:date="2026-09-24T05:26:08Z">
                <w:sdt>
                  <w:sdtPr>
                    <w:id w:val="-1059830410"/>
                    <w:tag w:val="goog_rdk_3675"/>
                  </w:sdtPr>
                  <w:sdtContent>
                    <w:del w:author="Kanihaa" w:id="9" w:date="2026-09-25T08:48:49Z"/>
                  </w:sdtContent>
                </w:sdt>
              </w:ins>
              <w:sdt>
                <w:sdtPr>
                  <w:id w:val="-1030214713"/>
                  <w:tag w:val="goog_rdk_3676"/>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1r0a5kkhmhn0" w:id="255"/>
                  <w:bookmarkEnd w:id="255"/>
                </w:del>
              </w:ins>
            </w:sdtContent>
          </w:sdt>
        </w:p>
      </w:sdtContent>
    </w:sdt>
    <w:sdt>
      <w:sdtPr>
        <w:id w:val="-1640429040"/>
        <w:tag w:val="goog_rdk_3681"/>
      </w:sdtPr>
      <w:sdtContent>
        <w:p w:rsidR="00000000" w:rsidDel="00000000" w:rsidP="00000000" w:rsidRDefault="00000000" w:rsidRPr="00000000" w14:paraId="000002E4">
          <w:pPr>
            <w:pStyle w:val="Heading1"/>
            <w:spacing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730008287"/>
              <w:tag w:val="goog_rdk_3678"/>
            </w:sdtPr>
            <w:sdtContent>
              <w:ins w:author="Anonymous" w:id="203" w:date="2026-09-24T05:26:08Z">
                <w:sdt>
                  <w:sdtPr>
                    <w:id w:val="666680707"/>
                    <w:tag w:val="goog_rdk_3679"/>
                  </w:sdtPr>
                  <w:sdtContent>
                    <w:del w:author="Kanihaa" w:id="9" w:date="2026-09-25T08:48:49Z"/>
                  </w:sdtContent>
                </w:sdt>
              </w:ins>
              <w:sdt>
                <w:sdtPr>
                  <w:id w:val="-244722475"/>
                  <w:tag w:val="goog_rdk_3680"/>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cm76di4b9kac" w:id="256"/>
                  <w:bookmarkEnd w:id="256"/>
                </w:del>
              </w:ins>
            </w:sdtContent>
          </w:sdt>
        </w:p>
      </w:sdtContent>
    </w:sdt>
    <w:sdt>
      <w:sdtPr>
        <w:id w:val="155220573"/>
        <w:tag w:val="goog_rdk_3685"/>
      </w:sdtPr>
      <w:sdtContent>
        <w:p w:rsidR="00000000" w:rsidDel="00000000" w:rsidP="00000000" w:rsidRDefault="00000000" w:rsidRPr="00000000" w14:paraId="000002E5">
          <w:pPr>
            <w:pStyle w:val="Heading1"/>
            <w:spacing w:after="160"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978151357"/>
              <w:tag w:val="goog_rdk_3682"/>
            </w:sdtPr>
            <w:sdtContent>
              <w:ins w:author="Anonymous" w:id="203" w:date="2026-09-24T05:26:08Z">
                <w:sdt>
                  <w:sdtPr>
                    <w:id w:val="-1597768204"/>
                    <w:tag w:val="goog_rdk_3683"/>
                  </w:sdtPr>
                  <w:sdtContent>
                    <w:del w:author="Kanihaa" w:id="9" w:date="2026-09-25T08:48:49Z"/>
                  </w:sdtContent>
                </w:sdt>
              </w:ins>
              <w:sdt>
                <w:sdtPr>
                  <w:id w:val="183545904"/>
                  <w:tag w:val="goog_rdk_3684"/>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vflw9kdn9x55" w:id="257"/>
                  <w:bookmarkEnd w:id="257"/>
                </w:del>
              </w:ins>
            </w:sdtContent>
          </w:sdt>
        </w:p>
      </w:sdtContent>
    </w:sdt>
    <w:sdt>
      <w:sdtPr>
        <w:id w:val="319684685"/>
        <w:tag w:val="goog_rdk_3689"/>
      </w:sdtPr>
      <w:sdtContent>
        <w:p w:rsidR="00000000" w:rsidDel="00000000" w:rsidP="00000000" w:rsidRDefault="00000000" w:rsidRPr="00000000" w14:paraId="000002E6">
          <w:pPr>
            <w:pStyle w:val="Heading1"/>
            <w:spacing w:after="160"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908452685"/>
              <w:tag w:val="goog_rdk_3686"/>
            </w:sdtPr>
            <w:sdtContent>
              <w:ins w:author="Anonymous" w:id="203" w:date="2026-09-24T05:26:08Z">
                <w:sdt>
                  <w:sdtPr>
                    <w:id w:val="-1086966684"/>
                    <w:tag w:val="goog_rdk_3687"/>
                  </w:sdtPr>
                  <w:sdtContent>
                    <w:del w:author="Kanihaa" w:id="9" w:date="2026-09-25T08:48:49Z"/>
                  </w:sdtContent>
                </w:sdt>
              </w:ins>
              <w:sdt>
                <w:sdtPr>
                  <w:id w:val="291266094"/>
                  <w:tag w:val="goog_rdk_3688"/>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t6a45szdmc5r" w:id="258"/>
                  <w:bookmarkEnd w:id="258"/>
                </w:del>
              </w:ins>
            </w:sdtContent>
          </w:sdt>
        </w:p>
      </w:sdtContent>
    </w:sdt>
    <w:sdt>
      <w:sdtPr>
        <w:id w:val="1912028490"/>
        <w:tag w:val="goog_rdk_3693"/>
      </w:sdtPr>
      <w:sdtContent>
        <w:p w:rsidR="00000000" w:rsidDel="00000000" w:rsidP="00000000" w:rsidRDefault="00000000" w:rsidRPr="00000000" w14:paraId="000002E7">
          <w:pPr>
            <w:pStyle w:val="Heading1"/>
            <w:spacing w:after="160"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13774592"/>
              <w:tag w:val="goog_rdk_3690"/>
            </w:sdtPr>
            <w:sdtContent>
              <w:ins w:author="Anonymous" w:id="203" w:date="2026-09-24T05:26:08Z">
                <w:sdt>
                  <w:sdtPr>
                    <w:id w:val="-710244572"/>
                    <w:tag w:val="goog_rdk_3691"/>
                  </w:sdtPr>
                  <w:sdtContent>
                    <w:del w:author="Kanihaa" w:id="9" w:date="2026-09-25T08:48:49Z"/>
                  </w:sdtContent>
                </w:sdt>
              </w:ins>
              <w:sdt>
                <w:sdtPr>
                  <w:id w:val="1502336265"/>
                  <w:tag w:val="goog_rdk_3692"/>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i0ph6ls7c372" w:id="259"/>
                  <w:bookmarkEnd w:id="259"/>
                </w:del>
              </w:ins>
            </w:sdtContent>
          </w:sdt>
        </w:p>
      </w:sdtContent>
    </w:sdt>
    <w:sdt>
      <w:sdtPr>
        <w:id w:val="1790213760"/>
        <w:tag w:val="goog_rdk_3697"/>
      </w:sdtPr>
      <w:sdtContent>
        <w:p w:rsidR="00000000" w:rsidDel="00000000" w:rsidP="00000000" w:rsidRDefault="00000000" w:rsidRPr="00000000" w14:paraId="000002E8">
          <w:pPr>
            <w:pStyle w:val="Heading1"/>
            <w:spacing w:after="80" w:lineRule="auto"/>
            <w:jc w:val="both"/>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144352971"/>
              <w:tag w:val="goog_rdk_3694"/>
            </w:sdtPr>
            <w:sdtContent>
              <w:ins w:author="Anonymous" w:id="203" w:date="2026-09-24T05:26:08Z">
                <w:sdt>
                  <w:sdtPr>
                    <w:id w:val="488627462"/>
                    <w:tag w:val="goog_rdk_3695"/>
                  </w:sdtPr>
                  <w:sdtContent>
                    <w:del w:author="Kanihaa" w:id="9" w:date="2026-09-25T08:48:49Z"/>
                  </w:sdtContent>
                </w:sdt>
              </w:ins>
              <w:sdt>
                <w:sdtPr>
                  <w:id w:val="270672620"/>
                  <w:tag w:val="goog_rdk_3696"/>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MILESTONE 3: Backend – FastAPI Integration (main.py)</w:delText>
                      </w:r>
                    </w:del>
                  </w:ins>
                </w:sdtContent>
              </w:sdt>
              <w:ins w:author="Anonymous" w:id="203" w:date="2026-09-24T05:26:08Z">
                <w:del w:author="Kanihaa" w:id="9" w:date="2026-09-25T08:48:49Z">
                  <w:bookmarkStart w:colFirst="0" w:colLast="0" w:name="_heading=h.5fww8z4ywnzx" w:id="35"/>
                  <w:bookmarkEnd w:id="35"/>
                </w:del>
              </w:ins>
            </w:sdtContent>
          </w:sdt>
        </w:p>
      </w:sdtContent>
    </w:sdt>
    <w:sdt>
      <w:sdtPr>
        <w:id w:val="135153840"/>
        <w:tag w:val="goog_rdk_3701"/>
      </w:sdtPr>
      <w:sdtContent>
        <w:p w:rsidR="00000000" w:rsidDel="00000000" w:rsidP="00000000" w:rsidRDefault="00000000" w:rsidRPr="00000000" w14:paraId="000002E9">
          <w:pPr>
            <w:pStyle w:val="Heading1"/>
            <w:spacing w:after="240" w:before="240" w:lineRule="auto"/>
            <w:jc w:val="both"/>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404996843"/>
              <w:tag w:val="goog_rdk_3698"/>
            </w:sdtPr>
            <w:sdtContent>
              <w:ins w:author="Anonymous" w:id="203" w:date="2026-09-24T05:26:08Z">
                <w:sdt>
                  <w:sdtPr>
                    <w:id w:val="1097185376"/>
                    <w:tag w:val="goog_rdk_3699"/>
                  </w:sdtPr>
                  <w:sdtContent>
                    <w:del w:author="Kanihaa" w:id="9" w:date="2026-09-25T08:48:49Z"/>
                  </w:sdtContent>
                </w:sdt>
              </w:ins>
              <w:sdt>
                <w:sdtPr>
                  <w:id w:val="1000630006"/>
                  <w:tag w:val="goog_rdk_370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This milestone focuses on implementing the FastAPI-powered backend for PocketSmart AI. It acts as the bridge between the frontend interface and the Gemini-based AI recommendation engine defined in gemini_utils.py. The backend is designed with modular architecture, providing clean and maintainable API endpoints for planners across Home, Party, and Jewelry domains.It also includes features like CORS setup for cross-origin requests, session handling for personalized user experience, and structured input/output models to ensure smooth AI interaction and reliable frontend rendering.</w:delText>
                      </w:r>
                    </w:del>
                  </w:ins>
                </w:sdtContent>
              </w:sdt>
              <w:ins w:author="Anonymous" w:id="203" w:date="2026-09-24T05:26:08Z">
                <w:del w:author="Kanihaa" w:id="9" w:date="2026-09-25T08:48:49Z">
                  <w:bookmarkStart w:colFirst="0" w:colLast="0" w:name="_heading=h.t8xn2vvi68jq" w:id="260"/>
                  <w:bookmarkEnd w:id="260"/>
                </w:del>
              </w:ins>
            </w:sdtContent>
          </w:sdt>
        </w:p>
      </w:sdtContent>
    </w:sdt>
    <w:sdt>
      <w:sdtPr>
        <w:id w:val="2094521438"/>
        <w:tag w:val="goog_rdk_3705"/>
      </w:sdtPr>
      <w:sdtContent>
        <w:p w:rsidR="00000000" w:rsidDel="00000000" w:rsidP="00000000" w:rsidRDefault="00000000" w:rsidRPr="00000000" w14:paraId="000002EA">
          <w:pPr>
            <w:pStyle w:val="Heading1"/>
            <w:numPr>
              <w:ilvl w:val="0"/>
              <w:numId w:val="28"/>
            </w:numPr>
            <w:spacing w:before="240" w:lineRule="auto"/>
            <w:ind w:left="720" w:hanging="360"/>
            <w:rPr>
              <w:ins w:author="Anonymous" w:id="203" w:date="2026-09-24T05:26:08Z"/>
              <w:del w:author="Kanihaa" w:id="9" w:date="2026-09-25T08:48:49Z"/>
              <w:rFonts w:ascii="Calibri" w:cs="Calibri" w:eastAsia="Calibri" w:hAnsi="Calibri"/>
              <w:strike w:val="1"/>
              <w:highlight w:val="black"/>
            </w:rPr>
          </w:pPr>
          <w:sdt>
            <w:sdtPr>
              <w:id w:val="1801927345"/>
              <w:tag w:val="goog_rdk_3702"/>
            </w:sdtPr>
            <w:sdtContent>
              <w:ins w:author="Anonymous" w:id="203" w:date="2026-09-24T05:26:08Z">
                <w:sdt>
                  <w:sdtPr>
                    <w:id w:val="-933681718"/>
                    <w:tag w:val="goog_rdk_3703"/>
                  </w:sdtPr>
                  <w:sdtContent>
                    <w:del w:author="Kanihaa" w:id="9" w:date="2026-09-25T08:48:49Z"/>
                  </w:sdtContent>
                </w:sdt>
              </w:ins>
              <w:sdt>
                <w:sdtPr>
                  <w:id w:val="1077894851"/>
                  <w:tag w:val="goog_rdk_370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3.1: Define FastAPI Routes</w:delText>
                        <w:br w:type="textWrapping"/>
                      </w:r>
                    </w:del>
                  </w:ins>
                </w:sdtContent>
              </w:sdt>
              <w:ins w:author="Anonymous" w:id="203" w:date="2026-09-24T05:26:08Z">
                <w:del w:author="Kanihaa" w:id="9" w:date="2026-09-25T08:48:49Z">
                  <w:bookmarkStart w:colFirst="0" w:colLast="0" w:name="_heading=h.tl1ltfw7tgmd" w:id="261"/>
                  <w:bookmarkEnd w:id="261"/>
                </w:del>
              </w:ins>
            </w:sdtContent>
          </w:sdt>
        </w:p>
      </w:sdtContent>
    </w:sdt>
    <w:sdt>
      <w:sdtPr>
        <w:id w:val="-1356238427"/>
        <w:tag w:val="goog_rdk_3709"/>
      </w:sdtPr>
      <w:sdtContent>
        <w:p w:rsidR="00000000" w:rsidDel="00000000" w:rsidP="00000000" w:rsidRDefault="00000000" w:rsidRPr="00000000" w14:paraId="000002EB">
          <w:pPr>
            <w:pStyle w:val="Heading1"/>
            <w:numPr>
              <w:ilvl w:val="1"/>
              <w:numId w:val="28"/>
            </w:numPr>
            <w:spacing w:after="240" w:lineRule="auto"/>
            <w:ind w:left="1440" w:hanging="360"/>
            <w:rPr>
              <w:ins w:author="Anonymous" w:id="203" w:date="2026-09-24T05:26:08Z"/>
              <w:del w:author="Kanihaa" w:id="9" w:date="2026-09-25T08:48:49Z"/>
              <w:rFonts w:ascii="Calibri" w:cs="Calibri" w:eastAsia="Calibri" w:hAnsi="Calibri"/>
              <w:strike w:val="1"/>
              <w:highlight w:val="black"/>
            </w:rPr>
          </w:pPr>
          <w:sdt>
            <w:sdtPr>
              <w:id w:val="924868785"/>
              <w:tag w:val="goog_rdk_3706"/>
            </w:sdtPr>
            <w:sdtContent>
              <w:ins w:author="Anonymous" w:id="203" w:date="2026-09-24T05:26:08Z">
                <w:sdt>
                  <w:sdtPr>
                    <w:id w:val="1874654822"/>
                    <w:tag w:val="goog_rdk_3707"/>
                  </w:sdtPr>
                  <w:sdtContent>
                    <w:del w:author="Kanihaa" w:id="9" w:date="2026-09-25T08:48:49Z"/>
                  </w:sdtContent>
                </w:sdt>
              </w:ins>
              <w:sdt>
                <w:sdtPr>
                  <w:id w:val="-1841028141"/>
                  <w:tag w:val="goog_rdk_370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Home Planner (/generate-home): Accepts home-related preferences and budget to return tailored product suggestions.</w:delText>
                      </w:r>
                    </w:del>
                  </w:ins>
                </w:sdtContent>
              </w:sdt>
              <w:ins w:author="Anonymous" w:id="203" w:date="2026-09-24T05:26:08Z">
                <w:del w:author="Kanihaa" w:id="9" w:date="2026-09-25T08:48:49Z">
                  <w:bookmarkStart w:colFirst="0" w:colLast="0" w:name="_heading=h.kd14nbrn1qlk" w:id="262"/>
                  <w:bookmarkEnd w:id="262"/>
                </w:del>
              </w:ins>
            </w:sdtContent>
          </w:sdt>
        </w:p>
      </w:sdtContent>
    </w:sdt>
    <w:sdt>
      <w:sdtPr>
        <w:id w:val="303047287"/>
        <w:tag w:val="goog_rdk_3713"/>
      </w:sdtPr>
      <w:sdtContent>
        <w:p w:rsidR="00000000" w:rsidDel="00000000" w:rsidP="00000000" w:rsidRDefault="00000000" w:rsidRPr="00000000" w14:paraId="000002EC">
          <w:pPr>
            <w:pStyle w:val="Heading1"/>
            <w:spacing w:after="240" w:before="240" w:lineRule="auto"/>
            <w:ind w:left="144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980076090"/>
              <w:tag w:val="goog_rdk_3710"/>
            </w:sdtPr>
            <w:sdtContent>
              <w:ins w:author="Anonymous" w:id="203" w:date="2026-09-24T05:26:08Z">
                <w:sdt>
                  <w:sdtPr>
                    <w:id w:val="-745552959"/>
                    <w:tag w:val="goog_rdk_3711"/>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4686300"/>
                            <wp:effectExtent b="0" l="0" r="0" t="0"/>
                            <wp:docPr id="180"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213475" cy="4686300"/>
                                    </a:xfrm>
                                    <a:prstGeom prst="rect"/>
                                    <a:ln/>
                                  </pic:spPr>
                                </pic:pic>
                              </a:graphicData>
                            </a:graphic>
                          </wp:inline>
                        </w:drawing>
                      </w:r>
                    </w:del>
                  </w:sdtContent>
                </w:sdt>
              </w:ins>
              <w:sdt>
                <w:sdtPr>
                  <w:id w:val="-2045185960"/>
                  <w:tag w:val="goog_rdk_371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3" w:date="2026-09-24T05:26:08Z">
                <w:del w:author="Kanihaa" w:id="9" w:date="2026-09-25T08:48:49Z">
                  <w:bookmarkStart w:colFirst="0" w:colLast="0" w:name="_heading=h.8y4c647yxisq" w:id="263"/>
                  <w:bookmarkEnd w:id="263"/>
                </w:del>
              </w:ins>
            </w:sdtContent>
          </w:sdt>
        </w:p>
      </w:sdtContent>
    </w:sdt>
    <w:sdt>
      <w:sdtPr>
        <w:id w:val="-555755004"/>
        <w:tag w:val="goog_rdk_3718"/>
      </w:sdtPr>
      <w:sdtContent>
        <w:p w:rsidR="00000000" w:rsidDel="00000000" w:rsidP="00000000" w:rsidRDefault="00000000" w:rsidRPr="00000000" w14:paraId="000002ED">
          <w:pPr>
            <w:pStyle w:val="Heading1"/>
            <w:numPr>
              <w:ilvl w:val="1"/>
              <w:numId w:val="28"/>
            </w:numPr>
            <w:spacing w:before="240" w:lineRule="auto"/>
            <w:ind w:left="1440" w:hanging="360"/>
            <w:rPr>
              <w:ins w:author="Anonymous" w:id="203" w:date="2026-09-24T05:26:08Z"/>
              <w:del w:author="Kanihaa" w:id="9" w:date="2026-09-25T08:48:49Z"/>
              <w:rFonts w:ascii="Calibri" w:cs="Calibri" w:eastAsia="Calibri" w:hAnsi="Calibri"/>
              <w:strike w:val="1"/>
              <w:highlight w:val="black"/>
            </w:rPr>
          </w:pPr>
          <w:sdt>
            <w:sdtPr>
              <w:id w:val="-157164658"/>
              <w:tag w:val="goog_rdk_3714"/>
            </w:sdtPr>
            <w:sdtContent>
              <w:ins w:author="Anonymous" w:id="203" w:date="2026-09-24T05:26:08Z">
                <w:sdt>
                  <w:sdtPr>
                    <w:id w:val="771324442"/>
                    <w:tag w:val="goog_rdk_3715"/>
                  </w:sdtPr>
                  <w:sdtContent>
                    <w:del w:author="Kanihaa" w:id="9" w:date="2026-09-25T08:48:49Z"/>
                  </w:sdtContent>
                </w:sdt>
              </w:ins>
              <w:sdt>
                <w:sdtPr>
                  <w:id w:val="-2105274189"/>
                  <w:tag w:val="goog_rdk_3716"/>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Party Planner (/generate-party): Processes party details and guest count to recommend venue, food, and decoration items.</w:delText>
                        <w:br w:type="textWrapping"/>
                      </w:r>
                    </w:del>
                  </w:ins>
                </w:sdtContent>
              </w:sdt>
              <w:ins w:author="Anonymous" w:id="203" w:date="2026-09-24T05:26:08Z">
                <w:del w:author="Kanihaa" w:id="9" w:date="2026-09-25T08:48:49Z">
                  <w:bookmarkStart w:colFirst="0" w:colLast="0" w:name="_heading=h.qnzh5rxzh3gl" w:id="264"/>
                  <w:bookmarkEnd w:id="264"/>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4267200"/>
                        <wp:effectExtent b="0" l="0" r="0" t="0"/>
                        <wp:docPr id="233"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5213475" cy="4267200"/>
                                </a:xfrm>
                                <a:prstGeom prst="rect"/>
                                <a:ln/>
                              </pic:spPr>
                            </pic:pic>
                          </a:graphicData>
                        </a:graphic>
                      </wp:inline>
                    </w:drawing>
                  </w:r>
                  <w:sdt>
                    <w:sdtPr>
                      <w:id w:val="1882105467"/>
                      <w:tag w:val="goog_rdk_3717"/>
                    </w:sdtPr>
                    <w:sdtContent>
                      <w:r w:rsidDel="00000000" w:rsidR="00000000" w:rsidRPr="00000000">
                        <w:rPr>
                          <w:rtl w:val="0"/>
                        </w:rPr>
                      </w:r>
                    </w:sdtContent>
                  </w:sdt>
                </w:del>
              </w:ins>
            </w:sdtContent>
          </w:sdt>
        </w:p>
      </w:sdtContent>
    </w:sdt>
    <w:sdt>
      <w:sdtPr>
        <w:id w:val="-1856988993"/>
        <w:tag w:val="goog_rdk_3722"/>
      </w:sdtPr>
      <w:sdtContent>
        <w:p w:rsidR="00000000" w:rsidDel="00000000" w:rsidP="00000000" w:rsidRDefault="00000000" w:rsidRPr="00000000" w14:paraId="000002EE">
          <w:pPr>
            <w:pStyle w:val="Heading1"/>
            <w:numPr>
              <w:ilvl w:val="1"/>
              <w:numId w:val="28"/>
            </w:numPr>
            <w:spacing w:after="240" w:lineRule="auto"/>
            <w:ind w:left="1440" w:hanging="360"/>
            <w:rPr>
              <w:ins w:author="Anonymous" w:id="203" w:date="2026-09-24T05:26:08Z"/>
              <w:del w:author="Kanihaa" w:id="9" w:date="2026-09-25T08:48:49Z"/>
              <w:rFonts w:ascii="Calibri" w:cs="Calibri" w:eastAsia="Calibri" w:hAnsi="Calibri"/>
              <w:strike w:val="1"/>
              <w:highlight w:val="black"/>
            </w:rPr>
          </w:pPr>
          <w:sdt>
            <w:sdtPr>
              <w:id w:val="1065181750"/>
              <w:tag w:val="goog_rdk_3719"/>
            </w:sdtPr>
            <w:sdtContent>
              <w:ins w:author="Anonymous" w:id="203" w:date="2026-09-24T05:26:08Z">
                <w:sdt>
                  <w:sdtPr>
                    <w:id w:val="-602123466"/>
                    <w:tag w:val="goog_rdk_3720"/>
                  </w:sdtPr>
                  <w:sdtContent>
                    <w:del w:author="Kanihaa" w:id="9" w:date="2026-09-25T08:48:49Z"/>
                  </w:sdtContent>
                </w:sdt>
              </w:ins>
              <w:sdt>
                <w:sdtPr>
                  <w:id w:val="-1009241243"/>
                  <w:tag w:val="goog_rdk_3721"/>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Jewelry Planner (/generate-jewelry): Uses text and optional image inputs to suggest jewelry based on outfit and occasion.</w:delText>
                      </w:r>
                    </w:del>
                  </w:ins>
                </w:sdtContent>
              </w:sdt>
              <w:ins w:author="Anonymous" w:id="203" w:date="2026-09-24T05:26:08Z">
                <w:del w:author="Kanihaa" w:id="9" w:date="2026-09-25T08:48:49Z">
                  <w:bookmarkStart w:colFirst="0" w:colLast="0" w:name="_heading=h.176wdriy1eis" w:id="265"/>
                  <w:bookmarkEnd w:id="265"/>
                </w:del>
              </w:ins>
            </w:sdtContent>
          </w:sdt>
        </w:p>
      </w:sdtContent>
    </w:sdt>
    <w:sdt>
      <w:sdtPr>
        <w:id w:val="-673695320"/>
        <w:tag w:val="goog_rdk_3726"/>
      </w:sdtPr>
      <w:sdtContent>
        <w:p w:rsidR="00000000" w:rsidDel="00000000" w:rsidP="00000000" w:rsidRDefault="00000000" w:rsidRPr="00000000" w14:paraId="000002EF">
          <w:pPr>
            <w:pStyle w:val="Heading1"/>
            <w:spacing w:after="240" w:before="240" w:lineRule="auto"/>
            <w:ind w:left="144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15716585"/>
              <w:tag w:val="goog_rdk_3723"/>
            </w:sdtPr>
            <w:sdtContent>
              <w:ins w:author="Anonymous" w:id="203" w:date="2026-09-24T05:26:08Z">
                <w:sdt>
                  <w:sdtPr>
                    <w:id w:val="1099668185"/>
                    <w:tag w:val="goog_rdk_3724"/>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8051800"/>
                            <wp:effectExtent b="0" l="0" r="0" t="0"/>
                            <wp:docPr id="200"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5213475" cy="8051800"/>
                                    </a:xfrm>
                                    <a:prstGeom prst="rect"/>
                                    <a:ln/>
                                  </pic:spPr>
                                </pic:pic>
                              </a:graphicData>
                            </a:graphic>
                          </wp:inline>
                        </w:drawing>
                      </w:r>
                    </w:del>
                  </w:sdtContent>
                </w:sdt>
              </w:ins>
              <w:sdt>
                <w:sdtPr>
                  <w:id w:val="1136966157"/>
                  <w:tag w:val="goog_rdk_3725"/>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q4sqly3fqgv7" w:id="266"/>
                  <w:bookmarkEnd w:id="266"/>
                </w:del>
              </w:ins>
            </w:sdtContent>
          </w:sdt>
        </w:p>
      </w:sdtContent>
    </w:sdt>
    <w:sdt>
      <w:sdtPr>
        <w:id w:val="-1300237491"/>
        <w:tag w:val="goog_rdk_3730"/>
      </w:sdtPr>
      <w:sdtContent>
        <w:p w:rsidR="00000000" w:rsidDel="00000000" w:rsidP="00000000" w:rsidRDefault="00000000" w:rsidRPr="00000000" w14:paraId="000002F0">
          <w:pPr>
            <w:pStyle w:val="Heading1"/>
            <w:spacing w:after="240" w:before="240" w:lineRule="auto"/>
            <w:ind w:left="144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576544133"/>
              <w:tag w:val="goog_rdk_3727"/>
            </w:sdtPr>
            <w:sdtContent>
              <w:ins w:author="Anonymous" w:id="203" w:date="2026-09-24T05:26:08Z">
                <w:sdt>
                  <w:sdtPr>
                    <w:id w:val="1869441886"/>
                    <w:tag w:val="goog_rdk_372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4162425" cy="3286125"/>
                            <wp:effectExtent b="0" l="0" r="0" t="0"/>
                            <wp:docPr id="196"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4162425" cy="3286125"/>
                                    </a:xfrm>
                                    <a:prstGeom prst="rect"/>
                                    <a:ln/>
                                  </pic:spPr>
                                </pic:pic>
                              </a:graphicData>
                            </a:graphic>
                          </wp:inline>
                        </w:drawing>
                      </w:r>
                    </w:del>
                  </w:sdtContent>
                </w:sdt>
              </w:ins>
              <w:sdt>
                <w:sdtPr>
                  <w:id w:val="1708909490"/>
                  <w:tag w:val="goog_rdk_3729"/>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3" w:date="2026-09-24T05:26:08Z">
                <w:del w:author="Kanihaa" w:id="9" w:date="2026-09-25T08:48:49Z">
                  <w:bookmarkStart w:colFirst="0" w:colLast="0" w:name="_heading=h.931v90m66ei6" w:id="267"/>
                  <w:bookmarkEnd w:id="267"/>
                </w:del>
              </w:ins>
            </w:sdtContent>
          </w:sdt>
        </w:p>
      </w:sdtContent>
    </w:sdt>
    <w:sdt>
      <w:sdtPr>
        <w:id w:val="-454692545"/>
        <w:tag w:val="goog_rdk_3734"/>
      </w:sdtPr>
      <w:sdtContent>
        <w:p w:rsidR="00000000" w:rsidDel="00000000" w:rsidP="00000000" w:rsidRDefault="00000000" w:rsidRPr="00000000" w14:paraId="000002F1">
          <w:pPr>
            <w:pStyle w:val="Heading1"/>
            <w:numPr>
              <w:ilvl w:val="1"/>
              <w:numId w:val="28"/>
            </w:numPr>
            <w:spacing w:before="240" w:lineRule="auto"/>
            <w:ind w:left="1440" w:hanging="360"/>
            <w:rPr>
              <w:ins w:author="Anonymous" w:id="203" w:date="2026-09-24T05:26:08Z"/>
              <w:del w:author="Kanihaa" w:id="9" w:date="2026-09-25T08:48:49Z"/>
              <w:rFonts w:ascii="Calibri" w:cs="Calibri" w:eastAsia="Calibri" w:hAnsi="Calibri"/>
              <w:strike w:val="1"/>
              <w:highlight w:val="black"/>
            </w:rPr>
          </w:pPr>
          <w:sdt>
            <w:sdtPr>
              <w:id w:val="-1573634860"/>
              <w:tag w:val="goog_rdk_3731"/>
            </w:sdtPr>
            <w:sdtContent>
              <w:ins w:author="Anonymous" w:id="203" w:date="2026-09-24T05:26:08Z">
                <w:sdt>
                  <w:sdtPr>
                    <w:id w:val="1261210865"/>
                    <w:tag w:val="goog_rdk_3732"/>
                  </w:sdtPr>
                  <w:sdtContent>
                    <w:del w:author="Kanihaa" w:id="9" w:date="2026-09-25T08:48:49Z"/>
                  </w:sdtContent>
                </w:sdt>
              </w:ins>
              <w:sdt>
                <w:sdtPr>
                  <w:id w:val="1286363786"/>
                  <w:tag w:val="goog_rdk_3733"/>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User Auth (/register, /login, /logout, /token): Manages user registration, authentication, and session control.</w:delText>
                        <w:br w:type="textWrapping"/>
                      </w:r>
                    </w:del>
                  </w:ins>
                </w:sdtContent>
              </w:sdt>
              <w:ins w:author="Anonymous" w:id="203" w:date="2026-09-24T05:26:08Z">
                <w:del w:author="Kanihaa" w:id="9" w:date="2026-09-25T08:48:49Z">
                  <w:bookmarkStart w:colFirst="0" w:colLast="0" w:name="_heading=h.vgd4muhghyd" w:id="268"/>
                  <w:bookmarkEnd w:id="268"/>
                </w:del>
              </w:ins>
            </w:sdtContent>
          </w:sdt>
        </w:p>
      </w:sdtContent>
    </w:sdt>
    <w:sdt>
      <w:sdtPr>
        <w:id w:val="-483931368"/>
        <w:tag w:val="goog_rdk_3738"/>
      </w:sdtPr>
      <w:sdtContent>
        <w:p w:rsidR="00000000" w:rsidDel="00000000" w:rsidP="00000000" w:rsidRDefault="00000000" w:rsidRPr="00000000" w14:paraId="000002F2">
          <w:pPr>
            <w:pStyle w:val="Heading1"/>
            <w:numPr>
              <w:ilvl w:val="1"/>
              <w:numId w:val="28"/>
            </w:numPr>
            <w:ind w:left="1440" w:hanging="360"/>
            <w:rPr>
              <w:ins w:author="Anonymous" w:id="203" w:date="2026-09-24T05:26:08Z"/>
              <w:del w:author="Kanihaa" w:id="9" w:date="2026-09-25T08:48:49Z"/>
              <w:rFonts w:ascii="Calibri" w:cs="Calibri" w:eastAsia="Calibri" w:hAnsi="Calibri"/>
              <w:strike w:val="1"/>
              <w:highlight w:val="black"/>
            </w:rPr>
          </w:pPr>
          <w:sdt>
            <w:sdtPr>
              <w:id w:val="1280142181"/>
              <w:tag w:val="goog_rdk_3735"/>
            </w:sdtPr>
            <w:sdtContent>
              <w:ins w:author="Anonymous" w:id="203" w:date="2026-09-24T05:26:08Z">
                <w:sdt>
                  <w:sdtPr>
                    <w:id w:val="228074146"/>
                    <w:tag w:val="goog_rdk_3736"/>
                  </w:sdtPr>
                  <w:sdtContent>
                    <w:del w:author="Kanihaa" w:id="9" w:date="2026-09-25T08:48:49Z"/>
                  </w:sdtContent>
                </w:sdt>
              </w:ins>
              <w:sdt>
                <w:sdtPr>
                  <w:id w:val="-537390695"/>
                  <w:tag w:val="goog_rdk_3737"/>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Session Info (/session-info, /session-data): Retrieves user-specific session data for personalized AI interaction.</w:delText>
                        <w:br w:type="textWrapping"/>
                      </w:r>
                    </w:del>
                  </w:ins>
                </w:sdtContent>
              </w:sdt>
              <w:ins w:author="Anonymous" w:id="203" w:date="2026-09-24T05:26:08Z">
                <w:del w:author="Kanihaa" w:id="9" w:date="2026-09-25T08:48:49Z">
                  <w:bookmarkStart w:colFirst="0" w:colLast="0" w:name="_heading=h.yuhu0ivlqrp1" w:id="269"/>
                  <w:bookmarkEnd w:id="269"/>
                </w:del>
              </w:ins>
            </w:sdtContent>
          </w:sdt>
        </w:p>
      </w:sdtContent>
    </w:sdt>
    <w:sdt>
      <w:sdtPr>
        <w:id w:val="-1721189747"/>
        <w:tag w:val="goog_rdk_3742"/>
      </w:sdtPr>
      <w:sdtContent>
        <w:p w:rsidR="00000000" w:rsidDel="00000000" w:rsidP="00000000" w:rsidRDefault="00000000" w:rsidRPr="00000000" w14:paraId="000002F3">
          <w:pPr>
            <w:pStyle w:val="Heading1"/>
            <w:numPr>
              <w:ilvl w:val="0"/>
              <w:numId w:val="28"/>
            </w:numPr>
            <w:spacing w:after="240" w:lineRule="auto"/>
            <w:ind w:left="720" w:hanging="360"/>
            <w:rPr>
              <w:ins w:author="Anonymous" w:id="203" w:date="2026-09-24T05:26:08Z"/>
              <w:del w:author="Kanihaa" w:id="9" w:date="2026-09-25T08:48:49Z"/>
              <w:rFonts w:ascii="Calibri" w:cs="Calibri" w:eastAsia="Calibri" w:hAnsi="Calibri"/>
              <w:strike w:val="1"/>
              <w:highlight w:val="black"/>
            </w:rPr>
          </w:pPr>
          <w:sdt>
            <w:sdtPr>
              <w:id w:val="977598827"/>
              <w:tag w:val="goog_rdk_3739"/>
            </w:sdtPr>
            <w:sdtContent>
              <w:ins w:author="Anonymous" w:id="203" w:date="2026-09-24T05:26:08Z">
                <w:sdt>
                  <w:sdtPr>
                    <w:id w:val="-1288056387"/>
                    <w:tag w:val="goog_rdk_3740"/>
                  </w:sdtPr>
                  <w:sdtContent>
                    <w:del w:author="Kanihaa" w:id="9" w:date="2026-09-25T08:48:49Z"/>
                  </w:sdtContent>
                </w:sdt>
              </w:ins>
              <w:sdt>
                <w:sdtPr>
                  <w:id w:val="-1006089932"/>
                  <w:tag w:val="goog_rdk_3741"/>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3.2: Modular Architecture Setup</w:delText>
                      </w:r>
                    </w:del>
                  </w:ins>
                </w:sdtContent>
              </w:sdt>
              <w:ins w:author="Anonymous" w:id="203" w:date="2026-09-24T05:26:08Z">
                <w:del w:author="Kanihaa" w:id="9" w:date="2026-09-25T08:48:49Z">
                  <w:bookmarkStart w:colFirst="0" w:colLast="0" w:name="_heading=h.35emib5c5yu9" w:id="270"/>
                  <w:bookmarkEnd w:id="270"/>
                </w:del>
              </w:ins>
            </w:sdtContent>
          </w:sdt>
        </w:p>
      </w:sdtContent>
    </w:sdt>
    <w:sdt>
      <w:sdtPr>
        <w:id w:val="-1509302959"/>
        <w:tag w:val="goog_rdk_3746"/>
      </w:sdtPr>
      <w:sdtContent>
        <w:p w:rsidR="00000000" w:rsidDel="00000000" w:rsidP="00000000" w:rsidRDefault="00000000" w:rsidRPr="00000000" w14:paraId="000002F4">
          <w:pPr>
            <w:pStyle w:val="Heading1"/>
            <w:spacing w:after="240" w:befor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68924755"/>
              <w:tag w:val="goog_rdk_3743"/>
            </w:sdtPr>
            <w:sdtContent>
              <w:ins w:author="Anonymous" w:id="203" w:date="2026-09-24T05:26:08Z">
                <w:sdt>
                  <w:sdtPr>
                    <w:id w:val="-117190089"/>
                    <w:tag w:val="goog_rdk_3744"/>
                  </w:sdtPr>
                  <w:sdtContent>
                    <w:del w:author="Kanihaa" w:id="9" w:date="2026-09-25T08:48:49Z"/>
                  </w:sdtContent>
                </w:sdt>
              </w:ins>
              <w:sdt>
                <w:sdtPr>
                  <w:id w:val="-2008968426"/>
                  <w:tag w:val="goog_rdk_3745"/>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/recommendations-details: Returns detailed AI-generated product recommendations based on user budget, preferences, and selected category (Home, Party, or Jewelry).</w:delText>
                      </w:r>
                    </w:del>
                  </w:ins>
                </w:sdtContent>
              </w:sdt>
              <w:ins w:author="Anonymous" w:id="203" w:date="2026-09-24T05:26:08Z">
                <w:del w:author="Kanihaa" w:id="9" w:date="2026-09-25T08:48:49Z">
                  <w:bookmarkStart w:colFirst="0" w:colLast="0" w:name="_heading=h.tsklql8rg6t5" w:id="271"/>
                  <w:bookmarkEnd w:id="271"/>
                </w:del>
              </w:ins>
            </w:sdtContent>
          </w:sdt>
        </w:p>
      </w:sdtContent>
    </w:sdt>
    <w:sdt>
      <w:sdtPr>
        <w:id w:val="1838951063"/>
        <w:tag w:val="goog_rdk_3750"/>
      </w:sdtPr>
      <w:sdtContent>
        <w:p w:rsidR="00000000" w:rsidDel="00000000" w:rsidP="00000000" w:rsidRDefault="00000000" w:rsidRPr="00000000" w14:paraId="000002F5">
          <w:pPr>
            <w:pStyle w:val="Heading1"/>
            <w:spacing w:after="240" w:before="240" w:lineRule="auto"/>
            <w:ind w:left="144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957527427"/>
              <w:tag w:val="goog_rdk_3747"/>
            </w:sdtPr>
            <w:sdtContent>
              <w:ins w:author="Anonymous" w:id="203" w:date="2026-09-24T05:26:08Z">
                <w:sdt>
                  <w:sdtPr>
                    <w:id w:val="452397054"/>
                    <w:tag w:val="goog_rdk_374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959100"/>
                            <wp:effectExtent b="0" l="0" r="0" t="0"/>
                            <wp:docPr id="259"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5213475" cy="2959100"/>
                                    </a:xfrm>
                                    <a:prstGeom prst="rect"/>
                                    <a:ln/>
                                  </pic:spPr>
                                </pic:pic>
                              </a:graphicData>
                            </a:graphic>
                          </wp:inline>
                        </w:drawing>
                      </w:r>
                    </w:del>
                  </w:sdtContent>
                </w:sdt>
              </w:ins>
              <w:sdt>
                <w:sdtPr>
                  <w:id w:val="-860139325"/>
                  <w:tag w:val="goog_rdk_3749"/>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3" w:date="2026-09-24T05:26:08Z">
                <w:del w:author="Kanihaa" w:id="9" w:date="2026-09-25T08:48:49Z">
                  <w:bookmarkStart w:colFirst="0" w:colLast="0" w:name="_heading=h.qx8jwbxocw1y" w:id="272"/>
                  <w:bookmarkEnd w:id="272"/>
                </w:del>
              </w:ins>
            </w:sdtContent>
          </w:sdt>
        </w:p>
      </w:sdtContent>
    </w:sdt>
    <w:sdt>
      <w:sdtPr>
        <w:id w:val="264303126"/>
        <w:tag w:val="goog_rdk_3754"/>
      </w:sdtPr>
      <w:sdtContent>
        <w:p w:rsidR="00000000" w:rsidDel="00000000" w:rsidP="00000000" w:rsidRDefault="00000000" w:rsidRPr="00000000" w14:paraId="000002F6">
          <w:pPr>
            <w:pStyle w:val="Heading1"/>
            <w:numPr>
              <w:ilvl w:val="0"/>
              <w:numId w:val="28"/>
            </w:numPr>
            <w:spacing w:after="240" w:before="240" w:lineRule="auto"/>
            <w:ind w:left="720" w:hanging="360"/>
            <w:rPr>
              <w:ins w:author="Anonymous" w:id="203" w:date="2026-09-24T05:26:08Z"/>
              <w:del w:author="Kanihaa" w:id="9" w:date="2026-09-25T08:48:49Z"/>
              <w:rFonts w:ascii="Calibri" w:cs="Calibri" w:eastAsia="Calibri" w:hAnsi="Calibri"/>
              <w:strike w:val="1"/>
              <w:highlight w:val="black"/>
            </w:rPr>
          </w:pPr>
          <w:sdt>
            <w:sdtPr>
              <w:id w:val="-1856857427"/>
              <w:tag w:val="goog_rdk_3751"/>
            </w:sdtPr>
            <w:sdtContent>
              <w:ins w:author="Anonymous" w:id="203" w:date="2026-09-24T05:26:08Z">
                <w:sdt>
                  <w:sdtPr>
                    <w:id w:val="-819560719"/>
                    <w:tag w:val="goog_rdk_3752"/>
                  </w:sdtPr>
                  <w:sdtContent>
                    <w:del w:author="Kanihaa" w:id="9" w:date="2026-09-25T08:48:49Z"/>
                  </w:sdtContent>
                </w:sdt>
              </w:ins>
              <w:sdt>
                <w:sdtPr>
                  <w:id w:val="134571216"/>
                  <w:tag w:val="goog_rdk_3753"/>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3.3: CORS &amp; Static Routing</w:delText>
                      </w:r>
                    </w:del>
                  </w:ins>
                </w:sdtContent>
              </w:sdt>
              <w:ins w:author="Anonymous" w:id="203" w:date="2026-09-24T05:26:08Z">
                <w:del w:author="Kanihaa" w:id="9" w:date="2026-09-25T08:48:49Z">
                  <w:bookmarkStart w:colFirst="0" w:colLast="0" w:name="_heading=h.6v1co9rxkt9d" w:id="273"/>
                  <w:bookmarkEnd w:id="273"/>
                </w:del>
              </w:ins>
            </w:sdtContent>
          </w:sdt>
        </w:p>
      </w:sdtContent>
    </w:sdt>
    <w:sdt>
      <w:sdtPr>
        <w:id w:val="-1328086224"/>
        <w:tag w:val="goog_rdk_3758"/>
      </w:sdtPr>
      <w:sdtContent>
        <w:p w:rsidR="00000000" w:rsidDel="00000000" w:rsidP="00000000" w:rsidRDefault="00000000" w:rsidRPr="00000000" w14:paraId="000002F7">
          <w:pPr>
            <w:pStyle w:val="Heading1"/>
            <w:spacing w:after="240" w:before="240" w:lineRule="auto"/>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478161180"/>
              <w:tag w:val="goog_rdk_3755"/>
            </w:sdtPr>
            <w:sdtContent>
              <w:ins w:author="Anonymous" w:id="203" w:date="2026-09-24T05:26:08Z">
                <w:sdt>
                  <w:sdtPr>
                    <w:id w:val="1698620802"/>
                    <w:tag w:val="goog_rdk_3756"/>
                  </w:sdtPr>
                  <w:sdtContent>
                    <w:del w:author="Kanihaa" w:id="9" w:date="2026-09-25T08:48:49Z"/>
                  </w:sdtContent>
                </w:sdt>
              </w:ins>
              <w:sdt>
                <w:sdtPr>
                  <w:id w:val="654972589"/>
                  <w:tag w:val="goog_rdk_3757"/>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/history: Retrieves the user's past recommendation queries and results for review or re-use.</w:delText>
                      </w:r>
                    </w:del>
                  </w:ins>
                </w:sdtContent>
              </w:sdt>
              <w:ins w:author="Anonymous" w:id="203" w:date="2026-09-24T05:26:08Z">
                <w:del w:author="Kanihaa" w:id="9" w:date="2026-09-25T08:48:49Z">
                  <w:bookmarkStart w:colFirst="0" w:colLast="0" w:name="_heading=h.lvj09cis277" w:id="274"/>
                  <w:bookmarkEnd w:id="274"/>
                </w:del>
              </w:ins>
            </w:sdtContent>
          </w:sdt>
        </w:p>
      </w:sdtContent>
    </w:sdt>
    <w:sdt>
      <w:sdtPr>
        <w:id w:val="-591931713"/>
        <w:tag w:val="goog_rdk_3762"/>
      </w:sdtPr>
      <w:sdtContent>
        <w:p w:rsidR="00000000" w:rsidDel="00000000" w:rsidP="00000000" w:rsidRDefault="00000000" w:rsidRPr="00000000" w14:paraId="000002F8">
          <w:pPr>
            <w:pStyle w:val="Heading1"/>
            <w:spacing w:after="240" w:before="240" w:lineRule="auto"/>
            <w:ind w:left="144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105911919"/>
              <w:tag w:val="goog_rdk_3759"/>
            </w:sdtPr>
            <w:sdtContent>
              <w:ins w:author="Anonymous" w:id="203" w:date="2026-09-24T05:26:08Z">
                <w:sdt>
                  <w:sdtPr>
                    <w:id w:val="-122297188"/>
                    <w:tag w:val="goog_rdk_3760"/>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698500"/>
                            <wp:effectExtent b="0" l="0" r="0" t="0"/>
                            <wp:docPr id="247" name="image24.png"/>
                            <a:graphic>
                              <a:graphicData uri="http://schemas.openxmlformats.org/drawingml/2006/picture">
                                <pic:pic>
                                  <pic:nvPicPr>
                                    <pic:cNvPr id="0" name="image24.png"/>
                                    <pic:cNvPicPr preferRelativeResize="0"/>
                                  </pic:nvPicPr>
                                  <pic:blipFill>
                                    <a:blip r:embed="rId46"/>
                                    <a:srcRect b="0" l="0" r="0" t="0"/>
                                    <a:stretch>
                                      <a:fillRect/>
                                    </a:stretch>
                                  </pic:blipFill>
                                  <pic:spPr>
                                    <a:xfrm>
                                      <a:off x="0" y="0"/>
                                      <a:ext cx="5213475" cy="698500"/>
                                    </a:xfrm>
                                    <a:prstGeom prst="rect"/>
                                    <a:ln/>
                                  </pic:spPr>
                                </pic:pic>
                              </a:graphicData>
                            </a:graphic>
                          </wp:inline>
                        </w:drawing>
                      </w:r>
                    </w:del>
                  </w:sdtContent>
                </w:sdt>
              </w:ins>
              <w:sdt>
                <w:sdtPr>
                  <w:id w:val="-1705417974"/>
                  <w:tag w:val="goog_rdk_3761"/>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3" w:date="2026-09-24T05:26:08Z">
                <w:del w:author="Kanihaa" w:id="9" w:date="2026-09-25T08:48:49Z">
                  <w:bookmarkStart w:colFirst="0" w:colLast="0" w:name="_heading=h.3g4vyq4mlbn4" w:id="275"/>
                  <w:bookmarkEnd w:id="275"/>
                </w:del>
              </w:ins>
            </w:sdtContent>
          </w:sdt>
        </w:p>
      </w:sdtContent>
    </w:sdt>
    <w:sdt>
      <w:sdtPr>
        <w:id w:val="1848203184"/>
        <w:tag w:val="goog_rdk_3766"/>
      </w:sdtPr>
      <w:sdtContent>
        <w:p w:rsidR="00000000" w:rsidDel="00000000" w:rsidP="00000000" w:rsidRDefault="00000000" w:rsidRPr="00000000" w14:paraId="000002F9">
          <w:pPr>
            <w:pStyle w:val="Heading1"/>
            <w:numPr>
              <w:ilvl w:val="0"/>
              <w:numId w:val="28"/>
            </w:numPr>
            <w:spacing w:after="240" w:before="240" w:lineRule="auto"/>
            <w:ind w:left="720" w:hanging="360"/>
            <w:rPr>
              <w:ins w:author="Anonymous" w:id="203" w:date="2026-09-24T05:26:08Z"/>
              <w:del w:author="Kanihaa" w:id="9" w:date="2026-09-25T08:48:49Z"/>
              <w:rFonts w:ascii="Calibri" w:cs="Calibri" w:eastAsia="Calibri" w:hAnsi="Calibri"/>
              <w:strike w:val="1"/>
              <w:highlight w:val="black"/>
            </w:rPr>
          </w:pPr>
          <w:sdt>
            <w:sdtPr>
              <w:id w:val="1826964688"/>
              <w:tag w:val="goog_rdk_3763"/>
            </w:sdtPr>
            <w:sdtContent>
              <w:ins w:author="Anonymous" w:id="203" w:date="2026-09-24T05:26:08Z">
                <w:sdt>
                  <w:sdtPr>
                    <w:id w:val="-1925289126"/>
                    <w:tag w:val="goog_rdk_3764"/>
                  </w:sdtPr>
                  <w:sdtContent>
                    <w:del w:author="Kanihaa" w:id="9" w:date="2026-09-25T08:48:49Z"/>
                  </w:sdtContent>
                </w:sdt>
              </w:ins>
              <w:sdt>
                <w:sdtPr>
                  <w:id w:val="-479840298"/>
                  <w:tag w:val="goog_rdk_3765"/>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3.4:  Startup and  main function</w:delText>
                        <w:br w:type="textWrapping"/>
                        <w:delText xml:space="preserve">/startup: Initializes essential application services and loads configuration settings when the FastAPI server starts.</w:delText>
                      </w:r>
                    </w:del>
                  </w:ins>
                </w:sdtContent>
              </w:sdt>
              <w:ins w:author="Anonymous" w:id="203" w:date="2026-09-24T05:26:08Z">
                <w:del w:author="Kanihaa" w:id="9" w:date="2026-09-25T08:48:49Z">
                  <w:bookmarkStart w:colFirst="0" w:colLast="0" w:name="_heading=h.l18dknx2n07y" w:id="276"/>
                  <w:bookmarkEnd w:id="276"/>
                </w:del>
              </w:ins>
            </w:sdtContent>
          </w:sdt>
        </w:p>
      </w:sdtContent>
    </w:sdt>
    <w:sdt>
      <w:sdtPr>
        <w:id w:val="1950755076"/>
        <w:tag w:val="goog_rdk_3770"/>
      </w:sdtPr>
      <w:sdtContent>
        <w:p w:rsidR="00000000" w:rsidDel="00000000" w:rsidP="00000000" w:rsidRDefault="00000000" w:rsidRPr="00000000" w14:paraId="000002FA">
          <w:pPr>
            <w:pStyle w:val="Heading1"/>
            <w:spacing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516026118"/>
              <w:tag w:val="goog_rdk_3767"/>
            </w:sdtPr>
            <w:sdtContent>
              <w:ins w:author="Anonymous" w:id="203" w:date="2026-09-24T05:26:08Z">
                <w:sdt>
                  <w:sdtPr>
                    <w:id w:val="559174184"/>
                    <w:tag w:val="goog_rdk_376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997200"/>
                            <wp:effectExtent b="0" l="0" r="0" t="0"/>
                            <wp:docPr id="216" name="image49.png"/>
                            <a:graphic>
                              <a:graphicData uri="http://schemas.openxmlformats.org/drawingml/2006/picture">
                                <pic:pic>
                                  <pic:nvPicPr>
                                    <pic:cNvPr id="0" name="image49.png"/>
                                    <pic:cNvPicPr preferRelativeResize="0"/>
                                  </pic:nvPicPr>
                                  <pic:blipFill>
                                    <a:blip r:embed="rId47"/>
                                    <a:srcRect b="0" l="0" r="0" t="0"/>
                                    <a:stretch>
                                      <a:fillRect/>
                                    </a:stretch>
                                  </pic:blipFill>
                                  <pic:spPr>
                                    <a:xfrm>
                                      <a:off x="0" y="0"/>
                                      <a:ext cx="5213475" cy="2997200"/>
                                    </a:xfrm>
                                    <a:prstGeom prst="rect"/>
                                    <a:ln/>
                                  </pic:spPr>
                                </pic:pic>
                              </a:graphicData>
                            </a:graphic>
                          </wp:inline>
                        </w:drawing>
                      </w:r>
                    </w:del>
                  </w:sdtContent>
                </w:sdt>
              </w:ins>
              <w:sdt>
                <w:sdtPr>
                  <w:id w:val="848646426"/>
                  <w:tag w:val="goog_rdk_3769"/>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qkmdnvulharr" w:id="277"/>
                  <w:bookmarkEnd w:id="277"/>
                </w:del>
              </w:ins>
            </w:sdtContent>
          </w:sdt>
        </w:p>
      </w:sdtContent>
    </w:sdt>
    <w:sdt>
      <w:sdtPr>
        <w:id w:val="-298352599"/>
        <w:tag w:val="goog_rdk_3774"/>
      </w:sdtPr>
      <w:sdtContent>
        <w:p w:rsidR="00000000" w:rsidDel="00000000" w:rsidP="00000000" w:rsidRDefault="00000000" w:rsidRPr="00000000" w14:paraId="000002FB">
          <w:pPr>
            <w:pStyle w:val="Heading1"/>
            <w:spacing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533055168"/>
              <w:tag w:val="goog_rdk_3771"/>
            </w:sdtPr>
            <w:sdtContent>
              <w:ins w:author="Anonymous" w:id="203" w:date="2026-09-24T05:26:08Z">
                <w:sdt>
                  <w:sdtPr>
                    <w:id w:val="81979625"/>
                    <w:tag w:val="goog_rdk_3772"/>
                  </w:sdtPr>
                  <w:sdtContent>
                    <w:del w:author="Kanihaa" w:id="9" w:date="2026-09-25T08:48:49Z"/>
                  </w:sdtContent>
                </w:sdt>
              </w:ins>
              <w:sdt>
                <w:sdtPr>
                  <w:id w:val="-1179600149"/>
                  <w:tag w:val="goog_rdk_3773"/>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309gg9pm606l" w:id="278"/>
                  <w:bookmarkEnd w:id="278"/>
                </w:del>
              </w:ins>
            </w:sdtContent>
          </w:sdt>
        </w:p>
      </w:sdtContent>
    </w:sdt>
    <w:sdt>
      <w:sdtPr>
        <w:id w:val="-311364439"/>
        <w:tag w:val="goog_rdk_3778"/>
      </w:sdtPr>
      <w:sdtContent>
        <w:p w:rsidR="00000000" w:rsidDel="00000000" w:rsidP="00000000" w:rsidRDefault="00000000" w:rsidRPr="00000000" w14:paraId="000002FC">
          <w:pPr>
            <w:pStyle w:val="Heading1"/>
            <w:spacing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217616041"/>
              <w:tag w:val="goog_rdk_3775"/>
            </w:sdtPr>
            <w:sdtContent>
              <w:ins w:author="Anonymous" w:id="203" w:date="2026-09-24T05:26:08Z">
                <w:sdt>
                  <w:sdtPr>
                    <w:id w:val="1903645669"/>
                    <w:tag w:val="goog_rdk_3776"/>
                  </w:sdtPr>
                  <w:sdtContent>
                    <w:del w:author="Kanihaa" w:id="9" w:date="2026-09-25T08:48:49Z"/>
                  </w:sdtContent>
                </w:sdt>
              </w:ins>
              <w:sdt>
                <w:sdtPr>
                  <w:id w:val="-1901973587"/>
                  <w:tag w:val="goog_rdk_3777"/>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__main__: Entry point of the FastAPI application that starts the server using uvicorn when the script is run directly.</w:delText>
                      </w:r>
                    </w:del>
                  </w:ins>
                </w:sdtContent>
              </w:sdt>
              <w:ins w:author="Anonymous" w:id="203" w:date="2026-09-24T05:26:08Z">
                <w:del w:author="Kanihaa" w:id="9" w:date="2026-09-25T08:48:49Z">
                  <w:bookmarkStart w:colFirst="0" w:colLast="0" w:name="_heading=h.jlo58p88x6kj" w:id="279"/>
                  <w:bookmarkEnd w:id="279"/>
                </w:del>
              </w:ins>
            </w:sdtContent>
          </w:sdt>
        </w:p>
      </w:sdtContent>
    </w:sdt>
    <w:sdt>
      <w:sdtPr>
        <w:id w:val="577756571"/>
        <w:tag w:val="goog_rdk_3782"/>
      </w:sdtPr>
      <w:sdtContent>
        <w:p w:rsidR="00000000" w:rsidDel="00000000" w:rsidP="00000000" w:rsidRDefault="00000000" w:rsidRPr="00000000" w14:paraId="000002FD">
          <w:pPr>
            <w:pStyle w:val="Heading1"/>
            <w:spacing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259346453"/>
              <w:tag w:val="goog_rdk_3779"/>
            </w:sdtPr>
            <w:sdtContent>
              <w:ins w:author="Anonymous" w:id="203" w:date="2026-09-24T05:26:08Z">
                <w:sdt>
                  <w:sdtPr>
                    <w:id w:val="-1185362323"/>
                    <w:tag w:val="goog_rdk_3780"/>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4114800" cy="971550"/>
                            <wp:effectExtent b="0" l="0" r="0" t="0"/>
                            <wp:docPr id="198"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4114800" cy="971550"/>
                                    </a:xfrm>
                                    <a:prstGeom prst="rect"/>
                                    <a:ln/>
                                  </pic:spPr>
                                </pic:pic>
                              </a:graphicData>
                            </a:graphic>
                          </wp:inline>
                        </w:drawing>
                      </w:r>
                    </w:del>
                  </w:sdtContent>
                </w:sdt>
              </w:ins>
              <w:sdt>
                <w:sdtPr>
                  <w:id w:val="629263858"/>
                  <w:tag w:val="goog_rdk_3781"/>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bgshn7idecee" w:id="280"/>
                  <w:bookmarkEnd w:id="280"/>
                </w:del>
              </w:ins>
            </w:sdtContent>
          </w:sdt>
        </w:p>
      </w:sdtContent>
    </w:sdt>
    <w:sdt>
      <w:sdtPr>
        <w:id w:val="118299735"/>
        <w:tag w:val="goog_rdk_3786"/>
      </w:sdtPr>
      <w:sdtContent>
        <w:p w:rsidR="00000000" w:rsidDel="00000000" w:rsidP="00000000" w:rsidRDefault="00000000" w:rsidRPr="00000000" w14:paraId="000002FE">
          <w:pPr>
            <w:pStyle w:val="Heading1"/>
            <w:numPr>
              <w:ilvl w:val="0"/>
              <w:numId w:val="5"/>
            </w:numPr>
            <w:spacing w:line="259" w:lineRule="auto"/>
            <w:ind w:left="720" w:hanging="360"/>
            <w:rPr>
              <w:ins w:author="Anonymous" w:id="203" w:date="2026-09-24T05:26:08Z"/>
              <w:del w:author="Kanihaa" w:id="9" w:date="2026-09-25T08:48:49Z"/>
              <w:rFonts w:ascii="Calibri" w:cs="Calibri" w:eastAsia="Calibri" w:hAnsi="Calibri"/>
              <w:strike w:val="1"/>
              <w:highlight w:val="black"/>
            </w:rPr>
          </w:pPr>
          <w:sdt>
            <w:sdtPr>
              <w:id w:val="1569039853"/>
              <w:tag w:val="goog_rdk_3783"/>
            </w:sdtPr>
            <w:sdtContent>
              <w:ins w:author="Anonymous" w:id="203" w:date="2026-09-24T05:26:08Z">
                <w:sdt>
                  <w:sdtPr>
                    <w:id w:val="-1165611003"/>
                    <w:tag w:val="goog_rdk_3784"/>
                  </w:sdtPr>
                  <w:sdtContent>
                    <w:del w:author="Kanihaa" w:id="9" w:date="2026-09-25T08:48:49Z"/>
                  </w:sdtContent>
                </w:sdt>
              </w:ins>
              <w:sdt>
                <w:sdtPr>
                  <w:id w:val="-800201305"/>
                  <w:tag w:val="goog_rdk_3785"/>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To build complete backend structure </w:delText>
                      </w:r>
                    </w:del>
                  </w:ins>
                </w:sdtContent>
              </w:sdt>
              <w:ins w:author="Anonymous" w:id="203" w:date="2026-09-24T05:26:08Z">
                <w:del w:author="Kanihaa" w:id="9" w:date="2026-09-25T08:48:49Z">
                  <w:bookmarkStart w:colFirst="0" w:colLast="0" w:name="_heading=h.ve01jbmdtb74" w:id="281"/>
                  <w:bookmarkEnd w:id="281"/>
                </w:del>
              </w:ins>
            </w:sdtContent>
          </w:sdt>
        </w:p>
      </w:sdtContent>
    </w:sdt>
    <w:sdt>
      <w:sdtPr>
        <w:id w:val="-1627820934"/>
        <w:tag w:val="goog_rdk_3790"/>
      </w:sdtPr>
      <w:sdtContent>
        <w:p w:rsidR="00000000" w:rsidDel="00000000" w:rsidP="00000000" w:rsidRDefault="00000000" w:rsidRPr="00000000" w14:paraId="000002FF">
          <w:pPr>
            <w:pStyle w:val="Heading1"/>
            <w:numPr>
              <w:ilvl w:val="0"/>
              <w:numId w:val="5"/>
            </w:numPr>
            <w:spacing w:line="259" w:lineRule="auto"/>
            <w:ind w:left="720" w:hanging="360"/>
            <w:rPr>
              <w:ins w:author="Anonymous" w:id="203" w:date="2026-09-24T05:26:08Z"/>
              <w:del w:author="Kanihaa" w:id="9" w:date="2026-09-25T08:48:49Z"/>
              <w:rFonts w:ascii="Calibri" w:cs="Calibri" w:eastAsia="Calibri" w:hAnsi="Calibri"/>
              <w:strike w:val="1"/>
              <w:highlight w:val="black"/>
            </w:rPr>
          </w:pPr>
          <w:sdt>
            <w:sdtPr>
              <w:id w:val="2059892557"/>
              <w:tag w:val="goog_rdk_3787"/>
            </w:sdtPr>
            <w:sdtContent>
              <w:ins w:author="Anonymous" w:id="203" w:date="2026-09-24T05:26:08Z">
                <w:sdt>
                  <w:sdtPr>
                    <w:id w:val="1295602374"/>
                    <w:tag w:val="goog_rdk_3788"/>
                  </w:sdtPr>
                  <w:sdtContent>
                    <w:del w:author="Kanihaa" w:id="9" w:date="2026-09-25T08:48:49Z"/>
                  </w:sdtContent>
                </w:sdt>
              </w:ins>
              <w:sdt>
                <w:sdtPr>
                  <w:id w:val="1531172356"/>
                  <w:tag w:val="goog_rdk_3789"/>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Fast APIs is a bridge between frontend and gemini ai</w:delText>
                      </w:r>
                    </w:del>
                  </w:ins>
                </w:sdtContent>
              </w:sdt>
              <w:ins w:author="Anonymous" w:id="203" w:date="2026-09-24T05:26:08Z">
                <w:del w:author="Kanihaa" w:id="9" w:date="2026-09-25T08:48:49Z">
                  <w:bookmarkStart w:colFirst="0" w:colLast="0" w:name="_heading=h.dmdkdrh6m2ff" w:id="282"/>
                  <w:bookmarkEnd w:id="282"/>
                </w:del>
              </w:ins>
            </w:sdtContent>
          </w:sdt>
        </w:p>
      </w:sdtContent>
    </w:sdt>
    <w:sdt>
      <w:sdtPr>
        <w:id w:val="440506168"/>
        <w:tag w:val="goog_rdk_3794"/>
      </w:sdtPr>
      <w:sdtContent>
        <w:p w:rsidR="00000000" w:rsidDel="00000000" w:rsidP="00000000" w:rsidRDefault="00000000" w:rsidRPr="00000000" w14:paraId="00000300">
          <w:pPr>
            <w:pStyle w:val="Heading1"/>
            <w:numPr>
              <w:ilvl w:val="0"/>
              <w:numId w:val="5"/>
            </w:numPr>
            <w:spacing w:line="259" w:lineRule="auto"/>
            <w:ind w:left="720" w:hanging="360"/>
            <w:rPr>
              <w:ins w:author="Anonymous" w:id="203" w:date="2026-09-24T05:26:08Z"/>
              <w:del w:author="Kanihaa" w:id="9" w:date="2026-09-25T08:48:49Z"/>
              <w:rFonts w:ascii="Calibri" w:cs="Calibri" w:eastAsia="Calibri" w:hAnsi="Calibri"/>
              <w:strike w:val="1"/>
              <w:highlight w:val="black"/>
            </w:rPr>
          </w:pPr>
          <w:sdt>
            <w:sdtPr>
              <w:id w:val="-1621701753"/>
              <w:tag w:val="goog_rdk_3791"/>
            </w:sdtPr>
            <w:sdtContent>
              <w:ins w:author="Anonymous" w:id="203" w:date="2026-09-24T05:26:08Z">
                <w:sdt>
                  <w:sdtPr>
                    <w:id w:val="1919824466"/>
                    <w:tag w:val="goog_rdk_3792"/>
                  </w:sdtPr>
                  <w:sdtContent>
                    <w:del w:author="Kanihaa" w:id="9" w:date="2026-09-25T08:48:49Z"/>
                  </w:sdtContent>
                </w:sdt>
              </w:ins>
              <w:sdt>
                <w:sdtPr>
                  <w:id w:val="-938395796"/>
                  <w:tag w:val="goog_rdk_3793"/>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to receive request</w:delText>
                      </w:r>
                    </w:del>
                  </w:ins>
                </w:sdtContent>
              </w:sdt>
              <w:ins w:author="Anonymous" w:id="203" w:date="2026-09-24T05:26:08Z">
                <w:del w:author="Kanihaa" w:id="9" w:date="2026-09-25T08:48:49Z">
                  <w:bookmarkStart w:colFirst="0" w:colLast="0" w:name="_heading=h.l5cbgqask7a7" w:id="283"/>
                  <w:bookmarkEnd w:id="283"/>
                </w:del>
              </w:ins>
            </w:sdtContent>
          </w:sdt>
        </w:p>
      </w:sdtContent>
    </w:sdt>
    <w:sdt>
      <w:sdtPr>
        <w:id w:val="-637982759"/>
        <w:tag w:val="goog_rdk_3798"/>
      </w:sdtPr>
      <w:sdtContent>
        <w:p w:rsidR="00000000" w:rsidDel="00000000" w:rsidP="00000000" w:rsidRDefault="00000000" w:rsidRPr="00000000" w14:paraId="00000301">
          <w:pPr>
            <w:pStyle w:val="Heading1"/>
            <w:numPr>
              <w:ilvl w:val="0"/>
              <w:numId w:val="5"/>
            </w:numPr>
            <w:spacing w:line="259" w:lineRule="auto"/>
            <w:ind w:left="720" w:hanging="360"/>
            <w:rPr>
              <w:ins w:author="Anonymous" w:id="203" w:date="2026-09-24T05:26:08Z"/>
              <w:del w:author="Kanihaa" w:id="9" w:date="2026-09-25T08:48:49Z"/>
              <w:rFonts w:ascii="Calibri" w:cs="Calibri" w:eastAsia="Calibri" w:hAnsi="Calibri"/>
              <w:strike w:val="1"/>
              <w:highlight w:val="black"/>
            </w:rPr>
          </w:pPr>
          <w:sdt>
            <w:sdtPr>
              <w:id w:val="-1482809302"/>
              <w:tag w:val="goog_rdk_3795"/>
            </w:sdtPr>
            <w:sdtContent>
              <w:ins w:author="Anonymous" w:id="203" w:date="2026-09-24T05:26:08Z">
                <w:sdt>
                  <w:sdtPr>
                    <w:id w:val="1095034147"/>
                    <w:tag w:val="goog_rdk_3796"/>
                  </w:sdtPr>
                  <w:sdtContent>
                    <w:del w:author="Kanihaa" w:id="9" w:date="2026-09-25T08:48:49Z"/>
                  </w:sdtContent>
                </w:sdt>
              </w:ins>
              <w:sdt>
                <w:sdtPr>
                  <w:id w:val="-1792028690"/>
                  <w:tag w:val="goog_rdk_3797"/>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input validate and process</w:delText>
                      </w:r>
                    </w:del>
                  </w:ins>
                </w:sdtContent>
              </w:sdt>
              <w:ins w:author="Anonymous" w:id="203" w:date="2026-09-24T05:26:08Z">
                <w:del w:author="Kanihaa" w:id="9" w:date="2026-09-25T08:48:49Z">
                  <w:bookmarkStart w:colFirst="0" w:colLast="0" w:name="_heading=h.jclyitckvvnw" w:id="284"/>
                  <w:bookmarkEnd w:id="284"/>
                </w:del>
              </w:ins>
            </w:sdtContent>
          </w:sdt>
        </w:p>
      </w:sdtContent>
    </w:sdt>
    <w:sdt>
      <w:sdtPr>
        <w:id w:val="1537702441"/>
        <w:tag w:val="goog_rdk_3802"/>
      </w:sdtPr>
      <w:sdtContent>
        <w:p w:rsidR="00000000" w:rsidDel="00000000" w:rsidP="00000000" w:rsidRDefault="00000000" w:rsidRPr="00000000" w14:paraId="00000302">
          <w:pPr>
            <w:pStyle w:val="Heading1"/>
            <w:numPr>
              <w:ilvl w:val="0"/>
              <w:numId w:val="5"/>
            </w:numPr>
            <w:spacing w:line="259" w:lineRule="auto"/>
            <w:ind w:left="720" w:hanging="360"/>
            <w:rPr>
              <w:ins w:author="Anonymous" w:id="203" w:date="2026-09-24T05:26:08Z"/>
              <w:del w:author="Kanihaa" w:id="9" w:date="2026-09-25T08:48:49Z"/>
              <w:rFonts w:ascii="Calibri" w:cs="Calibri" w:eastAsia="Calibri" w:hAnsi="Calibri"/>
              <w:strike w:val="1"/>
              <w:highlight w:val="black"/>
            </w:rPr>
          </w:pPr>
          <w:sdt>
            <w:sdtPr>
              <w:id w:val="-1252730634"/>
              <w:tag w:val="goog_rdk_3799"/>
            </w:sdtPr>
            <w:sdtContent>
              <w:ins w:author="Anonymous" w:id="203" w:date="2026-09-24T05:26:08Z">
                <w:sdt>
                  <w:sdtPr>
                    <w:id w:val="1093322362"/>
                    <w:tag w:val="goog_rdk_3800"/>
                  </w:sdtPr>
                  <w:sdtContent>
                    <w:del w:author="Kanihaa" w:id="9" w:date="2026-09-25T08:48:49Z"/>
                  </w:sdtContent>
                </w:sdt>
              </w:ins>
              <w:sdt>
                <w:sdtPr>
                  <w:id w:val="-1560933040"/>
                  <w:tag w:val="goog_rdk_3801"/>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communicate with gemini</w:delText>
                      </w:r>
                    </w:del>
                  </w:ins>
                </w:sdtContent>
              </w:sdt>
              <w:ins w:author="Anonymous" w:id="203" w:date="2026-09-24T05:26:08Z">
                <w:del w:author="Kanihaa" w:id="9" w:date="2026-09-25T08:48:49Z">
                  <w:bookmarkStart w:colFirst="0" w:colLast="0" w:name="_heading=h.j2mm2s7wyq51" w:id="285"/>
                  <w:bookmarkEnd w:id="285"/>
                </w:del>
              </w:ins>
            </w:sdtContent>
          </w:sdt>
        </w:p>
      </w:sdtContent>
    </w:sdt>
    <w:sdt>
      <w:sdtPr>
        <w:id w:val="806108871"/>
        <w:tag w:val="goog_rdk_3806"/>
      </w:sdtPr>
      <w:sdtContent>
        <w:p w:rsidR="00000000" w:rsidDel="00000000" w:rsidP="00000000" w:rsidRDefault="00000000" w:rsidRPr="00000000" w14:paraId="00000303">
          <w:pPr>
            <w:pStyle w:val="Heading1"/>
            <w:numPr>
              <w:ilvl w:val="0"/>
              <w:numId w:val="5"/>
            </w:numPr>
            <w:spacing w:line="259" w:lineRule="auto"/>
            <w:ind w:left="720" w:hanging="360"/>
            <w:rPr>
              <w:ins w:author="Anonymous" w:id="203" w:date="2026-09-24T05:26:08Z"/>
              <w:del w:author="Kanihaa" w:id="9" w:date="2026-09-25T08:48:49Z"/>
              <w:rFonts w:ascii="Calibri" w:cs="Calibri" w:eastAsia="Calibri" w:hAnsi="Calibri"/>
              <w:strike w:val="1"/>
              <w:highlight w:val="black"/>
            </w:rPr>
          </w:pPr>
          <w:sdt>
            <w:sdtPr>
              <w:id w:val="-1605694566"/>
              <w:tag w:val="goog_rdk_3803"/>
            </w:sdtPr>
            <w:sdtContent>
              <w:ins w:author="Anonymous" w:id="203" w:date="2026-09-24T05:26:08Z">
                <w:sdt>
                  <w:sdtPr>
                    <w:id w:val="-1513590624"/>
                    <w:tag w:val="goog_rdk_3804"/>
                  </w:sdtPr>
                  <w:sdtContent>
                    <w:del w:author="Kanihaa" w:id="9" w:date="2026-09-25T08:48:49Z"/>
                  </w:sdtContent>
                </w:sdt>
              </w:ins>
              <w:sdt>
                <w:sdtPr>
                  <w:id w:val="444137139"/>
                  <w:tag w:val="goog_rdk_3805"/>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return response</w:delText>
                      </w:r>
                    </w:del>
                  </w:ins>
                </w:sdtContent>
              </w:sdt>
              <w:ins w:author="Anonymous" w:id="203" w:date="2026-09-24T05:26:08Z">
                <w:del w:author="Kanihaa" w:id="9" w:date="2026-09-25T08:48:49Z">
                  <w:bookmarkStart w:colFirst="0" w:colLast="0" w:name="_heading=h.2d7doighp3b4" w:id="286"/>
                  <w:bookmarkEnd w:id="286"/>
                </w:del>
              </w:ins>
            </w:sdtContent>
          </w:sdt>
        </w:p>
      </w:sdtContent>
    </w:sdt>
    <w:sdt>
      <w:sdtPr>
        <w:id w:val="1149621768"/>
        <w:tag w:val="goog_rdk_3810"/>
      </w:sdtPr>
      <w:sdtContent>
        <w:p w:rsidR="00000000" w:rsidDel="00000000" w:rsidP="00000000" w:rsidRDefault="00000000" w:rsidRPr="00000000" w14:paraId="00000304">
          <w:pPr>
            <w:pStyle w:val="Heading1"/>
            <w:numPr>
              <w:ilvl w:val="0"/>
              <w:numId w:val="5"/>
            </w:numPr>
            <w:spacing w:line="259" w:lineRule="auto"/>
            <w:ind w:left="720" w:hanging="360"/>
            <w:rPr>
              <w:ins w:author="Anonymous" w:id="203" w:date="2026-09-24T05:26:08Z"/>
              <w:del w:author="Kanihaa" w:id="9" w:date="2026-09-25T08:48:49Z"/>
              <w:rFonts w:ascii="Calibri" w:cs="Calibri" w:eastAsia="Calibri" w:hAnsi="Calibri"/>
              <w:strike w:val="1"/>
              <w:highlight w:val="black"/>
            </w:rPr>
          </w:pPr>
          <w:sdt>
            <w:sdtPr>
              <w:id w:val="817737518"/>
              <w:tag w:val="goog_rdk_3807"/>
            </w:sdtPr>
            <w:sdtContent>
              <w:ins w:author="Anonymous" w:id="203" w:date="2026-09-24T05:26:08Z">
                <w:sdt>
                  <w:sdtPr>
                    <w:id w:val="-39950"/>
                    <w:tag w:val="goog_rdk_3808"/>
                  </w:sdtPr>
                  <w:sdtContent>
                    <w:del w:author="Kanihaa" w:id="9" w:date="2026-09-25T08:48:49Z"/>
                  </w:sdtContent>
                </w:sdt>
              </w:ins>
              <w:sdt>
                <w:sdtPr>
                  <w:id w:val="747375728"/>
                  <w:tag w:val="goog_rdk_3809"/>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handles authentication and sessions</w:delText>
                      </w:r>
                    </w:del>
                  </w:ins>
                </w:sdtContent>
              </w:sdt>
              <w:ins w:author="Anonymous" w:id="203" w:date="2026-09-24T05:26:08Z">
                <w:del w:author="Kanihaa" w:id="9" w:date="2026-09-25T08:48:49Z">
                  <w:bookmarkStart w:colFirst="0" w:colLast="0" w:name="_heading=h.5ds9fts3wa9z" w:id="287"/>
                  <w:bookmarkEnd w:id="287"/>
                </w:del>
              </w:ins>
            </w:sdtContent>
          </w:sdt>
        </w:p>
      </w:sdtContent>
    </w:sdt>
    <w:sdt>
      <w:sdtPr>
        <w:id w:val="-1357572422"/>
        <w:tag w:val="goog_rdk_3814"/>
      </w:sdtPr>
      <w:sdtContent>
        <w:p w:rsidR="00000000" w:rsidDel="00000000" w:rsidP="00000000" w:rsidRDefault="00000000" w:rsidRPr="00000000" w14:paraId="00000305">
          <w:pPr>
            <w:pStyle w:val="Heading1"/>
            <w:numPr>
              <w:ilvl w:val="0"/>
              <w:numId w:val="5"/>
            </w:numPr>
            <w:spacing w:line="259" w:lineRule="auto"/>
            <w:ind w:left="720" w:hanging="360"/>
            <w:rPr>
              <w:ins w:author="Anonymous" w:id="203" w:date="2026-09-24T05:26:08Z"/>
              <w:del w:author="Kanihaa" w:id="9" w:date="2026-09-25T08:48:49Z"/>
              <w:rFonts w:ascii="Calibri" w:cs="Calibri" w:eastAsia="Calibri" w:hAnsi="Calibri"/>
              <w:strike w:val="1"/>
              <w:highlight w:val="black"/>
            </w:rPr>
          </w:pPr>
          <w:sdt>
            <w:sdtPr>
              <w:id w:val="-934611726"/>
              <w:tag w:val="goog_rdk_3811"/>
            </w:sdtPr>
            <w:sdtContent>
              <w:ins w:author="Anonymous" w:id="203" w:date="2026-09-24T05:26:08Z">
                <w:sdt>
                  <w:sdtPr>
                    <w:id w:val="-2012516120"/>
                    <w:tag w:val="goog_rdk_3812"/>
                  </w:sdtPr>
                  <w:sdtContent>
                    <w:del w:author="Kanihaa" w:id="9" w:date="2026-09-25T08:48:49Z"/>
                  </w:sdtContent>
                </w:sdt>
              </w:ins>
              <w:sdt>
                <w:sdtPr>
                  <w:id w:val="-1103762796"/>
                  <w:tag w:val="goog_rdk_3813"/>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Fast API- python web framework for building APIs</w:delText>
                      </w:r>
                    </w:del>
                  </w:ins>
                </w:sdtContent>
              </w:sdt>
              <w:ins w:author="Anonymous" w:id="203" w:date="2026-09-24T05:26:08Z">
                <w:del w:author="Kanihaa" w:id="9" w:date="2026-09-25T08:48:49Z">
                  <w:bookmarkStart w:colFirst="0" w:colLast="0" w:name="_heading=h.5i1l1ixse78g" w:id="288"/>
                  <w:bookmarkEnd w:id="288"/>
                </w:del>
              </w:ins>
            </w:sdtContent>
          </w:sdt>
        </w:p>
      </w:sdtContent>
    </w:sdt>
    <w:sdt>
      <w:sdtPr>
        <w:id w:val="-1159241389"/>
        <w:tag w:val="goog_rdk_3818"/>
      </w:sdtPr>
      <w:sdtContent>
        <w:p w:rsidR="00000000" w:rsidDel="00000000" w:rsidP="00000000" w:rsidRDefault="00000000" w:rsidRPr="00000000" w14:paraId="00000306">
          <w:pPr>
            <w:pStyle w:val="Heading1"/>
            <w:numPr>
              <w:ilvl w:val="0"/>
              <w:numId w:val="5"/>
            </w:numPr>
            <w:spacing w:line="259" w:lineRule="auto"/>
            <w:ind w:left="720" w:hanging="360"/>
            <w:rPr>
              <w:ins w:author="Anonymous" w:id="203" w:date="2026-09-24T05:26:08Z"/>
              <w:del w:author="Kanihaa" w:id="9" w:date="2026-09-25T08:48:49Z"/>
              <w:rFonts w:ascii="Calibri" w:cs="Calibri" w:eastAsia="Calibri" w:hAnsi="Calibri"/>
              <w:strike w:val="1"/>
              <w:highlight w:val="black"/>
            </w:rPr>
          </w:pPr>
          <w:sdt>
            <w:sdtPr>
              <w:id w:val="2077343813"/>
              <w:tag w:val="goog_rdk_3815"/>
            </w:sdtPr>
            <w:sdtContent>
              <w:ins w:author="Anonymous" w:id="203" w:date="2026-09-24T05:26:08Z">
                <w:sdt>
                  <w:sdtPr>
                    <w:id w:val="1600211542"/>
                    <w:tag w:val="goog_rdk_3816"/>
                  </w:sdtPr>
                  <w:sdtContent>
                    <w:del w:author="Kanihaa" w:id="9" w:date="2026-09-25T08:48:49Z"/>
                  </w:sdtContent>
                </w:sdt>
              </w:ins>
              <w:sdt>
                <w:sdtPr>
                  <w:id w:val="1293516167"/>
                  <w:tag w:val="goog_rdk_3817"/>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route-function-processing-response</w:delText>
                      </w:r>
                    </w:del>
                  </w:ins>
                </w:sdtContent>
              </w:sdt>
              <w:ins w:author="Anonymous" w:id="203" w:date="2026-09-24T05:26:08Z">
                <w:del w:author="Kanihaa" w:id="9" w:date="2026-09-25T08:48:49Z">
                  <w:bookmarkStart w:colFirst="0" w:colLast="0" w:name="_heading=h.97u666lb5kr7" w:id="289"/>
                  <w:bookmarkEnd w:id="289"/>
                </w:del>
              </w:ins>
            </w:sdtContent>
          </w:sdt>
        </w:p>
      </w:sdtContent>
    </w:sdt>
    <w:sdt>
      <w:sdtPr>
        <w:id w:val="-507962000"/>
        <w:tag w:val="goog_rdk_3822"/>
      </w:sdtPr>
      <w:sdtContent>
        <w:p w:rsidR="00000000" w:rsidDel="00000000" w:rsidP="00000000" w:rsidRDefault="00000000" w:rsidRPr="00000000" w14:paraId="00000307">
          <w:pPr>
            <w:pStyle w:val="Heading1"/>
            <w:numPr>
              <w:ilvl w:val="0"/>
              <w:numId w:val="5"/>
            </w:numPr>
            <w:spacing w:line="259" w:lineRule="auto"/>
            <w:ind w:left="720" w:hanging="360"/>
            <w:rPr>
              <w:ins w:author="Anonymous" w:id="203" w:date="2026-09-24T05:26:08Z"/>
              <w:del w:author="Kanihaa" w:id="9" w:date="2026-09-25T08:48:49Z"/>
              <w:rFonts w:ascii="Calibri" w:cs="Calibri" w:eastAsia="Calibri" w:hAnsi="Calibri"/>
              <w:strike w:val="1"/>
              <w:highlight w:val="black"/>
            </w:rPr>
          </w:pPr>
          <w:sdt>
            <w:sdtPr>
              <w:id w:val="458652927"/>
              <w:tag w:val="goog_rdk_3819"/>
            </w:sdtPr>
            <w:sdtContent>
              <w:ins w:author="Anonymous" w:id="203" w:date="2026-09-24T05:26:08Z">
                <w:sdt>
                  <w:sdtPr>
                    <w:id w:val="-1604004831"/>
                    <w:tag w:val="goog_rdk_3820"/>
                  </w:sdtPr>
                  <w:sdtContent>
                    <w:del w:author="Kanihaa" w:id="9" w:date="2026-09-25T08:48:49Z"/>
                  </w:sdtContent>
                </w:sdt>
              </w:ins>
              <w:sdt>
                <w:sdtPr>
                  <w:id w:val="1725215389"/>
                  <w:tag w:val="goog_rdk_3821"/>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instead of single file seperate into modules</w:delText>
                      </w:r>
                    </w:del>
                  </w:ins>
                </w:sdtContent>
              </w:sdt>
              <w:ins w:author="Anonymous" w:id="203" w:date="2026-09-24T05:26:08Z">
                <w:del w:author="Kanihaa" w:id="9" w:date="2026-09-25T08:48:49Z">
                  <w:bookmarkStart w:colFirst="0" w:colLast="0" w:name="_heading=h.91uqjn52ws3h" w:id="290"/>
                  <w:bookmarkEnd w:id="290"/>
                </w:del>
              </w:ins>
            </w:sdtContent>
          </w:sdt>
        </w:p>
      </w:sdtContent>
    </w:sdt>
    <w:sdt>
      <w:sdtPr>
        <w:id w:val="-2071464977"/>
        <w:tag w:val="goog_rdk_3826"/>
      </w:sdtPr>
      <w:sdtContent>
        <w:p w:rsidR="00000000" w:rsidDel="00000000" w:rsidP="00000000" w:rsidRDefault="00000000" w:rsidRPr="00000000" w14:paraId="00000308">
          <w:pPr>
            <w:pStyle w:val="Heading1"/>
            <w:numPr>
              <w:ilvl w:val="0"/>
              <w:numId w:val="5"/>
            </w:numPr>
            <w:spacing w:line="259" w:lineRule="auto"/>
            <w:ind w:left="720" w:hanging="360"/>
            <w:rPr>
              <w:ins w:author="Anonymous" w:id="203" w:date="2026-09-24T05:26:08Z"/>
              <w:del w:author="Kanihaa" w:id="9" w:date="2026-09-25T08:48:49Z"/>
              <w:rFonts w:ascii="Calibri" w:cs="Calibri" w:eastAsia="Calibri" w:hAnsi="Calibri"/>
              <w:strike w:val="1"/>
              <w:highlight w:val="black"/>
            </w:rPr>
          </w:pPr>
          <w:sdt>
            <w:sdtPr>
              <w:id w:val="-1967993303"/>
              <w:tag w:val="goog_rdk_3823"/>
            </w:sdtPr>
            <w:sdtContent>
              <w:ins w:author="Anonymous" w:id="203" w:date="2026-09-24T05:26:08Z">
                <w:sdt>
                  <w:sdtPr>
                    <w:id w:val="-170980134"/>
                    <w:tag w:val="goog_rdk_3824"/>
                  </w:sdtPr>
                  <w:sdtContent>
                    <w:del w:author="Kanihaa" w:id="9" w:date="2026-09-25T08:48:49Z"/>
                  </w:sdtContent>
                </w:sdt>
              </w:ins>
              <w:sdt>
                <w:sdtPr>
                  <w:id w:val="-612989762"/>
                  <w:tag w:val="goog_rdk_3825"/>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routes-handles API end points</w:delText>
                      </w:r>
                    </w:del>
                  </w:ins>
                </w:sdtContent>
              </w:sdt>
              <w:ins w:author="Anonymous" w:id="203" w:date="2026-09-24T05:26:08Z">
                <w:del w:author="Kanihaa" w:id="9" w:date="2026-09-25T08:48:49Z">
                  <w:bookmarkStart w:colFirst="0" w:colLast="0" w:name="_heading=h.bg28i6lziqw7" w:id="291"/>
                  <w:bookmarkEnd w:id="291"/>
                </w:del>
              </w:ins>
            </w:sdtContent>
          </w:sdt>
        </w:p>
      </w:sdtContent>
    </w:sdt>
    <w:sdt>
      <w:sdtPr>
        <w:id w:val="-953323708"/>
        <w:tag w:val="goog_rdk_3830"/>
      </w:sdtPr>
      <w:sdtContent>
        <w:p w:rsidR="00000000" w:rsidDel="00000000" w:rsidP="00000000" w:rsidRDefault="00000000" w:rsidRPr="00000000" w14:paraId="00000309">
          <w:pPr>
            <w:pStyle w:val="Heading1"/>
            <w:numPr>
              <w:ilvl w:val="0"/>
              <w:numId w:val="5"/>
            </w:numPr>
            <w:spacing w:line="259" w:lineRule="auto"/>
            <w:ind w:left="720" w:hanging="360"/>
            <w:rPr>
              <w:ins w:author="Anonymous" w:id="203" w:date="2026-09-24T05:26:08Z"/>
              <w:del w:author="Kanihaa" w:id="9" w:date="2026-09-25T08:48:49Z"/>
              <w:rFonts w:ascii="Calibri" w:cs="Calibri" w:eastAsia="Calibri" w:hAnsi="Calibri"/>
              <w:strike w:val="1"/>
              <w:highlight w:val="black"/>
            </w:rPr>
          </w:pPr>
          <w:sdt>
            <w:sdtPr>
              <w:id w:val="-409152918"/>
              <w:tag w:val="goog_rdk_3827"/>
            </w:sdtPr>
            <w:sdtContent>
              <w:ins w:author="Anonymous" w:id="203" w:date="2026-09-24T05:26:08Z">
                <w:sdt>
                  <w:sdtPr>
                    <w:id w:val="-824922094"/>
                    <w:tag w:val="goog_rdk_3828"/>
                  </w:sdtPr>
                  <w:sdtContent>
                    <w:del w:author="Kanihaa" w:id="9" w:date="2026-09-25T08:48:49Z"/>
                  </w:sdtContent>
                </w:sdt>
              </w:ins>
              <w:sdt>
                <w:sdtPr>
                  <w:id w:val="2049485254"/>
                  <w:tag w:val="goog_rdk_3829"/>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services-business logic and gemini calls</w:delText>
                      </w:r>
                    </w:del>
                  </w:ins>
                </w:sdtContent>
              </w:sdt>
              <w:ins w:author="Anonymous" w:id="203" w:date="2026-09-24T05:26:08Z">
                <w:del w:author="Kanihaa" w:id="9" w:date="2026-09-25T08:48:49Z">
                  <w:bookmarkStart w:colFirst="0" w:colLast="0" w:name="_heading=h.upoagpp8ruuo" w:id="292"/>
                  <w:bookmarkEnd w:id="292"/>
                </w:del>
              </w:ins>
            </w:sdtContent>
          </w:sdt>
        </w:p>
      </w:sdtContent>
    </w:sdt>
    <w:sdt>
      <w:sdtPr>
        <w:id w:val="-1109929343"/>
        <w:tag w:val="goog_rdk_3834"/>
      </w:sdtPr>
      <w:sdtContent>
        <w:p w:rsidR="00000000" w:rsidDel="00000000" w:rsidP="00000000" w:rsidRDefault="00000000" w:rsidRPr="00000000" w14:paraId="0000030A">
          <w:pPr>
            <w:pStyle w:val="Heading1"/>
            <w:numPr>
              <w:ilvl w:val="0"/>
              <w:numId w:val="5"/>
            </w:numPr>
            <w:spacing w:line="259" w:lineRule="auto"/>
            <w:ind w:left="720" w:hanging="360"/>
            <w:rPr>
              <w:ins w:author="Anonymous" w:id="203" w:date="2026-09-24T05:26:08Z"/>
              <w:del w:author="Kanihaa" w:id="9" w:date="2026-09-25T08:48:49Z"/>
              <w:rFonts w:ascii="Calibri" w:cs="Calibri" w:eastAsia="Calibri" w:hAnsi="Calibri"/>
              <w:strike w:val="1"/>
              <w:highlight w:val="black"/>
            </w:rPr>
          </w:pPr>
          <w:sdt>
            <w:sdtPr>
              <w:id w:val="-860489328"/>
              <w:tag w:val="goog_rdk_3831"/>
            </w:sdtPr>
            <w:sdtContent>
              <w:ins w:author="Anonymous" w:id="203" w:date="2026-09-24T05:26:08Z">
                <w:sdt>
                  <w:sdtPr>
                    <w:id w:val="1058270239"/>
                    <w:tag w:val="goog_rdk_3832"/>
                  </w:sdtPr>
                  <w:sdtContent>
                    <w:del w:author="Kanihaa" w:id="9" w:date="2026-09-25T08:48:49Z"/>
                  </w:sdtContent>
                </w:sdt>
              </w:ins>
              <w:sdt>
                <w:sdtPr>
                  <w:id w:val="1094756340"/>
                  <w:tag w:val="goog_rdk_3833"/>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models-defines input output data structure</w:delText>
                      </w:r>
                    </w:del>
                  </w:ins>
                </w:sdtContent>
              </w:sdt>
              <w:ins w:author="Anonymous" w:id="203" w:date="2026-09-24T05:26:08Z">
                <w:del w:author="Kanihaa" w:id="9" w:date="2026-09-25T08:48:49Z">
                  <w:bookmarkStart w:colFirst="0" w:colLast="0" w:name="_heading=h.9lj99e9tq4oq" w:id="293"/>
                  <w:bookmarkEnd w:id="293"/>
                </w:del>
              </w:ins>
            </w:sdtContent>
          </w:sdt>
        </w:p>
      </w:sdtContent>
    </w:sdt>
    <w:sdt>
      <w:sdtPr>
        <w:id w:val="1496785733"/>
        <w:tag w:val="goog_rdk_3839"/>
      </w:sdtPr>
      <w:sdtContent>
        <w:p w:rsidR="00000000" w:rsidDel="00000000" w:rsidP="00000000" w:rsidRDefault="00000000" w:rsidRPr="00000000" w14:paraId="0000030B">
          <w:pPr>
            <w:pStyle w:val="Heading1"/>
            <w:numPr>
              <w:ilvl w:val="0"/>
              <w:numId w:val="5"/>
            </w:numPr>
            <w:spacing w:line="259" w:lineRule="auto"/>
            <w:ind w:left="720" w:hanging="360"/>
            <w:rPr>
              <w:ins w:author="Anonymous" w:id="203" w:date="2026-09-24T05:26:08Z"/>
              <w:del w:author="Kanihaa" w:id="9" w:date="2026-09-25T08:48:49Z"/>
              <w:rFonts w:ascii="Cambria" w:cs="Cambria" w:eastAsia="Cambria" w:hAnsi="Cambria"/>
              <w:b w:val="1"/>
              <w:bCs w:val="1"/>
              <w:strike w:val="1"/>
              <w:sz w:val="24"/>
              <w:szCs w:val="24"/>
              <w:rPrChange w:author="Sushanth G.k" w:id="157" w:date="2026-09-24T07:06:28Z">
                <w:rPr>
                  <w:rFonts w:ascii="Cambria" w:cs="Cambria" w:eastAsia="Cambria" w:hAnsi="Cambria"/>
                  <w:b w:val="1"/>
                  <w:bCs w:val="1"/>
                  <w:sz w:val="24"/>
                  <w:szCs w:val="24"/>
                </w:rPr>
              </w:rPrChange>
            </w:rPr>
            <w:pPrChange w:author="Sushanth G.k" w:id="0" w:date="2026-09-24T07:06:28Z">
              <w:pPr>
                <w:pStyle w:val="Heading1"/>
                <w:numPr>
                  <w:ilvl w:val="0"/>
                  <w:numId w:val="5"/>
                </w:numPr>
                <w:spacing w:line="259" w:lineRule="auto"/>
                <w:ind w:left="720" w:hanging="360"/>
              </w:pPr>
            </w:pPrChange>
          </w:pPr>
          <w:sdt>
            <w:sdtPr>
              <w:id w:val="252750002"/>
              <w:tag w:val="goog_rdk_3835"/>
            </w:sdtPr>
            <w:sdtContent>
              <w:ins w:author="Anonymous" w:id="203" w:date="2026-09-24T05:26:08Z">
                <w:sdt>
                  <w:sdtPr>
                    <w:id w:val="-1254046543"/>
                    <w:tag w:val="goog_rdk_3836"/>
                  </w:sdtPr>
                  <w:sdtContent>
                    <w:del w:author="Kanihaa" w:id="9" w:date="2026-09-25T08:48:49Z"/>
                  </w:sdtContent>
                </w:sdt>
              </w:ins>
              <w:sdt>
                <w:sdtPr>
                  <w:id w:val="-849393684"/>
                  <w:tag w:val="goog_rdk_3837"/>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CORS-helps frontend and backend safe communication</w:delText>
                      </w:r>
                    </w:del>
                  </w:ins>
                </w:sdtContent>
              </w:sdt>
              <w:ins w:author="Anonymous" w:id="203" w:date="2026-09-24T05:26:08Z">
                <w:del w:author="Kanihaa" w:id="9" w:date="2026-09-25T08:48:49Z">
                  <w:bookmarkStart w:colFirst="0" w:colLast="0" w:name="_heading=h.2n4l84fuuj1" w:id="294"/>
                  <w:bookmarkEnd w:id="294"/>
                  <w:sdt>
                    <w:sdtPr>
                      <w:id w:val="962414371"/>
                      <w:tag w:val="goog_rdk_3838"/>
                    </w:sdtPr>
                    <w:sdtContent>
                      <w:r w:rsidDel="00000000" w:rsidR="00000000" w:rsidRPr="00000000">
                        <w:rPr>
                          <w:rtl w:val="0"/>
                        </w:rPr>
                      </w:r>
                    </w:sdtContent>
                  </w:sdt>
                </w:del>
              </w:ins>
            </w:sdtContent>
          </w:sdt>
        </w:p>
      </w:sdtContent>
    </w:sdt>
    <w:sdt>
      <w:sdtPr>
        <w:id w:val="1031110770"/>
        <w:tag w:val="goog_rdk_3843"/>
      </w:sdtPr>
      <w:sdtContent>
        <w:p w:rsidR="00000000" w:rsidDel="00000000" w:rsidP="00000000" w:rsidRDefault="00000000" w:rsidRPr="00000000" w14:paraId="0000030C">
          <w:pPr>
            <w:pStyle w:val="Heading1"/>
            <w:spacing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80298417"/>
              <w:tag w:val="goog_rdk_3840"/>
            </w:sdtPr>
            <w:sdtContent>
              <w:ins w:author="Anonymous" w:id="203" w:date="2026-09-24T05:26:08Z">
                <w:sdt>
                  <w:sdtPr>
                    <w:id w:val="-816535468"/>
                    <w:tag w:val="goog_rdk_3841"/>
                  </w:sdtPr>
                  <w:sdtContent>
                    <w:del w:author="Kanihaa" w:id="9" w:date="2026-09-25T08:48:49Z"/>
                  </w:sdtContent>
                </w:sdt>
              </w:ins>
              <w:sdt>
                <w:sdtPr>
                  <w:id w:val="-1455913262"/>
                  <w:tag w:val="goog_rdk_3842"/>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gs5pc6qrvj8w" w:id="295"/>
                  <w:bookmarkEnd w:id="295"/>
                </w:del>
              </w:ins>
            </w:sdtContent>
          </w:sdt>
        </w:p>
      </w:sdtContent>
    </w:sdt>
    <w:sdt>
      <w:sdtPr>
        <w:id w:val="-1237607994"/>
        <w:tag w:val="goog_rdk_3847"/>
      </w:sdtPr>
      <w:sdtContent>
        <w:p w:rsidR="00000000" w:rsidDel="00000000" w:rsidP="00000000" w:rsidRDefault="00000000" w:rsidRPr="00000000" w14:paraId="0000030D">
          <w:pPr>
            <w:pStyle w:val="Heading1"/>
            <w:spacing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934399823"/>
              <w:tag w:val="goog_rdk_3844"/>
            </w:sdtPr>
            <w:sdtContent>
              <w:ins w:author="Anonymous" w:id="203" w:date="2026-09-24T05:26:08Z">
                <w:sdt>
                  <w:sdtPr>
                    <w:id w:val="-211130269"/>
                    <w:tag w:val="goog_rdk_3845"/>
                  </w:sdtPr>
                  <w:sdtContent>
                    <w:del w:author="Kanihaa" w:id="9" w:date="2026-09-25T08:48:49Z"/>
                  </w:sdtContent>
                </w:sdt>
              </w:ins>
              <w:sdt>
                <w:sdtPr>
                  <w:id w:val="419339852"/>
                  <w:tag w:val="goog_rdk_3846"/>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lvnvxv4nsc16" w:id="296"/>
                  <w:bookmarkEnd w:id="296"/>
                </w:del>
              </w:ins>
            </w:sdtContent>
          </w:sdt>
        </w:p>
      </w:sdtContent>
    </w:sdt>
    <w:sdt>
      <w:sdtPr>
        <w:id w:val="-2145698228"/>
        <w:tag w:val="goog_rdk_3851"/>
      </w:sdtPr>
      <w:sdtContent>
        <w:p w:rsidR="00000000" w:rsidDel="00000000" w:rsidP="00000000" w:rsidRDefault="00000000" w:rsidRPr="00000000" w14:paraId="0000030E">
          <w:pPr>
            <w:pStyle w:val="Heading1"/>
            <w:spacing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032209488"/>
              <w:tag w:val="goog_rdk_3848"/>
            </w:sdtPr>
            <w:sdtContent>
              <w:ins w:author="Anonymous" w:id="203" w:date="2026-09-24T05:26:08Z">
                <w:sdt>
                  <w:sdtPr>
                    <w:id w:val="-138631103"/>
                    <w:tag w:val="goog_rdk_3849"/>
                  </w:sdtPr>
                  <w:sdtContent>
                    <w:del w:author="Kanihaa" w:id="9" w:date="2026-09-25T08:48:49Z"/>
                  </w:sdtContent>
                </w:sdt>
              </w:ins>
              <w:sdt>
                <w:sdtPr>
                  <w:id w:val="-263688190"/>
                  <w:tag w:val="goog_rdk_3850"/>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dvsky3hmyysp" w:id="297"/>
                  <w:bookmarkEnd w:id="297"/>
                </w:del>
              </w:ins>
            </w:sdtContent>
          </w:sdt>
        </w:p>
      </w:sdtContent>
    </w:sdt>
    <w:sdt>
      <w:sdtPr>
        <w:id w:val="1920080319"/>
        <w:tag w:val="goog_rdk_3855"/>
      </w:sdtPr>
      <w:sdtContent>
        <w:p w:rsidR="00000000" w:rsidDel="00000000" w:rsidP="00000000" w:rsidRDefault="00000000" w:rsidRPr="00000000" w14:paraId="0000030F">
          <w:pPr>
            <w:pStyle w:val="Heading1"/>
            <w:spacing w:after="160"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00854796"/>
              <w:tag w:val="goog_rdk_3852"/>
            </w:sdtPr>
            <w:sdtContent>
              <w:ins w:author="Anonymous" w:id="203" w:date="2026-09-24T05:26:08Z">
                <w:sdt>
                  <w:sdtPr>
                    <w:id w:val="2007882451"/>
                    <w:tag w:val="goog_rdk_3853"/>
                  </w:sdtPr>
                  <w:sdtContent>
                    <w:del w:author="Kanihaa" w:id="9" w:date="2026-09-25T08:48:49Z"/>
                  </w:sdtContent>
                </w:sdt>
              </w:ins>
              <w:sdt>
                <w:sdtPr>
                  <w:id w:val="-965192721"/>
                  <w:tag w:val="goog_rdk_3854"/>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wnybd7l5rk4w" w:id="298"/>
                  <w:bookmarkEnd w:id="298"/>
                </w:del>
              </w:ins>
            </w:sdtContent>
          </w:sdt>
        </w:p>
      </w:sdtContent>
    </w:sdt>
    <w:sdt>
      <w:sdtPr>
        <w:id w:val="-1552542954"/>
        <w:tag w:val="goog_rdk_3859"/>
      </w:sdtPr>
      <w:sdtContent>
        <w:p w:rsidR="00000000" w:rsidDel="00000000" w:rsidP="00000000" w:rsidRDefault="00000000" w:rsidRPr="00000000" w14:paraId="00000310">
          <w:pPr>
            <w:pStyle w:val="Heading1"/>
            <w:spacing w:after="160"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884995627"/>
              <w:tag w:val="goog_rdk_3856"/>
            </w:sdtPr>
            <w:sdtContent>
              <w:ins w:author="Anonymous" w:id="203" w:date="2026-09-24T05:26:08Z">
                <w:sdt>
                  <w:sdtPr>
                    <w:id w:val="-243227720"/>
                    <w:tag w:val="goog_rdk_3857"/>
                  </w:sdtPr>
                  <w:sdtContent>
                    <w:del w:author="Kanihaa" w:id="9" w:date="2026-09-25T08:48:49Z"/>
                  </w:sdtContent>
                </w:sdt>
              </w:ins>
              <w:sdt>
                <w:sdtPr>
                  <w:id w:val="-200599843"/>
                  <w:tag w:val="goog_rdk_3858"/>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vosph29o8udo" w:id="299"/>
                  <w:bookmarkEnd w:id="299"/>
                </w:del>
              </w:ins>
            </w:sdtContent>
          </w:sdt>
        </w:p>
      </w:sdtContent>
    </w:sdt>
    <w:sdt>
      <w:sdtPr>
        <w:id w:val="526261516"/>
        <w:tag w:val="goog_rdk_3863"/>
      </w:sdtPr>
      <w:sdtContent>
        <w:p w:rsidR="00000000" w:rsidDel="00000000" w:rsidP="00000000" w:rsidRDefault="00000000" w:rsidRPr="00000000" w14:paraId="00000311">
          <w:pPr>
            <w:pStyle w:val="Heading1"/>
            <w:spacing w:after="8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317040816"/>
              <w:tag w:val="goog_rdk_3860"/>
            </w:sdtPr>
            <w:sdtContent>
              <w:ins w:author="Anonymous" w:id="203" w:date="2026-09-24T05:26:08Z">
                <w:sdt>
                  <w:sdtPr>
                    <w:id w:val="-1107410740"/>
                    <w:tag w:val="goog_rdk_3861"/>
                  </w:sdtPr>
                  <w:sdtContent>
                    <w:del w:author="Kanihaa" w:id="9" w:date="2026-09-25T08:48:49Z"/>
                  </w:sdtContent>
                </w:sdt>
              </w:ins>
              <w:sdt>
                <w:sdtPr>
                  <w:id w:val="1617545069"/>
                  <w:tag w:val="goog_rdk_386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MILESTONE 4: UI Development</w:delText>
                      </w:r>
                    </w:del>
                  </w:ins>
                </w:sdtContent>
              </w:sdt>
              <w:ins w:author="Anonymous" w:id="203" w:date="2026-09-24T05:26:08Z">
                <w:del w:author="Kanihaa" w:id="9" w:date="2026-09-25T08:48:49Z">
                  <w:bookmarkStart w:colFirst="0" w:colLast="0" w:name="_heading=h.95lubtn1jv67" w:id="36"/>
                  <w:bookmarkEnd w:id="36"/>
                </w:del>
              </w:ins>
            </w:sdtContent>
          </w:sdt>
        </w:p>
      </w:sdtContent>
    </w:sdt>
    <w:sdt>
      <w:sdtPr>
        <w:id w:val="-1442794909"/>
        <w:tag w:val="goog_rdk_3867"/>
      </w:sdtPr>
      <w:sdtContent>
        <w:p w:rsidR="00000000" w:rsidDel="00000000" w:rsidP="00000000" w:rsidRDefault="00000000" w:rsidRPr="00000000" w14:paraId="00000312">
          <w:pPr>
            <w:pStyle w:val="Heading1"/>
            <w:spacing w:after="240" w:befor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447232886"/>
              <w:tag w:val="goog_rdk_3864"/>
            </w:sdtPr>
            <w:sdtContent>
              <w:ins w:author="Anonymous" w:id="203" w:date="2026-09-24T05:26:08Z">
                <w:sdt>
                  <w:sdtPr>
                    <w:id w:val="-1845021024"/>
                    <w:tag w:val="goog_rdk_3865"/>
                  </w:sdtPr>
                  <w:sdtContent>
                    <w:del w:author="Kanihaa" w:id="9" w:date="2026-09-25T08:48:49Z"/>
                  </w:sdtContent>
                </w:sdt>
              </w:ins>
              <w:sdt>
                <w:sdtPr>
                  <w:id w:val="-7968921"/>
                  <w:tag w:val="goog_rdk_3866"/>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This milestone focuses on developing a lightweight, responsive, and intuitive frontend for PocketSmart AI using HTML, CSS, and Jinja2 templates. The interface enables users to interact seamlessly with the system's budget-based recommendation capabilities across Home Interior, Party Planning, and Jewelry categories. It is tightly integrated with FastAPI backend endpoints to facilitate real-time input and AI-powered output rendering.The goal is to maintain a clean, user-friendly design that supports multi-category inputs, displays structured AI recommendations, and includes authentication and session-based personalization.</w:delText>
                      </w:r>
                    </w:del>
                  </w:ins>
                </w:sdtContent>
              </w:sdt>
              <w:ins w:author="Anonymous" w:id="203" w:date="2026-09-24T05:26:08Z">
                <w:del w:author="Kanihaa" w:id="9" w:date="2026-09-25T08:48:49Z">
                  <w:bookmarkStart w:colFirst="0" w:colLast="0" w:name="_heading=h.8r8aj1cftpk0" w:id="300"/>
                  <w:bookmarkEnd w:id="300"/>
                </w:del>
              </w:ins>
            </w:sdtContent>
          </w:sdt>
        </w:p>
      </w:sdtContent>
    </w:sdt>
    <w:sdt>
      <w:sdtPr>
        <w:id w:val="62683904"/>
        <w:tag w:val="goog_rdk_3871"/>
      </w:sdtPr>
      <w:sdtContent>
        <w:p w:rsidR="00000000" w:rsidDel="00000000" w:rsidP="00000000" w:rsidRDefault="00000000" w:rsidRPr="00000000" w14:paraId="00000313">
          <w:pPr>
            <w:pStyle w:val="Heading1"/>
            <w:spacing w:after="280" w:before="28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501377912"/>
              <w:tag w:val="goog_rdk_3868"/>
            </w:sdtPr>
            <w:sdtContent>
              <w:ins w:author="Anonymous" w:id="203" w:date="2026-09-24T05:26:08Z">
                <w:sdt>
                  <w:sdtPr>
                    <w:id w:val="-465617032"/>
                    <w:tag w:val="goog_rdk_3869"/>
                  </w:sdtPr>
                  <w:sdtContent>
                    <w:del w:author="Kanihaa" w:id="9" w:date="2026-09-25T08:48:49Z"/>
                  </w:sdtContent>
                </w:sdt>
              </w:ins>
              <w:sdt>
                <w:sdtPr>
                  <w:id w:val="1731388068"/>
                  <w:tag w:val="goog_rdk_3870"/>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bwns07dp3vpn" w:id="301"/>
                  <w:bookmarkEnd w:id="301"/>
                </w:del>
              </w:ins>
            </w:sdtContent>
          </w:sdt>
        </w:p>
      </w:sdtContent>
    </w:sdt>
    <w:sdt>
      <w:sdtPr>
        <w:id w:val="-1760110104"/>
        <w:tag w:val="goog_rdk_3875"/>
      </w:sdtPr>
      <w:sdtContent>
        <w:p w:rsidR="00000000" w:rsidDel="00000000" w:rsidP="00000000" w:rsidRDefault="00000000" w:rsidRPr="00000000" w14:paraId="00000314">
          <w:pPr>
            <w:pStyle w:val="Heading1"/>
            <w:spacing w:after="240" w:befor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445401526"/>
              <w:tag w:val="goog_rdk_3872"/>
            </w:sdtPr>
            <w:sdtContent>
              <w:ins w:author="Anonymous" w:id="203" w:date="2026-09-24T05:26:08Z">
                <w:sdt>
                  <w:sdtPr>
                    <w:id w:val="1727313358"/>
                    <w:tag w:val="goog_rdk_3873"/>
                  </w:sdtPr>
                  <w:sdtContent>
                    <w:del w:author="Kanihaa" w:id="9" w:date="2026-09-25T08:48:49Z"/>
                  </w:sdtContent>
                </w:sdt>
              </w:ins>
              <w:sdt>
                <w:sdtPr>
                  <w:id w:val="-71113748"/>
                  <w:tag w:val="goog_rdk_387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4.1: Develop HTML Frontend Interface</w:delText>
                      </w:r>
                    </w:del>
                  </w:ins>
                </w:sdtContent>
              </w:sdt>
              <w:ins w:author="Anonymous" w:id="203" w:date="2026-09-24T05:26:08Z">
                <w:del w:author="Kanihaa" w:id="9" w:date="2026-09-25T08:48:49Z">
                  <w:bookmarkStart w:colFirst="0" w:colLast="0" w:name="_heading=h.d8aiw2buxm5c" w:id="302"/>
                  <w:bookmarkEnd w:id="302"/>
                </w:del>
              </w:ins>
            </w:sdtContent>
          </w:sdt>
        </w:p>
      </w:sdtContent>
    </w:sdt>
    <w:sdt>
      <w:sdtPr>
        <w:id w:val="560944836"/>
        <w:tag w:val="goog_rdk_3879"/>
      </w:sdtPr>
      <w:sdtContent>
        <w:p w:rsidR="00000000" w:rsidDel="00000000" w:rsidP="00000000" w:rsidRDefault="00000000" w:rsidRPr="00000000" w14:paraId="00000315">
          <w:pPr>
            <w:pStyle w:val="Heading1"/>
            <w:numPr>
              <w:ilvl w:val="0"/>
              <w:numId w:val="32"/>
            </w:numPr>
            <w:spacing w:before="240" w:lineRule="auto"/>
            <w:ind w:left="720" w:hanging="360"/>
            <w:rPr>
              <w:ins w:author="Anonymous" w:id="203" w:date="2026-09-24T05:26:08Z"/>
              <w:del w:author="Kanihaa" w:id="9" w:date="2026-09-25T08:48:49Z"/>
              <w:rFonts w:ascii="Calibri" w:cs="Calibri" w:eastAsia="Calibri" w:hAnsi="Calibri"/>
              <w:strike w:val="1"/>
              <w:highlight w:val="black"/>
            </w:rPr>
          </w:pPr>
          <w:sdt>
            <w:sdtPr>
              <w:id w:val="-316825974"/>
              <w:tag w:val="goog_rdk_3876"/>
            </w:sdtPr>
            <w:sdtContent>
              <w:ins w:author="Anonymous" w:id="203" w:date="2026-09-24T05:26:08Z">
                <w:sdt>
                  <w:sdtPr>
                    <w:id w:val="489618605"/>
                    <w:tag w:val="goog_rdk_3877"/>
                  </w:sdtPr>
                  <w:sdtContent>
                    <w:del w:author="Kanihaa" w:id="9" w:date="2026-09-25T08:48:49Z"/>
                  </w:sdtContent>
                </w:sdt>
              </w:ins>
              <w:sdt>
                <w:sdtPr>
                  <w:id w:val="-1117362948"/>
                  <w:tag w:val="goog_rdk_387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Design a home page with budget input fields and category selectors (Home, Party, Jewelry)</w:delText>
                        <w:br w:type="textWrapping"/>
                      </w:r>
                    </w:del>
                  </w:ins>
                </w:sdtContent>
              </w:sdt>
              <w:ins w:author="Anonymous" w:id="203" w:date="2026-09-24T05:26:08Z">
                <w:del w:author="Kanihaa" w:id="9" w:date="2026-09-25T08:48:49Z">
                  <w:bookmarkStart w:colFirst="0" w:colLast="0" w:name="_heading=h.r43p2736d4tc" w:id="303"/>
                  <w:bookmarkEnd w:id="303"/>
                </w:del>
              </w:ins>
            </w:sdtContent>
          </w:sdt>
        </w:p>
      </w:sdtContent>
    </w:sdt>
    <w:sdt>
      <w:sdtPr>
        <w:id w:val="-1481233729"/>
        <w:tag w:val="goog_rdk_3883"/>
      </w:sdtPr>
      <w:sdtContent>
        <w:p w:rsidR="00000000" w:rsidDel="00000000" w:rsidP="00000000" w:rsidRDefault="00000000" w:rsidRPr="00000000" w14:paraId="00000316">
          <w:pPr>
            <w:pStyle w:val="Heading1"/>
            <w:numPr>
              <w:ilvl w:val="0"/>
              <w:numId w:val="32"/>
            </w:numPr>
            <w:ind w:left="720" w:hanging="360"/>
            <w:rPr>
              <w:ins w:author="Anonymous" w:id="203" w:date="2026-09-24T05:26:08Z"/>
              <w:del w:author="Kanihaa" w:id="9" w:date="2026-09-25T08:48:49Z"/>
              <w:rFonts w:ascii="Calibri" w:cs="Calibri" w:eastAsia="Calibri" w:hAnsi="Calibri"/>
              <w:strike w:val="1"/>
              <w:highlight w:val="black"/>
            </w:rPr>
          </w:pPr>
          <w:sdt>
            <w:sdtPr>
              <w:id w:val="2113546494"/>
              <w:tag w:val="goog_rdk_3880"/>
            </w:sdtPr>
            <w:sdtContent>
              <w:ins w:author="Anonymous" w:id="203" w:date="2026-09-24T05:26:08Z">
                <w:sdt>
                  <w:sdtPr>
                    <w:id w:val="1387697576"/>
                    <w:tag w:val="goog_rdk_3881"/>
                  </w:sdtPr>
                  <w:sdtContent>
                    <w:del w:author="Kanihaa" w:id="9" w:date="2026-09-25T08:48:49Z"/>
                  </w:sdtContent>
                </w:sdt>
              </w:ins>
              <w:sdt>
                <w:sdtPr>
                  <w:id w:val="-419162437"/>
                  <w:tag w:val="goog_rdk_388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Implement individual forms for each planner module connected to FastAPI POST routes</w:delText>
                        <w:br w:type="textWrapping"/>
                      </w:r>
                    </w:del>
                  </w:ins>
                </w:sdtContent>
              </w:sdt>
              <w:ins w:author="Anonymous" w:id="203" w:date="2026-09-24T05:26:08Z">
                <w:del w:author="Kanihaa" w:id="9" w:date="2026-09-25T08:48:49Z">
                  <w:bookmarkStart w:colFirst="0" w:colLast="0" w:name="_heading=h.n9gxyhmlplxu" w:id="304"/>
                  <w:bookmarkEnd w:id="304"/>
                </w:del>
              </w:ins>
            </w:sdtContent>
          </w:sdt>
        </w:p>
      </w:sdtContent>
    </w:sdt>
    <w:sdt>
      <w:sdtPr>
        <w:id w:val="-444637129"/>
        <w:tag w:val="goog_rdk_3887"/>
      </w:sdtPr>
      <w:sdtContent>
        <w:p w:rsidR="00000000" w:rsidDel="00000000" w:rsidP="00000000" w:rsidRDefault="00000000" w:rsidRPr="00000000" w14:paraId="00000317">
          <w:pPr>
            <w:pStyle w:val="Heading1"/>
            <w:numPr>
              <w:ilvl w:val="0"/>
              <w:numId w:val="32"/>
            </w:numPr>
            <w:spacing w:after="240" w:lineRule="auto"/>
            <w:ind w:left="720" w:hanging="360"/>
            <w:rPr>
              <w:ins w:author="Anonymous" w:id="203" w:date="2026-09-24T05:26:08Z"/>
              <w:del w:author="Kanihaa" w:id="9" w:date="2026-09-25T08:48:49Z"/>
              <w:rFonts w:ascii="Calibri" w:cs="Calibri" w:eastAsia="Calibri" w:hAnsi="Calibri"/>
              <w:strike w:val="1"/>
              <w:highlight w:val="black"/>
            </w:rPr>
          </w:pPr>
          <w:sdt>
            <w:sdtPr>
              <w:id w:val="-1715831676"/>
              <w:tag w:val="goog_rdk_3884"/>
            </w:sdtPr>
            <w:sdtContent>
              <w:ins w:author="Anonymous" w:id="203" w:date="2026-09-24T05:26:08Z">
                <w:sdt>
                  <w:sdtPr>
                    <w:id w:val="-1892880229"/>
                    <w:tag w:val="goog_rdk_3885"/>
                  </w:sdtPr>
                  <w:sdtContent>
                    <w:del w:author="Kanihaa" w:id="9" w:date="2026-09-25T08:48:49Z"/>
                  </w:sdtContent>
                </w:sdt>
              </w:ins>
              <w:sdt>
                <w:sdtPr>
                  <w:id w:val="-1687159552"/>
                  <w:tag w:val="goog_rdk_3886"/>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Display AI responses in well-structured, card-like layouts (e.g., product suggestions, item details, prices)</w:delText>
                      </w:r>
                    </w:del>
                  </w:ins>
                </w:sdtContent>
              </w:sdt>
              <w:ins w:author="Anonymous" w:id="203" w:date="2026-09-24T05:26:08Z">
                <w:del w:author="Kanihaa" w:id="9" w:date="2026-09-25T08:48:49Z">
                  <w:bookmarkStart w:colFirst="0" w:colLast="0" w:name="_heading=h.fm7ma4t2u1pf" w:id="305"/>
                  <w:bookmarkEnd w:id="305"/>
                </w:del>
              </w:ins>
            </w:sdtContent>
          </w:sdt>
        </w:p>
      </w:sdtContent>
    </w:sdt>
    <w:sdt>
      <w:sdtPr>
        <w:id w:val="-363639154"/>
        <w:tag w:val="goog_rdk_3891"/>
      </w:sdtPr>
      <w:sdtContent>
        <w:p w:rsidR="00000000" w:rsidDel="00000000" w:rsidP="00000000" w:rsidRDefault="00000000" w:rsidRPr="00000000" w14:paraId="00000318">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568349887"/>
              <w:tag w:val="goog_rdk_3888"/>
            </w:sdtPr>
            <w:sdtContent>
              <w:ins w:author="Anonymous" w:id="203" w:date="2026-09-24T05:26:08Z">
                <w:sdt>
                  <w:sdtPr>
                    <w:id w:val="489234751"/>
                    <w:tag w:val="goog_rdk_3889"/>
                  </w:sdtPr>
                  <w:sdtContent>
                    <w:del w:author="Kanihaa" w:id="9" w:date="2026-09-25T08:48:49Z"/>
                  </w:sdtContent>
                </w:sdt>
              </w:ins>
              <w:sdt>
                <w:sdtPr>
                  <w:id w:val="1911281370"/>
                  <w:tag w:val="goog_rdk_389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Templates Directory Structure:</w:delText>
                      </w:r>
                    </w:del>
                  </w:ins>
                </w:sdtContent>
              </w:sdt>
              <w:ins w:author="Anonymous" w:id="203" w:date="2026-09-24T05:26:08Z">
                <w:del w:author="Kanihaa" w:id="9" w:date="2026-09-25T08:48:49Z">
                  <w:bookmarkStart w:colFirst="0" w:colLast="0" w:name="_heading=h.jev0nmru8dhl" w:id="306"/>
                  <w:bookmarkEnd w:id="306"/>
                </w:del>
              </w:ins>
            </w:sdtContent>
          </w:sdt>
        </w:p>
      </w:sdtContent>
    </w:sdt>
    <w:sdt>
      <w:sdtPr>
        <w:id w:val="201351639"/>
        <w:tag w:val="goog_rdk_3895"/>
      </w:sdtPr>
      <w:sdtContent>
        <w:p w:rsidR="00000000" w:rsidDel="00000000" w:rsidP="00000000" w:rsidRDefault="00000000" w:rsidRPr="00000000" w14:paraId="00000319">
          <w:pPr>
            <w:pStyle w:val="Heading1"/>
            <w:numPr>
              <w:ilvl w:val="0"/>
              <w:numId w:val="8"/>
            </w:numPr>
            <w:spacing w:line="259" w:lineRule="auto"/>
            <w:ind w:left="720" w:hanging="360"/>
            <w:rPr>
              <w:ins w:author="Anonymous" w:id="203" w:date="2026-09-24T05:26:08Z"/>
              <w:del w:author="Kanihaa" w:id="9" w:date="2026-09-25T08:48:49Z"/>
              <w:rFonts w:ascii="Calibri" w:cs="Calibri" w:eastAsia="Calibri" w:hAnsi="Calibri"/>
              <w:strike w:val="1"/>
              <w:highlight w:val="black"/>
            </w:rPr>
          </w:pPr>
          <w:sdt>
            <w:sdtPr>
              <w:id w:val="927480062"/>
              <w:tag w:val="goog_rdk_3892"/>
            </w:sdtPr>
            <w:sdtContent>
              <w:ins w:author="Anonymous" w:id="203" w:date="2026-09-24T05:26:08Z">
                <w:sdt>
                  <w:sdtPr>
                    <w:id w:val="-854981539"/>
                    <w:tag w:val="goog_rdk_3893"/>
                  </w:sdtPr>
                  <w:sdtContent>
                    <w:del w:author="Kanihaa" w:id="9" w:date="2026-09-25T08:48:49Z"/>
                  </w:sdtContent>
                </w:sdt>
              </w:ins>
              <w:sdt>
                <w:sdtPr>
                  <w:id w:val="237778499"/>
                  <w:tag w:val="goog_rdk_389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built frontend</w:delText>
                      </w:r>
                    </w:del>
                  </w:ins>
                </w:sdtContent>
              </w:sdt>
              <w:ins w:author="Anonymous" w:id="203" w:date="2026-09-24T05:26:08Z">
                <w:del w:author="Kanihaa" w:id="9" w:date="2026-09-25T08:48:49Z">
                  <w:bookmarkStart w:colFirst="0" w:colLast="0" w:name="_heading=h.3ycci34l0e6p" w:id="307"/>
                  <w:bookmarkEnd w:id="307"/>
                </w:del>
              </w:ins>
            </w:sdtContent>
          </w:sdt>
        </w:p>
      </w:sdtContent>
    </w:sdt>
    <w:sdt>
      <w:sdtPr>
        <w:id w:val="-164531845"/>
        <w:tag w:val="goog_rdk_3899"/>
      </w:sdtPr>
      <w:sdtContent>
        <w:p w:rsidR="00000000" w:rsidDel="00000000" w:rsidP="00000000" w:rsidRDefault="00000000" w:rsidRPr="00000000" w14:paraId="0000031A">
          <w:pPr>
            <w:pStyle w:val="Heading1"/>
            <w:numPr>
              <w:ilvl w:val="0"/>
              <w:numId w:val="8"/>
            </w:numPr>
            <w:spacing w:line="259" w:lineRule="auto"/>
            <w:ind w:left="720" w:hanging="360"/>
            <w:rPr>
              <w:ins w:author="Anonymous" w:id="203" w:date="2026-09-24T05:26:08Z"/>
              <w:del w:author="Kanihaa" w:id="9" w:date="2026-09-25T08:48:49Z"/>
              <w:rFonts w:ascii="Calibri" w:cs="Calibri" w:eastAsia="Calibri" w:hAnsi="Calibri"/>
              <w:strike w:val="1"/>
              <w:highlight w:val="black"/>
            </w:rPr>
          </w:pPr>
          <w:sdt>
            <w:sdtPr>
              <w:id w:val="-1080302369"/>
              <w:tag w:val="goog_rdk_3896"/>
            </w:sdtPr>
            <w:sdtContent>
              <w:ins w:author="Anonymous" w:id="203" w:date="2026-09-24T05:26:08Z">
                <w:sdt>
                  <w:sdtPr>
                    <w:id w:val="-1861909656"/>
                    <w:tag w:val="goog_rdk_3897"/>
                  </w:sdtPr>
                  <w:sdtContent>
                    <w:del w:author="Kanihaa" w:id="9" w:date="2026-09-25T08:48:49Z"/>
                  </w:sdtContent>
                </w:sdt>
              </w:ins>
              <w:sdt>
                <w:sdtPr>
                  <w:id w:val="770071361"/>
                  <w:tag w:val="goog_rdk_389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technologies UI</w:delText>
                      </w:r>
                    </w:del>
                  </w:ins>
                </w:sdtContent>
              </w:sdt>
              <w:ins w:author="Anonymous" w:id="203" w:date="2026-09-24T05:26:08Z">
                <w:del w:author="Kanihaa" w:id="9" w:date="2026-09-25T08:48:49Z">
                  <w:bookmarkStart w:colFirst="0" w:colLast="0" w:name="_heading=h.3uzm3l940ozl" w:id="308"/>
                  <w:bookmarkEnd w:id="308"/>
                </w:del>
              </w:ins>
            </w:sdtContent>
          </w:sdt>
        </w:p>
      </w:sdtContent>
    </w:sdt>
    <w:sdt>
      <w:sdtPr>
        <w:id w:val="-320396923"/>
        <w:tag w:val="goog_rdk_3903"/>
      </w:sdtPr>
      <w:sdtContent>
        <w:p w:rsidR="00000000" w:rsidDel="00000000" w:rsidP="00000000" w:rsidRDefault="00000000" w:rsidRPr="00000000" w14:paraId="0000031B">
          <w:pPr>
            <w:pStyle w:val="Heading1"/>
            <w:numPr>
              <w:ilvl w:val="0"/>
              <w:numId w:val="8"/>
            </w:numPr>
            <w:spacing w:line="259" w:lineRule="auto"/>
            <w:ind w:left="720" w:hanging="360"/>
            <w:rPr>
              <w:ins w:author="Anonymous" w:id="203" w:date="2026-09-24T05:26:08Z"/>
              <w:del w:author="Kanihaa" w:id="9" w:date="2026-09-25T08:48:49Z"/>
              <w:rFonts w:ascii="Calibri" w:cs="Calibri" w:eastAsia="Calibri" w:hAnsi="Calibri"/>
              <w:strike w:val="1"/>
              <w:sz w:val="24"/>
              <w:szCs w:val="24"/>
              <w:highlight w:val="black"/>
            </w:rPr>
          </w:pPr>
          <w:sdt>
            <w:sdtPr>
              <w:id w:val="1180296024"/>
              <w:tag w:val="goog_rdk_3900"/>
            </w:sdtPr>
            <w:sdtContent>
              <w:ins w:author="Anonymous" w:id="203" w:date="2026-09-24T05:26:08Z">
                <w:sdt>
                  <w:sdtPr>
                    <w:id w:val="-2110783253"/>
                    <w:tag w:val="goog_rdk_3901"/>
                  </w:sdtPr>
                  <w:sdtContent>
                    <w:del w:author="Kanihaa" w:id="9" w:date="2026-09-25T08:48:49Z"/>
                  </w:sdtContent>
                </w:sdt>
              </w:ins>
              <w:sdt>
                <w:sdtPr>
                  <w:id w:val="-311413678"/>
                  <w:tag w:val="goog_rdk_390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creates User friendly interface </w:delText>
                      </w:r>
                    </w:del>
                  </w:ins>
                </w:sdtContent>
              </w:sdt>
              <w:ins w:author="Anonymous" w:id="203" w:date="2026-09-24T05:26:08Z">
                <w:del w:author="Kanihaa" w:id="9" w:date="2026-09-25T08:48:49Z">
                  <w:bookmarkStart w:colFirst="0" w:colLast="0" w:name="_heading=h.max4u9odxn4u" w:id="309"/>
                  <w:bookmarkEnd w:id="309"/>
                </w:del>
              </w:ins>
            </w:sdtContent>
          </w:sdt>
        </w:p>
      </w:sdtContent>
    </w:sdt>
    <w:sdt>
      <w:sdtPr>
        <w:id w:val="1240074033"/>
        <w:tag w:val="goog_rdk_3907"/>
      </w:sdtPr>
      <w:sdtContent>
        <w:p w:rsidR="00000000" w:rsidDel="00000000" w:rsidP="00000000" w:rsidRDefault="00000000" w:rsidRPr="00000000" w14:paraId="0000031C">
          <w:pPr>
            <w:pStyle w:val="Heading1"/>
            <w:spacing w:line="259" w:lineRule="auto"/>
            <w:jc w:val="center"/>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95190677"/>
              <w:tag w:val="goog_rdk_3904"/>
            </w:sdtPr>
            <w:sdtContent>
              <w:ins w:author="Anonymous" w:id="203" w:date="2026-09-24T05:26:08Z">
                <w:sdt>
                  <w:sdtPr>
                    <w:id w:val="-570024897"/>
                    <w:tag w:val="goog_rdk_3905"/>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1428750" cy="3886200"/>
                            <wp:effectExtent b="0" l="0" r="0" t="0"/>
                            <wp:docPr id="194" name="image39.png"/>
                            <a:graphic>
                              <a:graphicData uri="http://schemas.openxmlformats.org/drawingml/2006/picture">
                                <pic:pic>
                                  <pic:nvPicPr>
                                    <pic:cNvPr id="0" name="image39.png"/>
                                    <pic:cNvPicPr preferRelativeResize="0"/>
                                  </pic:nvPicPr>
                                  <pic:blipFill>
                                    <a:blip r:embed="rId49"/>
                                    <a:srcRect b="0" l="0" r="0" t="0"/>
                                    <a:stretch>
                                      <a:fillRect/>
                                    </a:stretch>
                                  </pic:blipFill>
                                  <pic:spPr>
                                    <a:xfrm>
                                      <a:off x="0" y="0"/>
                                      <a:ext cx="1428750" cy="3886200"/>
                                    </a:xfrm>
                                    <a:prstGeom prst="rect"/>
                                    <a:ln/>
                                  </pic:spPr>
                                </pic:pic>
                              </a:graphicData>
                            </a:graphic>
                          </wp:inline>
                        </w:drawing>
                      </w:r>
                    </w:del>
                  </w:sdtContent>
                </w:sdt>
              </w:ins>
              <w:sdt>
                <w:sdtPr>
                  <w:id w:val="159194650"/>
                  <w:tag w:val="goog_rdk_3906"/>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2f1mhx9p3idp" w:id="310"/>
                  <w:bookmarkEnd w:id="310"/>
                </w:del>
              </w:ins>
            </w:sdtContent>
          </w:sdt>
        </w:p>
      </w:sdtContent>
    </w:sdt>
    <w:sdt>
      <w:sdtPr>
        <w:id w:val="-1977708628"/>
        <w:tag w:val="goog_rdk_3911"/>
      </w:sdtPr>
      <w:sdtContent>
        <w:p w:rsidR="00000000" w:rsidDel="00000000" w:rsidP="00000000" w:rsidRDefault="00000000" w:rsidRPr="00000000" w14:paraId="0000031D">
          <w:pPr>
            <w:pStyle w:val="Heading1"/>
            <w:spacing w:after="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547527877"/>
              <w:tag w:val="goog_rdk_3908"/>
            </w:sdtPr>
            <w:sdtContent>
              <w:ins w:author="Anonymous" w:id="203" w:date="2026-09-24T05:26:08Z">
                <w:sdt>
                  <w:sdtPr>
                    <w:id w:val="-424783832"/>
                    <w:tag w:val="goog_rdk_3909"/>
                  </w:sdtPr>
                  <w:sdtContent>
                    <w:del w:author="Kanihaa" w:id="9" w:date="2026-09-25T08:48:49Z"/>
                  </w:sdtContent>
                </w:sdt>
              </w:ins>
              <w:sdt>
                <w:sdtPr>
                  <w:id w:val="-994099940"/>
                  <w:tag w:val="goog_rdk_3910"/>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xlyml0hj7tjg" w:id="37"/>
                  <w:bookmarkEnd w:id="37"/>
                </w:del>
              </w:ins>
            </w:sdtContent>
          </w:sdt>
        </w:p>
      </w:sdtContent>
    </w:sdt>
    <w:sdt>
      <w:sdtPr>
        <w:id w:val="-1743592436"/>
        <w:tag w:val="goog_rdk_3915"/>
      </w:sdtPr>
      <w:sdtContent>
        <w:p w:rsidR="00000000" w:rsidDel="00000000" w:rsidP="00000000" w:rsidRDefault="00000000" w:rsidRPr="00000000" w14:paraId="0000031E">
          <w:pPr>
            <w:pStyle w:val="Heading1"/>
            <w:spacing w:after="80" w:line="24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055640798"/>
              <w:tag w:val="goog_rdk_3912"/>
            </w:sdtPr>
            <w:sdtContent>
              <w:ins w:author="Anonymous" w:id="203" w:date="2026-09-24T05:26:08Z">
                <w:sdt>
                  <w:sdtPr>
                    <w:id w:val="250554699"/>
                    <w:tag w:val="goog_rdk_3913"/>
                  </w:sdtPr>
                  <w:sdtContent>
                    <w:del w:author="Kanihaa" w:id="9" w:date="2026-09-25T08:48:49Z"/>
                  </w:sdtContent>
                </w:sdt>
              </w:ins>
              <w:sdt>
                <w:sdtPr>
                  <w:id w:val="-529625073"/>
                  <w:tag w:val="goog_rdk_391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MILESTONE 5: Testing &amp; Optimization</w:delText>
                      </w:r>
                    </w:del>
                  </w:ins>
                </w:sdtContent>
              </w:sdt>
              <w:ins w:author="Anonymous" w:id="203" w:date="2026-09-24T05:26:08Z">
                <w:del w:author="Kanihaa" w:id="9" w:date="2026-09-25T08:48:49Z">
                  <w:bookmarkStart w:colFirst="0" w:colLast="0" w:name="_heading=h.e7ub2sgnf0hq" w:id="38"/>
                  <w:bookmarkEnd w:id="38"/>
                </w:del>
              </w:ins>
            </w:sdtContent>
          </w:sdt>
        </w:p>
      </w:sdtContent>
    </w:sdt>
    <w:sdt>
      <w:sdtPr>
        <w:id w:val="1382696524"/>
        <w:tag w:val="goog_rdk_3919"/>
      </w:sdtPr>
      <w:sdtContent>
        <w:p w:rsidR="00000000" w:rsidDel="00000000" w:rsidP="00000000" w:rsidRDefault="00000000" w:rsidRPr="00000000" w14:paraId="0000031F">
          <w:pPr>
            <w:pStyle w:val="Heading1"/>
            <w:spacing w:after="280" w:before="280" w:lineRule="auto"/>
            <w:jc w:val="both"/>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536466814"/>
              <w:tag w:val="goog_rdk_3916"/>
            </w:sdtPr>
            <w:sdtContent>
              <w:ins w:author="Anonymous" w:id="203" w:date="2026-09-24T05:26:08Z">
                <w:sdt>
                  <w:sdtPr>
                    <w:id w:val="49941011"/>
                    <w:tag w:val="goog_rdk_3917"/>
                  </w:sdtPr>
                  <w:sdtContent>
                    <w:del w:author="Kanihaa" w:id="9" w:date="2026-09-25T08:48:49Z"/>
                  </w:sdtContent>
                </w:sdt>
              </w:ins>
              <w:sdt>
                <w:sdtPr>
                  <w:id w:val="-307489537"/>
                  <w:tag w:val="goog_rdk_391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This milestone focuses on validating the reliability, accuracy, and contextual awareness of PocketSmart AI's recommendation engine. The system is tested using real-world user scenarios across different planning categories—Home Interiors, Party Planning, and Jewelry Suggestions—to ensure consistent performance. Optimization efforts include refining AI prompt structures, improving session handling, and ensuring a smooth UI/UX across devices.</w:delText>
                      </w:r>
                    </w:del>
                  </w:ins>
                </w:sdtContent>
              </w:sdt>
              <w:ins w:author="Anonymous" w:id="203" w:date="2026-09-24T05:26:08Z">
                <w:del w:author="Kanihaa" w:id="9" w:date="2026-09-25T08:48:49Z">
                  <w:bookmarkStart w:colFirst="0" w:colLast="0" w:name="_heading=h.6imeou6buigc" w:id="311"/>
                  <w:bookmarkEnd w:id="311"/>
                </w:del>
              </w:ins>
            </w:sdtContent>
          </w:sdt>
        </w:p>
      </w:sdtContent>
    </w:sdt>
    <w:sdt>
      <w:sdtPr>
        <w:id w:val="3187813"/>
        <w:tag w:val="goog_rdk_3923"/>
      </w:sdtPr>
      <w:sdtContent>
        <w:p w:rsidR="00000000" w:rsidDel="00000000" w:rsidP="00000000" w:rsidRDefault="00000000" w:rsidRPr="00000000" w14:paraId="00000320">
          <w:pPr>
            <w:pStyle w:val="Heading1"/>
            <w:spacing w:after="280" w:before="280"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731726620"/>
              <w:tag w:val="goog_rdk_3920"/>
            </w:sdtPr>
            <w:sdtContent>
              <w:ins w:author="Anonymous" w:id="203" w:date="2026-09-24T05:26:08Z">
                <w:sdt>
                  <w:sdtPr>
                    <w:id w:val="1911144078"/>
                    <w:tag w:val="goog_rdk_3921"/>
                  </w:sdtPr>
                  <w:sdtContent>
                    <w:del w:author="Kanihaa" w:id="9" w:date="2026-09-25T08:48:49Z"/>
                  </w:sdtContent>
                </w:sdt>
              </w:ins>
              <w:sdt>
                <w:sdtPr>
                  <w:id w:val="-1498899284"/>
                  <w:tag w:val="goog_rdk_392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Activity 5.1: Test with Real-World Budget Inputs Across Domains</w:delText>
                        <w:br w:type="textWrapping"/>
                        <w:delText xml:space="preserve"> Conduct end-to-end testing using varied budgets and user preferences for:</w:delText>
                      </w:r>
                    </w:del>
                  </w:ins>
                </w:sdtContent>
              </w:sdt>
              <w:ins w:author="Anonymous" w:id="203" w:date="2026-09-24T05:26:08Z">
                <w:del w:author="Kanihaa" w:id="9" w:date="2026-09-25T08:48:49Z">
                  <w:bookmarkStart w:colFirst="0" w:colLast="0" w:name="_heading=h.dhwqwsgescji" w:id="312"/>
                  <w:bookmarkEnd w:id="312"/>
                </w:del>
              </w:ins>
            </w:sdtContent>
          </w:sdt>
        </w:p>
      </w:sdtContent>
    </w:sdt>
    <w:sdt>
      <w:sdtPr>
        <w:id w:val="-1612424827"/>
        <w:tag w:val="goog_rdk_3927"/>
      </w:sdtPr>
      <w:sdtContent>
        <w:p w:rsidR="00000000" w:rsidDel="00000000" w:rsidP="00000000" w:rsidRDefault="00000000" w:rsidRPr="00000000" w14:paraId="00000321">
          <w:pPr>
            <w:pStyle w:val="Heading1"/>
            <w:numPr>
              <w:ilvl w:val="1"/>
              <w:numId w:val="11"/>
            </w:numPr>
            <w:spacing w:before="280" w:lineRule="auto"/>
            <w:ind w:left="1440" w:hanging="360"/>
            <w:rPr>
              <w:ins w:author="Anonymous" w:id="203" w:date="2026-09-24T05:26:08Z"/>
              <w:del w:author="Kanihaa" w:id="9" w:date="2026-09-25T08:48:49Z"/>
              <w:rFonts w:ascii="Calibri" w:cs="Calibri" w:eastAsia="Calibri" w:hAnsi="Calibri"/>
              <w:strike w:val="1"/>
              <w:highlight w:val="black"/>
            </w:rPr>
          </w:pPr>
          <w:sdt>
            <w:sdtPr>
              <w:id w:val="-1375434966"/>
              <w:tag w:val="goog_rdk_3924"/>
            </w:sdtPr>
            <w:sdtContent>
              <w:ins w:author="Anonymous" w:id="203" w:date="2026-09-24T05:26:08Z">
                <w:sdt>
                  <w:sdtPr>
                    <w:id w:val="-1234217202"/>
                    <w:tag w:val="goog_rdk_3925"/>
                  </w:sdtPr>
                  <w:sdtContent>
                    <w:del w:author="Kanihaa" w:id="9" w:date="2026-09-25T08:48:49Z"/>
                  </w:sdtContent>
                </w:sdt>
              </w:ins>
              <w:sdt>
                <w:sdtPr>
                  <w:id w:val="413412094"/>
                  <w:tag w:val="goog_rdk_3926"/>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Home decor setups from platforms like IKEA, Amazon</w:delText>
                        <w:br w:type="textWrapping"/>
                      </w:r>
                    </w:del>
                  </w:ins>
                </w:sdtContent>
              </w:sdt>
              <w:ins w:author="Anonymous" w:id="203" w:date="2026-09-24T05:26:08Z">
                <w:del w:author="Kanihaa" w:id="9" w:date="2026-09-25T08:48:49Z">
                  <w:bookmarkStart w:colFirst="0" w:colLast="0" w:name="_heading=h.nmeibm591i1" w:id="313"/>
                  <w:bookmarkEnd w:id="313"/>
                </w:del>
              </w:ins>
            </w:sdtContent>
          </w:sdt>
        </w:p>
      </w:sdtContent>
    </w:sdt>
    <w:sdt>
      <w:sdtPr>
        <w:id w:val="-513580311"/>
        <w:tag w:val="goog_rdk_3931"/>
      </w:sdtPr>
      <w:sdtContent>
        <w:p w:rsidR="00000000" w:rsidDel="00000000" w:rsidP="00000000" w:rsidRDefault="00000000" w:rsidRPr="00000000" w14:paraId="00000322">
          <w:pPr>
            <w:pStyle w:val="Heading1"/>
            <w:numPr>
              <w:ilvl w:val="1"/>
              <w:numId w:val="11"/>
            </w:numPr>
            <w:ind w:left="1440" w:hanging="360"/>
            <w:rPr>
              <w:ins w:author="Anonymous" w:id="203" w:date="2026-09-24T05:26:08Z"/>
              <w:del w:author="Kanihaa" w:id="9" w:date="2026-09-25T08:48:49Z"/>
              <w:rFonts w:ascii="Calibri" w:cs="Calibri" w:eastAsia="Calibri" w:hAnsi="Calibri"/>
              <w:strike w:val="1"/>
              <w:highlight w:val="black"/>
            </w:rPr>
          </w:pPr>
          <w:sdt>
            <w:sdtPr>
              <w:id w:val="1089566126"/>
              <w:tag w:val="goog_rdk_3928"/>
            </w:sdtPr>
            <w:sdtContent>
              <w:ins w:author="Anonymous" w:id="203" w:date="2026-09-24T05:26:08Z">
                <w:sdt>
                  <w:sdtPr>
                    <w:id w:val="-656471077"/>
                    <w:tag w:val="goog_rdk_3929"/>
                  </w:sdtPr>
                  <w:sdtContent>
                    <w:del w:author="Kanihaa" w:id="9" w:date="2026-09-25T08:48:49Z"/>
                  </w:sdtContent>
                </w:sdt>
              </w:ins>
              <w:sdt>
                <w:sdtPr>
                  <w:id w:val="780401872"/>
                  <w:tag w:val="goog_rdk_3930"/>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Party packages including food (Swiggy/Zomato), venues (OYO), and decor</w:delText>
                        <w:br w:type="textWrapping"/>
                      </w:r>
                    </w:del>
                  </w:ins>
                </w:sdtContent>
              </w:sdt>
              <w:ins w:author="Anonymous" w:id="203" w:date="2026-09-24T05:26:08Z">
                <w:del w:author="Kanihaa" w:id="9" w:date="2026-09-25T08:48:49Z">
                  <w:bookmarkStart w:colFirst="0" w:colLast="0" w:name="_heading=h.oza0xuic7tz1" w:id="314"/>
                  <w:bookmarkEnd w:id="314"/>
                </w:del>
              </w:ins>
            </w:sdtContent>
          </w:sdt>
        </w:p>
      </w:sdtContent>
    </w:sdt>
    <w:sdt>
      <w:sdtPr>
        <w:id w:val="-2077985324"/>
        <w:tag w:val="goog_rdk_3935"/>
      </w:sdtPr>
      <w:sdtContent>
        <w:p w:rsidR="00000000" w:rsidDel="00000000" w:rsidP="00000000" w:rsidRDefault="00000000" w:rsidRPr="00000000" w14:paraId="00000323">
          <w:pPr>
            <w:pStyle w:val="Heading1"/>
            <w:numPr>
              <w:ilvl w:val="1"/>
              <w:numId w:val="11"/>
            </w:numPr>
            <w:spacing w:after="280" w:lineRule="auto"/>
            <w:ind w:left="1440" w:hanging="360"/>
            <w:rPr>
              <w:ins w:author="Anonymous" w:id="203" w:date="2026-09-24T05:26:08Z"/>
              <w:del w:author="Kanihaa" w:id="9" w:date="2026-09-25T08:48:49Z"/>
              <w:rFonts w:ascii="Calibri" w:cs="Calibri" w:eastAsia="Calibri" w:hAnsi="Calibri"/>
              <w:strike w:val="1"/>
              <w:highlight w:val="black"/>
            </w:rPr>
          </w:pPr>
          <w:sdt>
            <w:sdtPr>
              <w:id w:val="264767793"/>
              <w:tag w:val="goog_rdk_3932"/>
            </w:sdtPr>
            <w:sdtContent>
              <w:ins w:author="Anonymous" w:id="203" w:date="2026-09-24T05:26:08Z">
                <w:sdt>
                  <w:sdtPr>
                    <w:id w:val="-689824479"/>
                    <w:tag w:val="goog_rdk_3933"/>
                  </w:sdtPr>
                  <w:sdtContent>
                    <w:del w:author="Kanihaa" w:id="9" w:date="2026-09-25T08:48:49Z"/>
                  </w:sdtContent>
                </w:sdt>
              </w:ins>
              <w:sdt>
                <w:sdtPr>
                  <w:id w:val="-1239248095"/>
                  <w:tag w:val="goog_rdk_3934"/>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Jewelry suggestions matched with outfit styles, occasions, and image inputs</w:delText>
                      </w:r>
                    </w:del>
                  </w:ins>
                </w:sdtContent>
              </w:sdt>
              <w:ins w:author="Anonymous" w:id="203" w:date="2026-09-24T05:26:08Z">
                <w:del w:author="Kanihaa" w:id="9" w:date="2026-09-25T08:48:49Z">
                  <w:bookmarkStart w:colFirst="0" w:colLast="0" w:name="_heading=h.i0hobob78gj8" w:id="39"/>
                  <w:bookmarkEnd w:id="39"/>
                </w:del>
              </w:ins>
            </w:sdtContent>
          </w:sdt>
        </w:p>
      </w:sdtContent>
    </w:sdt>
    <w:sdt>
      <w:sdtPr>
        <w:id w:val="-1686388217"/>
        <w:tag w:val="goog_rdk_3939"/>
      </w:sdtPr>
      <w:sdtContent>
        <w:p w:rsidR="00000000" w:rsidDel="00000000" w:rsidP="00000000" w:rsidRDefault="00000000" w:rsidRPr="00000000" w14:paraId="00000324">
          <w:pPr>
            <w:pStyle w:val="Heading3"/>
            <w:numPr>
              <w:ilvl w:val="1"/>
              <w:numId w:val="11"/>
            </w:numPr>
            <w:spacing w:after="280" w:before="0" w:lineRule="auto"/>
            <w:ind w:left="1440" w:hanging="360"/>
            <w:rPr>
              <w:ins w:author="Anonymous" w:id="203" w:date="2026-09-24T05:26:08Z"/>
              <w:del w:author="Kanihaa" w:id="9" w:date="2026-09-25T08:48:49Z"/>
              <w:rFonts w:ascii="Calibri" w:cs="Calibri" w:eastAsia="Calibri" w:hAnsi="Calibri"/>
              <w:strike w:val="1"/>
              <w:color w:val="434343"/>
              <w:sz w:val="24"/>
              <w:szCs w:val="24"/>
              <w:highlight w:val="black"/>
            </w:rPr>
          </w:pPr>
          <w:sdt>
            <w:sdtPr>
              <w:id w:val="-225737803"/>
              <w:tag w:val="goog_rdk_3936"/>
            </w:sdtPr>
            <w:sdtContent>
              <w:ins w:author="Anonymous" w:id="203" w:date="2026-09-24T05:26:08Z">
                <w:sdt>
                  <w:sdtPr>
                    <w:id w:val="-1765673608"/>
                    <w:tag w:val="goog_rdk_3937"/>
                  </w:sdtPr>
                  <w:sdtContent>
                    <w:del w:author="Kanihaa" w:id="9" w:date="2026-09-25T08:48:49Z"/>
                  </w:sdtContent>
                </w:sdt>
              </w:ins>
              <w:sdt>
                <w:sdtPr>
                  <w:id w:val="-1143055582"/>
                  <w:tag w:val="goog_rdk_3938"/>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i0hobob78gj8" w:id="39"/>
                  <w:bookmarkEnd w:id="39"/>
                </w:del>
              </w:ins>
            </w:sdtContent>
          </w:sdt>
        </w:p>
      </w:sdtContent>
    </w:sdt>
    <w:sdt>
      <w:sdtPr>
        <w:id w:val="2002669641"/>
        <w:tag w:val="goog_rdk_3943"/>
      </w:sdtPr>
      <w:sdtContent>
        <w:p w:rsidR="00000000" w:rsidDel="00000000" w:rsidP="00000000" w:rsidRDefault="00000000" w:rsidRPr="00000000" w14:paraId="00000325">
          <w:pPr>
            <w:pStyle w:val="Heading1"/>
            <w:spacing w:line="259" w:lineRule="auto"/>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878358841"/>
              <w:tag w:val="goog_rdk_3940"/>
            </w:sdtPr>
            <w:sdtContent>
              <w:ins w:author="Anonymous" w:id="203" w:date="2026-09-24T05:26:08Z">
                <w:sdt>
                  <w:sdtPr>
                    <w:id w:val="-1697906681"/>
                    <w:tag w:val="goog_rdk_3941"/>
                  </w:sdtPr>
                  <w:sdtContent>
                    <w:del w:author="Kanihaa" w:id="9" w:date="2026-09-25T08:48:49Z"/>
                  </w:sdtContent>
                </w:sdt>
              </w:ins>
              <w:sdt>
                <w:sdtPr>
                  <w:id w:val="529060632"/>
                  <w:tag w:val="goog_rdk_3942"/>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dnq0w6ryrzfj" w:id="315"/>
                  <w:bookmarkEnd w:id="315"/>
                </w:del>
              </w:ins>
            </w:sdtContent>
          </w:sdt>
        </w:p>
      </w:sdtContent>
    </w:sdt>
    <w:sdt>
      <w:sdtPr>
        <w:id w:val="845562280"/>
        <w:tag w:val="goog_rdk_3947"/>
      </w:sdtPr>
      <w:sdtContent>
        <w:p w:rsidR="00000000" w:rsidDel="00000000" w:rsidP="00000000" w:rsidRDefault="00000000" w:rsidRPr="00000000" w14:paraId="00000326">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648869773"/>
              <w:tag w:val="goog_rdk_3944"/>
            </w:sdtPr>
            <w:sdtContent>
              <w:ins w:author="Anonymous" w:id="203" w:date="2026-09-24T05:26:08Z">
                <w:sdt>
                  <w:sdtPr>
                    <w:id w:val="368376550"/>
                    <w:tag w:val="goog_rdk_3945"/>
                  </w:sdtPr>
                  <w:sdtContent>
                    <w:del w:author="Kanihaa" w:id="9" w:date="2026-09-25T08:48:49Z"/>
                  </w:sdtContent>
                </w:sdt>
              </w:ins>
              <w:sdt>
                <w:sdtPr>
                  <w:id w:val="2129741440"/>
                  <w:tag w:val="goog_rdk_3946"/>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7v7hmhiz88dx" w:id="316"/>
                  <w:bookmarkEnd w:id="316"/>
                </w:del>
              </w:ins>
            </w:sdtContent>
          </w:sdt>
        </w:p>
      </w:sdtContent>
    </w:sdt>
    <w:sdt>
      <w:sdtPr>
        <w:id w:val="-83532346"/>
        <w:tag w:val="goog_rdk_3951"/>
      </w:sdtPr>
      <w:sdtContent>
        <w:p w:rsidR="00000000" w:rsidDel="00000000" w:rsidP="00000000" w:rsidRDefault="00000000" w:rsidRPr="00000000" w14:paraId="00000327">
          <w:pPr>
            <w:pStyle w:val="Heading1"/>
            <w:numPr>
              <w:ilvl w:val="0"/>
              <w:numId w:val="12"/>
            </w:numPr>
            <w:ind w:left="720" w:hanging="360"/>
            <w:rPr>
              <w:ins w:author="Anonymous" w:id="203" w:date="2026-09-24T05:26:08Z"/>
              <w:del w:author="Kanihaa" w:id="9" w:date="2026-09-25T08:48:49Z"/>
              <w:rFonts w:ascii="Calibri" w:cs="Calibri" w:eastAsia="Calibri" w:hAnsi="Calibri"/>
              <w:strike w:val="1"/>
              <w:highlight w:val="black"/>
            </w:rPr>
          </w:pPr>
          <w:sdt>
            <w:sdtPr>
              <w:id w:val="52558505"/>
              <w:tag w:val="goog_rdk_3948"/>
            </w:sdtPr>
            <w:sdtContent>
              <w:ins w:author="Anonymous" w:id="203" w:date="2026-09-24T05:26:08Z">
                <w:sdt>
                  <w:sdtPr>
                    <w:id w:val="-756698671"/>
                    <w:tag w:val="goog_rdk_3949"/>
                  </w:sdtPr>
                  <w:sdtContent>
                    <w:del w:author="Kanihaa" w:id="9" w:date="2026-09-25T08:48:49Z"/>
                  </w:sdtContent>
                </w:sdt>
              </w:ins>
              <w:sdt>
                <w:sdtPr>
                  <w:id w:val="68910334"/>
                  <w:tag w:val="goog_rdk_3950"/>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wshpk7n5f9kn" w:id="317"/>
                  <w:bookmarkEnd w:id="317"/>
                </w:del>
              </w:ins>
            </w:sdtContent>
          </w:sdt>
        </w:p>
      </w:sdtContent>
    </w:sdt>
    <w:sdt>
      <w:sdtPr>
        <w:id w:val="1595598761"/>
        <w:tag w:val="goog_rdk_3955"/>
      </w:sdtPr>
      <w:sdtContent>
        <w:p w:rsidR="00000000" w:rsidDel="00000000" w:rsidP="00000000" w:rsidRDefault="00000000" w:rsidRPr="00000000" w14:paraId="00000328">
          <w:pPr>
            <w:pStyle w:val="Heading1"/>
            <w:numPr>
              <w:ilvl w:val="0"/>
              <w:numId w:val="12"/>
            </w:numPr>
            <w:ind w:left="720" w:hanging="360"/>
            <w:rPr>
              <w:ins w:author="Anonymous" w:id="203" w:date="2026-09-24T05:26:08Z"/>
              <w:del w:author="Kanihaa" w:id="9" w:date="2026-09-25T08:48:49Z"/>
              <w:rFonts w:ascii="Calibri" w:cs="Calibri" w:eastAsia="Calibri" w:hAnsi="Calibri"/>
              <w:strike w:val="1"/>
              <w:highlight w:val="black"/>
            </w:rPr>
          </w:pPr>
          <w:sdt>
            <w:sdtPr>
              <w:id w:val="-2038755408"/>
              <w:tag w:val="goog_rdk_3952"/>
            </w:sdtPr>
            <w:sdtContent>
              <w:ins w:author="Anonymous" w:id="203" w:date="2026-09-24T05:26:08Z">
                <w:sdt>
                  <w:sdtPr>
                    <w:id w:val="-751145063"/>
                    <w:tag w:val="goog_rdk_3953"/>
                  </w:sdtPr>
                  <w:sdtContent>
                    <w:del w:author="Kanihaa" w:id="9" w:date="2026-09-25T08:48:49Z"/>
                  </w:sdtContent>
                </w:sdt>
              </w:ins>
              <w:sdt>
                <w:sdtPr>
                  <w:id w:val="-1291585773"/>
                  <w:tag w:val="goog_rdk_3954"/>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dzdqazqffnc4" w:id="318"/>
                  <w:bookmarkEnd w:id="318"/>
                </w:del>
              </w:ins>
            </w:sdtContent>
          </w:sdt>
        </w:p>
      </w:sdtContent>
    </w:sdt>
    <w:sdt>
      <w:sdtPr>
        <w:id w:val="868485919"/>
        <w:tag w:val="goog_rdk_3959"/>
      </w:sdtPr>
      <w:sdtContent>
        <w:p w:rsidR="00000000" w:rsidDel="00000000" w:rsidP="00000000" w:rsidRDefault="00000000" w:rsidRPr="00000000" w14:paraId="00000329">
          <w:pPr>
            <w:pStyle w:val="Heading1"/>
            <w:numPr>
              <w:ilvl w:val="0"/>
              <w:numId w:val="12"/>
            </w:numPr>
            <w:ind w:left="720" w:hanging="360"/>
            <w:rPr>
              <w:ins w:author="Anonymous" w:id="203" w:date="2026-09-24T05:26:08Z"/>
              <w:del w:author="Kanihaa" w:id="9" w:date="2026-09-25T08:48:49Z"/>
              <w:rFonts w:ascii="Calibri" w:cs="Calibri" w:eastAsia="Calibri" w:hAnsi="Calibri"/>
              <w:strike w:val="1"/>
              <w:highlight w:val="black"/>
            </w:rPr>
          </w:pPr>
          <w:sdt>
            <w:sdtPr>
              <w:id w:val="-1512617762"/>
              <w:tag w:val="goog_rdk_3956"/>
            </w:sdtPr>
            <w:sdtContent>
              <w:ins w:author="Anonymous" w:id="203" w:date="2026-09-24T05:26:08Z">
                <w:sdt>
                  <w:sdtPr>
                    <w:id w:val="1127846094"/>
                    <w:tag w:val="goog_rdk_3957"/>
                  </w:sdtPr>
                  <w:sdtContent>
                    <w:del w:author="Kanihaa" w:id="9" w:date="2026-09-25T08:48:49Z"/>
                  </w:sdtContent>
                </w:sdt>
              </w:ins>
              <w:sdt>
                <w:sdtPr>
                  <w:id w:val="2078317189"/>
                  <w:tag w:val="goog_rdk_3958"/>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wclhl8ffle2p" w:id="319"/>
                  <w:bookmarkEnd w:id="319"/>
                </w:del>
              </w:ins>
            </w:sdtContent>
          </w:sdt>
        </w:p>
      </w:sdtContent>
    </w:sdt>
    <w:sdt>
      <w:sdtPr>
        <w:id w:val="679425897"/>
        <w:tag w:val="goog_rdk_3963"/>
      </w:sdtPr>
      <w:sdtContent>
        <w:p w:rsidR="00000000" w:rsidDel="00000000" w:rsidP="00000000" w:rsidRDefault="00000000" w:rsidRPr="00000000" w14:paraId="0000032A">
          <w:pPr>
            <w:pStyle w:val="Heading1"/>
            <w:numPr>
              <w:ilvl w:val="0"/>
              <w:numId w:val="12"/>
            </w:numPr>
            <w:ind w:left="720" w:hanging="360"/>
            <w:rPr>
              <w:ins w:author="Anonymous" w:id="203" w:date="2026-09-24T05:26:08Z"/>
              <w:del w:author="Kanihaa" w:id="9" w:date="2026-09-25T08:48:49Z"/>
              <w:rFonts w:ascii="Calibri" w:cs="Calibri" w:eastAsia="Calibri" w:hAnsi="Calibri"/>
              <w:strike w:val="1"/>
              <w:highlight w:val="black"/>
            </w:rPr>
          </w:pPr>
          <w:sdt>
            <w:sdtPr>
              <w:id w:val="-958188502"/>
              <w:tag w:val="goog_rdk_3960"/>
            </w:sdtPr>
            <w:sdtContent>
              <w:ins w:author="Anonymous" w:id="203" w:date="2026-09-24T05:26:08Z">
                <w:sdt>
                  <w:sdtPr>
                    <w:id w:val="1876754797"/>
                    <w:tag w:val="goog_rdk_3961"/>
                  </w:sdtPr>
                  <w:sdtContent>
                    <w:del w:author="Kanihaa" w:id="9" w:date="2026-09-25T08:48:49Z"/>
                  </w:sdtContent>
                </w:sdt>
              </w:ins>
              <w:sdt>
                <w:sdtPr>
                  <w:id w:val="1985339428"/>
                  <w:tag w:val="goog_rdk_3962"/>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kg4x35xqjm41" w:id="320"/>
                  <w:bookmarkEnd w:id="320"/>
                </w:del>
              </w:ins>
            </w:sdtContent>
          </w:sdt>
        </w:p>
      </w:sdtContent>
    </w:sdt>
    <w:sdt>
      <w:sdtPr>
        <w:id w:val="-371995750"/>
        <w:tag w:val="goog_rdk_3967"/>
      </w:sdtPr>
      <w:sdtContent>
        <w:p w:rsidR="00000000" w:rsidDel="00000000" w:rsidP="00000000" w:rsidRDefault="00000000" w:rsidRPr="00000000" w14:paraId="0000032B">
          <w:pPr>
            <w:pStyle w:val="Heading1"/>
            <w:numPr>
              <w:ilvl w:val="0"/>
              <w:numId w:val="12"/>
            </w:numPr>
            <w:ind w:left="720" w:hanging="360"/>
            <w:rPr>
              <w:ins w:author="Anonymous" w:id="203" w:date="2026-09-24T05:26:08Z"/>
              <w:del w:author="Kanihaa" w:id="9" w:date="2026-09-25T08:48:49Z"/>
              <w:rFonts w:ascii="Calibri" w:cs="Calibri" w:eastAsia="Calibri" w:hAnsi="Calibri"/>
              <w:strike w:val="1"/>
              <w:highlight w:val="black"/>
            </w:rPr>
          </w:pPr>
          <w:sdt>
            <w:sdtPr>
              <w:id w:val="1975496879"/>
              <w:tag w:val="goog_rdk_3964"/>
            </w:sdtPr>
            <w:sdtContent>
              <w:ins w:author="Anonymous" w:id="203" w:date="2026-09-24T05:26:08Z">
                <w:sdt>
                  <w:sdtPr>
                    <w:id w:val="-1359112131"/>
                    <w:tag w:val="goog_rdk_3965"/>
                  </w:sdtPr>
                  <w:sdtContent>
                    <w:del w:author="Kanihaa" w:id="9" w:date="2026-09-25T08:48:49Z"/>
                  </w:sdtContent>
                </w:sdt>
              </w:ins>
              <w:sdt>
                <w:sdtPr>
                  <w:id w:val="928901510"/>
                  <w:tag w:val="goog_rdk_3966"/>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l8crpxpa6wvl" w:id="321"/>
                  <w:bookmarkEnd w:id="321"/>
                </w:del>
              </w:ins>
            </w:sdtContent>
          </w:sdt>
        </w:p>
      </w:sdtContent>
    </w:sdt>
    <w:sdt>
      <w:sdtPr>
        <w:id w:val="-1511491521"/>
        <w:tag w:val="goog_rdk_3971"/>
      </w:sdtPr>
      <w:sdtContent>
        <w:p w:rsidR="00000000" w:rsidDel="00000000" w:rsidP="00000000" w:rsidRDefault="00000000" w:rsidRPr="00000000" w14:paraId="0000032C">
          <w:pPr>
            <w:pStyle w:val="Heading1"/>
            <w:numPr>
              <w:ilvl w:val="0"/>
              <w:numId w:val="12"/>
            </w:numPr>
            <w:ind w:left="720" w:hanging="360"/>
            <w:rPr>
              <w:ins w:author="Anonymous" w:id="203" w:date="2026-09-24T05:26:08Z"/>
              <w:del w:author="Kanihaa" w:id="9" w:date="2026-09-25T08:48:49Z"/>
              <w:rFonts w:ascii="Calibri" w:cs="Calibri" w:eastAsia="Calibri" w:hAnsi="Calibri"/>
              <w:strike w:val="1"/>
              <w:highlight w:val="black"/>
            </w:rPr>
          </w:pPr>
          <w:sdt>
            <w:sdtPr>
              <w:id w:val="1688274864"/>
              <w:tag w:val="goog_rdk_3968"/>
            </w:sdtPr>
            <w:sdtContent>
              <w:ins w:author="Anonymous" w:id="203" w:date="2026-09-24T05:26:08Z">
                <w:sdt>
                  <w:sdtPr>
                    <w:id w:val="1828622409"/>
                    <w:tag w:val="goog_rdk_3969"/>
                  </w:sdtPr>
                  <w:sdtContent>
                    <w:del w:author="Kanihaa" w:id="9" w:date="2026-09-25T08:48:49Z"/>
                  </w:sdtContent>
                </w:sdt>
              </w:ins>
              <w:sdt>
                <w:sdtPr>
                  <w:id w:val="-2116021219"/>
                  <w:tag w:val="goog_rdk_3970"/>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xa9viq3f4xk7" w:id="322"/>
                  <w:bookmarkEnd w:id="322"/>
                </w:del>
              </w:ins>
            </w:sdtContent>
          </w:sdt>
        </w:p>
      </w:sdtContent>
    </w:sdt>
    <w:sdt>
      <w:sdtPr>
        <w:id w:val="1107630386"/>
        <w:tag w:val="goog_rdk_3975"/>
      </w:sdtPr>
      <w:sdtContent>
        <w:p w:rsidR="00000000" w:rsidDel="00000000" w:rsidP="00000000" w:rsidRDefault="00000000" w:rsidRPr="00000000" w14:paraId="0000032D">
          <w:pPr>
            <w:pStyle w:val="Heading1"/>
            <w:numPr>
              <w:ilvl w:val="0"/>
              <w:numId w:val="12"/>
            </w:numPr>
            <w:ind w:left="720" w:hanging="360"/>
            <w:rPr>
              <w:ins w:author="Anonymous" w:id="203" w:date="2026-09-24T05:26:08Z"/>
              <w:del w:author="Kanihaa" w:id="9" w:date="2026-09-25T08:48:49Z"/>
              <w:rFonts w:ascii="Calibri" w:cs="Calibri" w:eastAsia="Calibri" w:hAnsi="Calibri"/>
              <w:strike w:val="1"/>
              <w:highlight w:val="black"/>
            </w:rPr>
          </w:pPr>
          <w:sdt>
            <w:sdtPr>
              <w:id w:val="-545838815"/>
              <w:tag w:val="goog_rdk_3972"/>
            </w:sdtPr>
            <w:sdtContent>
              <w:ins w:author="Anonymous" w:id="203" w:date="2026-09-24T05:26:08Z">
                <w:sdt>
                  <w:sdtPr>
                    <w:id w:val="-440230299"/>
                    <w:tag w:val="goog_rdk_3973"/>
                  </w:sdtPr>
                  <w:sdtContent>
                    <w:del w:author="Kanihaa" w:id="9" w:date="2026-09-25T08:48:49Z"/>
                  </w:sdtContent>
                </w:sdt>
              </w:ins>
              <w:sdt>
                <w:sdtPr>
                  <w:id w:val="-1871386916"/>
                  <w:tag w:val="goog_rdk_3974"/>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1lcilvbmp32j" w:id="323"/>
                  <w:bookmarkEnd w:id="323"/>
                </w:del>
              </w:ins>
            </w:sdtContent>
          </w:sdt>
        </w:p>
      </w:sdtContent>
    </w:sdt>
    <w:sdt>
      <w:sdtPr>
        <w:id w:val="204230201"/>
        <w:tag w:val="goog_rdk_3979"/>
      </w:sdtPr>
      <w:sdtContent>
        <w:p w:rsidR="00000000" w:rsidDel="00000000" w:rsidP="00000000" w:rsidRDefault="00000000" w:rsidRPr="00000000" w14:paraId="0000032E">
          <w:pPr>
            <w:pStyle w:val="Heading1"/>
            <w:numPr>
              <w:ilvl w:val="0"/>
              <w:numId w:val="12"/>
            </w:numPr>
            <w:ind w:left="720" w:hanging="360"/>
            <w:rPr>
              <w:ins w:author="Anonymous" w:id="203" w:date="2026-09-24T05:26:08Z"/>
              <w:del w:author="Kanihaa" w:id="9" w:date="2026-09-25T08:48:49Z"/>
              <w:rFonts w:ascii="Calibri" w:cs="Calibri" w:eastAsia="Calibri" w:hAnsi="Calibri"/>
              <w:strike w:val="1"/>
              <w:highlight w:val="black"/>
            </w:rPr>
          </w:pPr>
          <w:sdt>
            <w:sdtPr>
              <w:id w:val="2067427299"/>
              <w:tag w:val="goog_rdk_3976"/>
            </w:sdtPr>
            <w:sdtContent>
              <w:ins w:author="Anonymous" w:id="203" w:date="2026-09-24T05:26:08Z">
                <w:sdt>
                  <w:sdtPr>
                    <w:id w:val="-113551821"/>
                    <w:tag w:val="goog_rdk_3977"/>
                  </w:sdtPr>
                  <w:sdtContent>
                    <w:del w:author="Kanihaa" w:id="9" w:date="2026-09-25T08:48:49Z"/>
                  </w:sdtContent>
                </w:sdt>
              </w:ins>
              <w:sdt>
                <w:sdtPr>
                  <w:id w:val="-1328842546"/>
                  <w:tag w:val="goog_rdk_3978"/>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omq7o2gv50a3" w:id="324"/>
                  <w:bookmarkEnd w:id="324"/>
                </w:del>
              </w:ins>
            </w:sdtContent>
          </w:sdt>
        </w:p>
      </w:sdtContent>
    </w:sdt>
    <w:sdt>
      <w:sdtPr>
        <w:id w:val="-586921114"/>
        <w:tag w:val="goog_rdk_3983"/>
      </w:sdtPr>
      <w:sdtContent>
        <w:p w:rsidR="00000000" w:rsidDel="00000000" w:rsidP="00000000" w:rsidRDefault="00000000" w:rsidRPr="00000000" w14:paraId="0000032F">
          <w:pPr>
            <w:pStyle w:val="Heading1"/>
            <w:numPr>
              <w:ilvl w:val="0"/>
              <w:numId w:val="12"/>
            </w:numPr>
            <w:ind w:left="720" w:hanging="360"/>
            <w:rPr>
              <w:ins w:author="Anonymous" w:id="203" w:date="2026-09-24T05:26:08Z"/>
              <w:del w:author="Kanihaa" w:id="9" w:date="2026-09-25T08:48:49Z"/>
              <w:rFonts w:ascii="Calibri" w:cs="Calibri" w:eastAsia="Calibri" w:hAnsi="Calibri"/>
              <w:strike w:val="1"/>
              <w:highlight w:val="black"/>
            </w:rPr>
          </w:pPr>
          <w:sdt>
            <w:sdtPr>
              <w:id w:val="-1873182217"/>
              <w:tag w:val="goog_rdk_3980"/>
            </w:sdtPr>
            <w:sdtContent>
              <w:ins w:author="Anonymous" w:id="203" w:date="2026-09-24T05:26:08Z">
                <w:sdt>
                  <w:sdtPr>
                    <w:id w:val="1405543965"/>
                    <w:tag w:val="goog_rdk_3981"/>
                  </w:sdtPr>
                  <w:sdtContent>
                    <w:del w:author="Kanihaa" w:id="9" w:date="2026-09-25T08:48:49Z"/>
                  </w:sdtContent>
                </w:sdt>
              </w:ins>
              <w:sdt>
                <w:sdtPr>
                  <w:id w:val="-975525386"/>
                  <w:tag w:val="goog_rdk_3982"/>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qe3xb0fh3fyk" w:id="325"/>
                  <w:bookmarkEnd w:id="325"/>
                </w:del>
              </w:ins>
            </w:sdtContent>
          </w:sdt>
        </w:p>
      </w:sdtContent>
    </w:sdt>
    <w:sdt>
      <w:sdtPr>
        <w:id w:val="-1653759783"/>
        <w:tag w:val="goog_rdk_3987"/>
      </w:sdtPr>
      <w:sdtContent>
        <w:p w:rsidR="00000000" w:rsidDel="00000000" w:rsidP="00000000" w:rsidRDefault="00000000" w:rsidRPr="00000000" w14:paraId="00000330">
          <w:pPr>
            <w:pStyle w:val="Heading1"/>
            <w:numPr>
              <w:ilvl w:val="0"/>
              <w:numId w:val="12"/>
            </w:numPr>
            <w:ind w:left="720" w:hanging="360"/>
            <w:rPr>
              <w:ins w:author="Anonymous" w:id="203" w:date="2026-09-24T05:26:08Z"/>
              <w:del w:author="Kanihaa" w:id="9" w:date="2026-09-25T08:48:49Z"/>
              <w:rFonts w:ascii="Calibri" w:cs="Calibri" w:eastAsia="Calibri" w:hAnsi="Calibri"/>
              <w:strike w:val="1"/>
              <w:highlight w:val="black"/>
            </w:rPr>
          </w:pPr>
          <w:sdt>
            <w:sdtPr>
              <w:id w:val="1440885925"/>
              <w:tag w:val="goog_rdk_3984"/>
            </w:sdtPr>
            <w:sdtContent>
              <w:ins w:author="Anonymous" w:id="203" w:date="2026-09-24T05:26:08Z">
                <w:sdt>
                  <w:sdtPr>
                    <w:id w:val="152001857"/>
                    <w:tag w:val="goog_rdk_3985"/>
                  </w:sdtPr>
                  <w:sdtContent>
                    <w:del w:author="Kanihaa" w:id="9" w:date="2026-09-25T08:48:49Z"/>
                  </w:sdtContent>
                </w:sdt>
              </w:ins>
              <w:sdt>
                <w:sdtPr>
                  <w:id w:val="-927348224"/>
                  <w:tag w:val="goog_rdk_3986"/>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k90q82ej512x" w:id="326"/>
                  <w:bookmarkEnd w:id="326"/>
                </w:del>
              </w:ins>
            </w:sdtContent>
          </w:sdt>
        </w:p>
      </w:sdtContent>
    </w:sdt>
    <w:sdt>
      <w:sdtPr>
        <w:id w:val="-576065490"/>
        <w:tag w:val="goog_rdk_3991"/>
      </w:sdtPr>
      <w:sdtContent>
        <w:p w:rsidR="00000000" w:rsidDel="00000000" w:rsidP="00000000" w:rsidRDefault="00000000" w:rsidRPr="00000000" w14:paraId="00000331">
          <w:pPr>
            <w:pStyle w:val="Heading1"/>
            <w:numPr>
              <w:ilvl w:val="0"/>
              <w:numId w:val="12"/>
            </w:numPr>
            <w:ind w:left="720" w:hanging="360"/>
            <w:rPr>
              <w:ins w:author="Anonymous" w:id="203" w:date="2026-09-24T05:26:08Z"/>
              <w:del w:author="Kanihaa" w:id="9" w:date="2026-09-25T08:48:49Z"/>
              <w:rFonts w:ascii="Calibri" w:cs="Calibri" w:eastAsia="Calibri" w:hAnsi="Calibri"/>
              <w:strike w:val="1"/>
              <w:highlight w:val="black"/>
            </w:rPr>
          </w:pPr>
          <w:sdt>
            <w:sdtPr>
              <w:id w:val="-1567074177"/>
              <w:tag w:val="goog_rdk_3988"/>
            </w:sdtPr>
            <w:sdtContent>
              <w:ins w:author="Anonymous" w:id="203" w:date="2026-09-24T05:26:08Z">
                <w:sdt>
                  <w:sdtPr>
                    <w:id w:val="1115290757"/>
                    <w:tag w:val="goog_rdk_3989"/>
                  </w:sdtPr>
                  <w:sdtContent>
                    <w:del w:author="Kanihaa" w:id="9" w:date="2026-09-25T08:48:49Z"/>
                  </w:sdtContent>
                </w:sdt>
              </w:ins>
              <w:sdt>
                <w:sdtPr>
                  <w:id w:val="1743359827"/>
                  <w:tag w:val="goog_rdk_3990"/>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7jhg9rmylho6" w:id="327"/>
                  <w:bookmarkEnd w:id="327"/>
                </w:del>
              </w:ins>
            </w:sdtContent>
          </w:sdt>
        </w:p>
      </w:sdtContent>
    </w:sdt>
    <w:sdt>
      <w:sdtPr>
        <w:id w:val="-2095852675"/>
        <w:tag w:val="goog_rdk_3995"/>
      </w:sdtPr>
      <w:sdtContent>
        <w:p w:rsidR="00000000" w:rsidDel="00000000" w:rsidP="00000000" w:rsidRDefault="00000000" w:rsidRPr="00000000" w14:paraId="00000332">
          <w:pPr>
            <w:pStyle w:val="Heading1"/>
            <w:numPr>
              <w:ilvl w:val="0"/>
              <w:numId w:val="12"/>
            </w:numPr>
            <w:ind w:left="720" w:hanging="360"/>
            <w:rPr>
              <w:ins w:author="Anonymous" w:id="203" w:date="2026-09-24T05:26:08Z"/>
              <w:del w:author="Kanihaa" w:id="9" w:date="2026-09-25T08:48:49Z"/>
              <w:rFonts w:ascii="Calibri" w:cs="Calibri" w:eastAsia="Calibri" w:hAnsi="Calibri"/>
              <w:strike w:val="1"/>
              <w:highlight w:val="black"/>
            </w:rPr>
          </w:pPr>
          <w:sdt>
            <w:sdtPr>
              <w:id w:val="-108826306"/>
              <w:tag w:val="goog_rdk_3992"/>
            </w:sdtPr>
            <w:sdtContent>
              <w:ins w:author="Anonymous" w:id="203" w:date="2026-09-24T05:26:08Z">
                <w:sdt>
                  <w:sdtPr>
                    <w:id w:val="-1179891158"/>
                    <w:tag w:val="goog_rdk_3993"/>
                  </w:sdtPr>
                  <w:sdtContent>
                    <w:del w:author="Kanihaa" w:id="9" w:date="2026-09-25T08:48:49Z"/>
                  </w:sdtContent>
                </w:sdt>
              </w:ins>
              <w:sdt>
                <w:sdtPr>
                  <w:id w:val="759131623"/>
                  <w:tag w:val="goog_rdk_3994"/>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4wh7l1gsk45y" w:id="328"/>
                  <w:bookmarkEnd w:id="328"/>
                </w:del>
              </w:ins>
            </w:sdtContent>
          </w:sdt>
        </w:p>
      </w:sdtContent>
    </w:sdt>
    <w:sdt>
      <w:sdtPr>
        <w:id w:val="-1570477633"/>
        <w:tag w:val="goog_rdk_3999"/>
      </w:sdtPr>
      <w:sdtContent>
        <w:p w:rsidR="00000000" w:rsidDel="00000000" w:rsidP="00000000" w:rsidRDefault="00000000" w:rsidRPr="00000000" w14:paraId="00000333">
          <w:pPr>
            <w:pStyle w:val="Heading1"/>
            <w:numPr>
              <w:ilvl w:val="0"/>
              <w:numId w:val="12"/>
            </w:numPr>
            <w:ind w:left="720" w:hanging="360"/>
            <w:rPr>
              <w:ins w:author="Anonymous" w:id="203" w:date="2026-09-24T05:26:08Z"/>
              <w:del w:author="Kanihaa" w:id="9" w:date="2026-09-25T08:48:49Z"/>
              <w:rFonts w:ascii="Calibri" w:cs="Calibri" w:eastAsia="Calibri" w:hAnsi="Calibri"/>
              <w:strike w:val="1"/>
              <w:highlight w:val="black"/>
            </w:rPr>
          </w:pPr>
          <w:sdt>
            <w:sdtPr>
              <w:id w:val="2076957199"/>
              <w:tag w:val="goog_rdk_3996"/>
            </w:sdtPr>
            <w:sdtContent>
              <w:ins w:author="Anonymous" w:id="203" w:date="2026-09-24T05:26:08Z">
                <w:sdt>
                  <w:sdtPr>
                    <w:id w:val="427813342"/>
                    <w:tag w:val="goog_rdk_3997"/>
                  </w:sdtPr>
                  <w:sdtContent>
                    <w:del w:author="Kanihaa" w:id="9" w:date="2026-09-25T08:48:49Z"/>
                  </w:sdtContent>
                </w:sdt>
              </w:ins>
              <w:sdt>
                <w:sdtPr>
                  <w:id w:val="-221595852"/>
                  <w:tag w:val="goog_rdk_3998"/>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n8upm5vmm3k" w:id="329"/>
                  <w:bookmarkEnd w:id="329"/>
                </w:del>
              </w:ins>
            </w:sdtContent>
          </w:sdt>
        </w:p>
      </w:sdtContent>
    </w:sdt>
    <w:sdt>
      <w:sdtPr>
        <w:id w:val="10111797"/>
        <w:tag w:val="goog_rdk_4003"/>
      </w:sdtPr>
      <w:sdtContent>
        <w:p w:rsidR="00000000" w:rsidDel="00000000" w:rsidP="00000000" w:rsidRDefault="00000000" w:rsidRPr="00000000" w14:paraId="00000334">
          <w:pPr>
            <w:pStyle w:val="Heading1"/>
            <w:numPr>
              <w:ilvl w:val="0"/>
              <w:numId w:val="12"/>
            </w:numPr>
            <w:ind w:left="720" w:hanging="360"/>
            <w:rPr>
              <w:ins w:author="Anonymous" w:id="203" w:date="2026-09-24T05:26:08Z"/>
              <w:del w:author="Kanihaa" w:id="9" w:date="2026-09-25T08:48:49Z"/>
              <w:rFonts w:ascii="Calibri" w:cs="Calibri" w:eastAsia="Calibri" w:hAnsi="Calibri"/>
              <w:strike w:val="1"/>
              <w:highlight w:val="black"/>
            </w:rPr>
          </w:pPr>
          <w:sdt>
            <w:sdtPr>
              <w:id w:val="558846280"/>
              <w:tag w:val="goog_rdk_4000"/>
            </w:sdtPr>
            <w:sdtContent>
              <w:ins w:author="Anonymous" w:id="203" w:date="2026-09-24T05:26:08Z">
                <w:sdt>
                  <w:sdtPr>
                    <w:id w:val="-1121095663"/>
                    <w:tag w:val="goog_rdk_4001"/>
                  </w:sdtPr>
                  <w:sdtContent>
                    <w:del w:author="Kanihaa" w:id="9" w:date="2026-09-25T08:48:49Z"/>
                  </w:sdtContent>
                </w:sdt>
              </w:ins>
              <w:sdt>
                <w:sdtPr>
                  <w:id w:val="439097048"/>
                  <w:tag w:val="goog_rdk_4002"/>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36vrhso07rn" w:id="330"/>
                  <w:bookmarkEnd w:id="330"/>
                </w:del>
              </w:ins>
            </w:sdtContent>
          </w:sdt>
        </w:p>
      </w:sdtContent>
    </w:sdt>
    <w:sdt>
      <w:sdtPr>
        <w:id w:val="-1056383436"/>
        <w:tag w:val="goog_rdk_4007"/>
      </w:sdtPr>
      <w:sdtContent>
        <w:p w:rsidR="00000000" w:rsidDel="00000000" w:rsidP="00000000" w:rsidRDefault="00000000" w:rsidRPr="00000000" w14:paraId="00000335">
          <w:pPr>
            <w:pStyle w:val="Heading1"/>
            <w:numPr>
              <w:ilvl w:val="0"/>
              <w:numId w:val="12"/>
            </w:numPr>
            <w:ind w:left="720" w:hanging="360"/>
            <w:rPr>
              <w:ins w:author="Anonymous" w:id="203" w:date="2026-09-24T05:26:08Z"/>
              <w:del w:author="Kanihaa" w:id="9" w:date="2026-09-25T08:48:49Z"/>
              <w:rFonts w:ascii="Calibri" w:cs="Calibri" w:eastAsia="Calibri" w:hAnsi="Calibri"/>
              <w:strike w:val="1"/>
              <w:highlight w:val="black"/>
            </w:rPr>
          </w:pPr>
          <w:sdt>
            <w:sdtPr>
              <w:id w:val="-1889773644"/>
              <w:tag w:val="goog_rdk_4004"/>
            </w:sdtPr>
            <w:sdtContent>
              <w:ins w:author="Anonymous" w:id="203" w:date="2026-09-24T05:26:08Z">
                <w:sdt>
                  <w:sdtPr>
                    <w:id w:val="-1950240855"/>
                    <w:tag w:val="goog_rdk_4005"/>
                  </w:sdtPr>
                  <w:sdtContent>
                    <w:del w:author="Kanihaa" w:id="9" w:date="2026-09-25T08:48:49Z"/>
                  </w:sdtContent>
                </w:sdt>
              </w:ins>
              <w:sdt>
                <w:sdtPr>
                  <w:id w:val="-1087026034"/>
                  <w:tag w:val="goog_rdk_4006"/>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4bfutnfuyonb" w:id="331"/>
                  <w:bookmarkEnd w:id="331"/>
                </w:del>
              </w:ins>
            </w:sdtContent>
          </w:sdt>
        </w:p>
      </w:sdtContent>
    </w:sdt>
    <w:sdt>
      <w:sdtPr>
        <w:id w:val="-853129254"/>
        <w:tag w:val="goog_rdk_4011"/>
      </w:sdtPr>
      <w:sdtContent>
        <w:p w:rsidR="00000000" w:rsidDel="00000000" w:rsidP="00000000" w:rsidRDefault="00000000" w:rsidRPr="00000000" w14:paraId="00000336">
          <w:pPr>
            <w:pStyle w:val="Heading1"/>
            <w:numPr>
              <w:ilvl w:val="0"/>
              <w:numId w:val="12"/>
            </w:numPr>
            <w:ind w:left="720" w:hanging="360"/>
            <w:rPr>
              <w:ins w:author="Anonymous" w:id="203" w:date="2026-09-24T05:26:08Z"/>
              <w:del w:author="Kanihaa" w:id="9" w:date="2026-09-25T08:48:49Z"/>
              <w:rFonts w:ascii="Calibri" w:cs="Calibri" w:eastAsia="Calibri" w:hAnsi="Calibri"/>
              <w:strike w:val="1"/>
              <w:highlight w:val="black"/>
            </w:rPr>
          </w:pPr>
          <w:sdt>
            <w:sdtPr>
              <w:id w:val="-2134246226"/>
              <w:tag w:val="goog_rdk_4008"/>
            </w:sdtPr>
            <w:sdtContent>
              <w:ins w:author="Anonymous" w:id="203" w:date="2026-09-24T05:26:08Z">
                <w:sdt>
                  <w:sdtPr>
                    <w:id w:val="1180187333"/>
                    <w:tag w:val="goog_rdk_4009"/>
                  </w:sdtPr>
                  <w:sdtContent>
                    <w:del w:author="Kanihaa" w:id="9" w:date="2026-09-25T08:48:49Z"/>
                  </w:sdtContent>
                </w:sdt>
              </w:ins>
              <w:sdt>
                <w:sdtPr>
                  <w:id w:val="-1451214491"/>
                  <w:tag w:val="goog_rdk_4010"/>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tuy78ez0guy9" w:id="332"/>
                  <w:bookmarkEnd w:id="332"/>
                </w:del>
              </w:ins>
            </w:sdtContent>
          </w:sdt>
        </w:p>
      </w:sdtContent>
    </w:sdt>
    <w:sdt>
      <w:sdtPr>
        <w:id w:val="261716137"/>
        <w:tag w:val="goog_rdk_4015"/>
      </w:sdtPr>
      <w:sdtContent>
        <w:p w:rsidR="00000000" w:rsidDel="00000000" w:rsidP="00000000" w:rsidRDefault="00000000" w:rsidRPr="00000000" w14:paraId="00000337">
          <w:pPr>
            <w:pStyle w:val="Heading1"/>
            <w:numPr>
              <w:ilvl w:val="0"/>
              <w:numId w:val="12"/>
            </w:numPr>
            <w:ind w:left="720" w:hanging="360"/>
            <w:rPr>
              <w:ins w:author="Anonymous" w:id="203" w:date="2026-09-24T05:26:08Z"/>
              <w:del w:author="Kanihaa" w:id="9" w:date="2026-09-25T08:48:49Z"/>
              <w:rFonts w:ascii="Calibri" w:cs="Calibri" w:eastAsia="Calibri" w:hAnsi="Calibri"/>
              <w:strike w:val="1"/>
              <w:highlight w:val="black"/>
            </w:rPr>
          </w:pPr>
          <w:sdt>
            <w:sdtPr>
              <w:id w:val="-949835234"/>
              <w:tag w:val="goog_rdk_4012"/>
            </w:sdtPr>
            <w:sdtContent>
              <w:ins w:author="Anonymous" w:id="203" w:date="2026-09-24T05:26:08Z">
                <w:sdt>
                  <w:sdtPr>
                    <w:id w:val="-1353115458"/>
                    <w:tag w:val="goog_rdk_4013"/>
                  </w:sdtPr>
                  <w:sdtContent>
                    <w:del w:author="Kanihaa" w:id="9" w:date="2026-09-25T08:48:49Z"/>
                  </w:sdtContent>
                </w:sdt>
              </w:ins>
              <w:sdt>
                <w:sdtPr>
                  <w:id w:val="-666786727"/>
                  <w:tag w:val="goog_rdk_4014"/>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wjv49kdlnj9c" w:id="333"/>
                  <w:bookmarkEnd w:id="333"/>
                </w:del>
              </w:ins>
            </w:sdtContent>
          </w:sdt>
        </w:p>
      </w:sdtContent>
    </w:sdt>
    <w:sdt>
      <w:sdtPr>
        <w:id w:val="-1190065337"/>
        <w:tag w:val="goog_rdk_4019"/>
      </w:sdtPr>
      <w:sdtContent>
        <w:p w:rsidR="00000000" w:rsidDel="00000000" w:rsidP="00000000" w:rsidRDefault="00000000" w:rsidRPr="00000000" w14:paraId="00000338">
          <w:pPr>
            <w:pStyle w:val="Heading1"/>
            <w:numPr>
              <w:ilvl w:val="0"/>
              <w:numId w:val="12"/>
            </w:numPr>
            <w:ind w:left="720" w:hanging="360"/>
            <w:rPr>
              <w:ins w:author="Anonymous" w:id="203" w:date="2026-09-24T05:26:08Z"/>
              <w:del w:author="Kanihaa" w:id="9" w:date="2026-09-25T08:48:49Z"/>
              <w:rFonts w:ascii="Calibri" w:cs="Calibri" w:eastAsia="Calibri" w:hAnsi="Calibri"/>
              <w:strike w:val="1"/>
              <w:highlight w:val="black"/>
            </w:rPr>
          </w:pPr>
          <w:sdt>
            <w:sdtPr>
              <w:id w:val="-342504995"/>
              <w:tag w:val="goog_rdk_4016"/>
            </w:sdtPr>
            <w:sdtContent>
              <w:ins w:author="Anonymous" w:id="203" w:date="2026-09-24T05:26:08Z">
                <w:sdt>
                  <w:sdtPr>
                    <w:id w:val="-1722358566"/>
                    <w:tag w:val="goog_rdk_4017"/>
                  </w:sdtPr>
                  <w:sdtContent>
                    <w:del w:author="Kanihaa" w:id="9" w:date="2026-09-25T08:48:49Z"/>
                  </w:sdtContent>
                </w:sdt>
              </w:ins>
              <w:sdt>
                <w:sdtPr>
                  <w:id w:val="1261260060"/>
                  <w:tag w:val="goog_rdk_4018"/>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h9yjlqm6swub" w:id="334"/>
                  <w:bookmarkEnd w:id="334"/>
                </w:del>
              </w:ins>
            </w:sdtContent>
          </w:sdt>
        </w:p>
      </w:sdtContent>
    </w:sdt>
    <w:sdt>
      <w:sdtPr>
        <w:id w:val="236683228"/>
        <w:tag w:val="goog_rdk_4025"/>
      </w:sdtPr>
      <w:sdtContent>
        <w:p w:rsidR="00000000" w:rsidDel="00000000" w:rsidP="00000000" w:rsidRDefault="00000000" w:rsidRPr="00000000" w14:paraId="00000339">
          <w:pPr>
            <w:pStyle w:val="Heading1"/>
            <w:numPr>
              <w:ilvl w:val="0"/>
              <w:numId w:val="38"/>
            </w:numPr>
            <w:ind w:left="720" w:hanging="360"/>
            <w:rPr>
              <w:ins w:author="Anonymous" w:id="203" w:date="2026-09-24T05:26:08Z"/>
              <w:del w:author="Kanihaa" w:id="9" w:date="2026-09-25T08:48:49Z"/>
              <w:rFonts w:ascii="Calibri" w:cs="Calibri" w:eastAsia="Calibri" w:hAnsi="Calibri"/>
              <w:strike w:val="1"/>
              <w:highlight w:val="black"/>
            </w:rPr>
          </w:pPr>
          <w:sdt>
            <w:sdtPr>
              <w:id w:val="-1612880788"/>
              <w:tag w:val="goog_rdk_4020"/>
            </w:sdtPr>
            <w:sdtContent>
              <w:ins w:author="Anonymous" w:id="203" w:date="2026-09-24T05:26:08Z">
                <w:sdt>
                  <w:sdtPr>
                    <w:id w:val="-1973036626"/>
                    <w:tag w:val="goog_rdk_4021"/>
                  </w:sdtPr>
                  <w:sdtContent>
                    <w:del w:author="Kanihaa" w:id="9" w:date="2026-09-25T08:48:49Z"/>
                  </w:sdtContent>
                </w:sdt>
              </w:ins>
              <w:sdt>
                <w:sdtPr>
                  <w:id w:val="-502388821"/>
                  <w:tag w:val="goog_rdk_4022"/>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demonstrate how we can </w:delText>
                      </w:r>
                    </w:del>
                  </w:ins>
                </w:sdtContent>
              </w:sdt>
              <w:ins w:author="Anonymous" w:id="203" w:date="2026-09-24T05:26:08Z">
                <w:del w:author="Kanihaa" w:id="9" w:date="2026-09-25T08:48:49Z">
                  <w:bookmarkStart w:colFirst="0" w:colLast="0" w:name="_heading=h.1d74mifii83e" w:id="335"/>
                  <w:bookmarkEnd w:id="335"/>
                  <w:sdt>
                    <w:sdtPr>
                      <w:id w:val="-2011265107"/>
                      <w:tag w:val="goog_rdk_402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conbine</w:delText>
                      </w:r>
                    </w:sdtContent>
                  </w:sdt>
                  <w:sdt>
                    <w:sdtPr>
                      <w:id w:val="1580805156"/>
                      <w:tag w:val="goog_rdk_402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gemini at,APIs, backend development,frontend development</w:delText>
                      </w:r>
                    </w:sdtContent>
                  </w:sdt>
                </w:del>
              </w:ins>
            </w:sdtContent>
          </w:sdt>
        </w:p>
      </w:sdtContent>
    </w:sdt>
    <w:sdt>
      <w:sdtPr>
        <w:id w:val="305401432"/>
        <w:tag w:val="goog_rdk_4030"/>
      </w:sdtPr>
      <w:sdtContent>
        <w:p w:rsidR="00000000" w:rsidDel="00000000" w:rsidP="00000000" w:rsidRDefault="00000000" w:rsidRPr="00000000" w14:paraId="0000033A">
          <w:pPr>
            <w:pStyle w:val="Heading1"/>
            <w:numPr>
              <w:ilvl w:val="0"/>
              <w:numId w:val="38"/>
            </w:numPr>
            <w:ind w:left="720" w:hanging="360"/>
            <w:rPr>
              <w:ins w:author="Anonymous" w:id="203" w:date="2026-09-24T05:26:08Z"/>
              <w:del w:author="Kanihaa" w:id="9" w:date="2026-09-25T08:48:49Z"/>
              <w:rFonts w:ascii="Cambria" w:cs="Cambria" w:eastAsia="Cambria" w:hAnsi="Cambria"/>
              <w:strike w:val="1"/>
              <w:sz w:val="24"/>
              <w:szCs w:val="24"/>
              <w:rPrChange w:author="Sushanth G.k" w:id="157" w:date="2026-09-24T07:06:28Z">
                <w:rPr>
                  <w:rFonts w:ascii="Cambria" w:cs="Cambria" w:eastAsia="Cambria" w:hAnsi="Cambria"/>
                  <w:sz w:val="24"/>
                  <w:szCs w:val="24"/>
                </w:rPr>
              </w:rPrChange>
            </w:rPr>
            <w:pPrChange w:author="Sushanth G.k" w:id="0" w:date="2026-09-24T07:06:28Z">
              <w:pPr>
                <w:pStyle w:val="Heading1"/>
                <w:numPr>
                  <w:ilvl w:val="0"/>
                  <w:numId w:val="38"/>
                </w:numPr>
                <w:ind w:left="720" w:hanging="360"/>
              </w:pPr>
            </w:pPrChange>
          </w:pPr>
          <w:sdt>
            <w:sdtPr>
              <w:id w:val="1845420705"/>
              <w:tag w:val="goog_rdk_4026"/>
            </w:sdtPr>
            <w:sdtContent>
              <w:ins w:author="Anonymous" w:id="203" w:date="2026-09-24T05:26:08Z">
                <w:sdt>
                  <w:sdtPr>
                    <w:id w:val="-774425551"/>
                    <w:tag w:val="goog_rdk_4027"/>
                  </w:sdtPr>
                  <w:sdtContent>
                    <w:del w:author="Kanihaa" w:id="9" w:date="2026-09-25T08:48:49Z"/>
                  </w:sdtContent>
                </w:sdt>
              </w:ins>
              <w:sdt>
                <w:sdtPr>
                  <w:id w:val="1051439887"/>
                  <w:tag w:val="goog_rdk_4028"/>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to solve a practical real world budgeting recommendation problem</w:delText>
                      </w:r>
                    </w:del>
                  </w:ins>
                </w:sdtContent>
              </w:sdt>
              <w:ins w:author="Anonymous" w:id="203" w:date="2026-09-24T05:26:08Z">
                <w:del w:author="Kanihaa" w:id="9" w:date="2026-09-25T08:48:49Z">
                  <w:bookmarkStart w:colFirst="0" w:colLast="0" w:name="_heading=h.c7u14ommhuay" w:id="336"/>
                  <w:bookmarkEnd w:id="336"/>
                  <w:sdt>
                    <w:sdtPr>
                      <w:id w:val="332681183"/>
                      <w:tag w:val="goog_rdk_4029"/>
                    </w:sdtPr>
                    <w:sdtContent>
                      <w:r w:rsidDel="00000000" w:rsidR="00000000" w:rsidRPr="00000000">
                        <w:rPr>
                          <w:rtl w:val="0"/>
                        </w:rPr>
                      </w:r>
                    </w:sdtContent>
                  </w:sdt>
                </w:del>
              </w:ins>
            </w:sdtContent>
          </w:sdt>
        </w:p>
      </w:sdtContent>
    </w:sdt>
    <w:sdt>
      <w:sdtPr>
        <w:id w:val="-364215051"/>
        <w:tag w:val="goog_rdk_4034"/>
      </w:sdtPr>
      <w:sdtContent>
        <w:p w:rsidR="00000000" w:rsidDel="00000000" w:rsidP="00000000" w:rsidRDefault="00000000" w:rsidRPr="00000000" w14:paraId="0000033B">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96296768"/>
              <w:tag w:val="goog_rdk_4031"/>
            </w:sdtPr>
            <w:sdtContent>
              <w:ins w:author="Anonymous" w:id="203" w:date="2026-09-24T05:26:08Z">
                <w:sdt>
                  <w:sdtPr>
                    <w:id w:val="176037475"/>
                    <w:tag w:val="goog_rdk_4032"/>
                  </w:sdtPr>
                  <w:sdtContent>
                    <w:del w:author="Kanihaa" w:id="9" w:date="2026-09-25T08:48:49Z"/>
                  </w:sdtContent>
                </w:sdt>
              </w:ins>
              <w:sdt>
                <w:sdtPr>
                  <w:id w:val="2121501455"/>
                  <w:tag w:val="goog_rdk_4033"/>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fkwyit34ujot" w:id="337"/>
                  <w:bookmarkEnd w:id="337"/>
                </w:del>
              </w:ins>
            </w:sdtContent>
          </w:sdt>
        </w:p>
      </w:sdtContent>
    </w:sdt>
    <w:sdt>
      <w:sdtPr>
        <w:id w:val="1212804043"/>
        <w:tag w:val="goog_rdk_4038"/>
      </w:sdtPr>
      <w:sdtContent>
        <w:p w:rsidR="00000000" w:rsidDel="00000000" w:rsidP="00000000" w:rsidRDefault="00000000" w:rsidRPr="00000000" w14:paraId="0000033C">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985058386"/>
              <w:tag w:val="goog_rdk_4035"/>
            </w:sdtPr>
            <w:sdtContent>
              <w:ins w:author="Anonymous" w:id="203" w:date="2026-09-24T05:26:08Z">
                <w:sdt>
                  <w:sdtPr>
                    <w:id w:val="-304812798"/>
                    <w:tag w:val="goog_rdk_4036"/>
                  </w:sdtPr>
                  <w:sdtContent>
                    <w:del w:author="Kanihaa" w:id="9" w:date="2026-09-25T08:48:49Z"/>
                  </w:sdtContent>
                </w:sdt>
              </w:ins>
              <w:sdt>
                <w:sdtPr>
                  <w:id w:val="-1912139546"/>
                  <w:tag w:val="goog_rdk_4037"/>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m4zjg7xj55bq" w:id="338"/>
                  <w:bookmarkEnd w:id="338"/>
                </w:del>
              </w:ins>
            </w:sdtContent>
          </w:sdt>
        </w:p>
      </w:sdtContent>
    </w:sdt>
    <w:sdt>
      <w:sdtPr>
        <w:id w:val="1212444237"/>
        <w:tag w:val="goog_rdk_4042"/>
      </w:sdtPr>
      <w:sdtContent>
        <w:p w:rsidR="00000000" w:rsidDel="00000000" w:rsidP="00000000" w:rsidRDefault="00000000" w:rsidRPr="00000000" w14:paraId="0000033D">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361576574"/>
              <w:tag w:val="goog_rdk_4039"/>
            </w:sdtPr>
            <w:sdtContent>
              <w:ins w:author="Anonymous" w:id="203" w:date="2026-09-24T05:26:08Z">
                <w:sdt>
                  <w:sdtPr>
                    <w:id w:val="-1495083608"/>
                    <w:tag w:val="goog_rdk_4040"/>
                  </w:sdtPr>
                  <w:sdtContent>
                    <w:del w:author="Kanihaa" w:id="9" w:date="2026-09-25T08:48:49Z"/>
                  </w:sdtContent>
                </w:sdt>
              </w:ins>
              <w:sdt>
                <w:sdtPr>
                  <w:id w:val="182257540"/>
                  <w:tag w:val="goog_rdk_4041"/>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y3cojgletb0o" w:id="339"/>
                  <w:bookmarkEnd w:id="339"/>
                </w:del>
              </w:ins>
            </w:sdtContent>
          </w:sdt>
        </w:p>
      </w:sdtContent>
    </w:sdt>
    <w:sdt>
      <w:sdtPr>
        <w:id w:val="-1712190919"/>
        <w:tag w:val="goog_rdk_4046"/>
      </w:sdtPr>
      <w:sdtContent>
        <w:p w:rsidR="00000000" w:rsidDel="00000000" w:rsidP="00000000" w:rsidRDefault="00000000" w:rsidRPr="00000000" w14:paraId="0000033E">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29441314"/>
              <w:tag w:val="goog_rdk_4043"/>
            </w:sdtPr>
            <w:sdtContent>
              <w:ins w:author="Anonymous" w:id="203" w:date="2026-09-24T05:26:08Z">
                <w:sdt>
                  <w:sdtPr>
                    <w:id w:val="-373236011"/>
                    <w:tag w:val="goog_rdk_4044"/>
                  </w:sdtPr>
                  <w:sdtContent>
                    <w:del w:author="Kanihaa" w:id="9" w:date="2026-09-25T08:48:49Z"/>
                  </w:sdtContent>
                </w:sdt>
              </w:ins>
              <w:sdt>
                <w:sdtPr>
                  <w:id w:val="-1839685068"/>
                  <w:tag w:val="goog_rdk_4045"/>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2rwvft9oxh4e" w:id="340"/>
                  <w:bookmarkEnd w:id="340"/>
                </w:del>
              </w:ins>
            </w:sdtContent>
          </w:sdt>
        </w:p>
      </w:sdtContent>
    </w:sdt>
    <w:sdt>
      <w:sdtPr>
        <w:id w:val="1024920399"/>
        <w:tag w:val="goog_rdk_4050"/>
      </w:sdtPr>
      <w:sdtContent>
        <w:p w:rsidR="00000000" w:rsidDel="00000000" w:rsidP="00000000" w:rsidRDefault="00000000" w:rsidRPr="00000000" w14:paraId="0000033F">
          <w:pPr>
            <w:pStyle w:val="Heading1"/>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317575542"/>
              <w:tag w:val="goog_rdk_4047"/>
            </w:sdtPr>
            <w:sdtContent>
              <w:ins w:author="Anonymous" w:id="203" w:date="2026-09-24T05:26:08Z">
                <w:sdt>
                  <w:sdtPr>
                    <w:id w:val="-996146900"/>
                    <w:tag w:val="goog_rdk_4048"/>
                  </w:sdtPr>
                  <w:sdtContent>
                    <w:del w:author="Kanihaa" w:id="9" w:date="2026-09-25T08:48:49Z"/>
                  </w:sdtContent>
                </w:sdt>
              </w:ins>
              <w:sdt>
                <w:sdtPr>
                  <w:id w:val="370434700"/>
                  <w:tag w:val="goog_rdk_4049"/>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bookmarkStart w:colFirst="0" w:colLast="0" w:name="_heading=h.wudyaw55aq6t" w:id="341"/>
                  <w:bookmarkEnd w:id="341"/>
                </w:del>
              </w:ins>
            </w:sdtContent>
          </w:sdt>
        </w:p>
      </w:sdtContent>
    </w:sdt>
    <w:sdt>
      <w:sdtPr>
        <w:id w:val="590517537"/>
        <w:tag w:val="goog_rdk_4054"/>
      </w:sdtPr>
      <w:sdtContent>
        <w:p w:rsidR="00000000" w:rsidDel="00000000" w:rsidP="00000000" w:rsidRDefault="00000000" w:rsidRPr="00000000" w14:paraId="00000340">
          <w:pPr>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31305496"/>
              <w:tag w:val="goog_rdk_4051"/>
            </w:sdtPr>
            <w:sdtContent>
              <w:ins w:author="Anonymous" w:id="203" w:date="2026-09-24T05:26:08Z">
                <w:sdt>
                  <w:sdtPr>
                    <w:id w:val="1761716635"/>
                    <w:tag w:val="goog_rdk_4052"/>
                  </w:sdtPr>
                  <w:sdtContent>
                    <w:del w:author="Kanihaa" w:id="9" w:date="2026-09-25T08:48:49Z"/>
                  </w:sdtContent>
                </w:sdt>
              </w:ins>
              <w:sdt>
                <w:sdtPr>
                  <w:id w:val="1203246776"/>
                  <w:tag w:val="goog_rdk_4053"/>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Home Page</w:delText>
                      </w:r>
                    </w:del>
                  </w:ins>
                </w:sdtContent>
              </w:sdt>
              <w:ins w:author="Anonymous" w:id="203" w:date="2026-09-24T05:26:08Z">
                <w:del w:author="Kanihaa" w:id="9" w:date="2026-09-25T08:48:49Z"/>
              </w:ins>
            </w:sdtContent>
          </w:sdt>
        </w:p>
      </w:sdtContent>
    </w:sdt>
    <w:sdt>
      <w:sdtPr>
        <w:id w:val="-1290056123"/>
        <w:tag w:val="goog_rdk_4058"/>
      </w:sdtPr>
      <w:sdtContent>
        <w:p w:rsidR="00000000" w:rsidDel="00000000" w:rsidP="00000000" w:rsidRDefault="00000000" w:rsidRPr="00000000" w14:paraId="00000341">
          <w:pPr>
            <w:pStyle w:val="Heading1"/>
            <w:ind w:left="720" w:firstLine="0"/>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936166856"/>
              <w:tag w:val="goog_rdk_4055"/>
            </w:sdtPr>
            <w:sdtContent>
              <w:ins w:author="Anonymous" w:id="203" w:date="2026-09-24T05:26:08Z">
                <w:sdt>
                  <w:sdtPr>
                    <w:id w:val="-1712996688"/>
                    <w:tag w:val="goog_rdk_4056"/>
                  </w:sdtPr>
                  <w:sdtContent>
                    <w:del w:author="Kanihaa" w:id="9" w:date="2026-09-25T08:48:49Z"/>
                  </w:sdtContent>
                </w:sdt>
              </w:ins>
              <w:sdt>
                <w:sdtPr>
                  <w:id w:val="-59211127"/>
                  <w:tag w:val="goog_rdk_4057"/>
                </w:sdtPr>
                <w:sdtContent>
                  <w:ins w:author="Anonymous" w:id="203"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Home Page: The main landing page introducing PocketSmart AI’s features with links to planner modules and user actions.</w:delText>
                      </w:r>
                    </w:del>
                  </w:ins>
                </w:sdtContent>
              </w:sdt>
              <w:ins w:author="Anonymous" w:id="203" w:date="2026-09-24T05:26:08Z">
                <w:del w:author="Kanihaa" w:id="9" w:date="2026-09-25T08:48:49Z">
                  <w:bookmarkStart w:colFirst="0" w:colLast="0" w:name="_heading=h.62xlp04dbdm8" w:id="342"/>
                  <w:bookmarkEnd w:id="342"/>
                </w:del>
              </w:ins>
            </w:sdtContent>
          </w:sdt>
        </w:p>
      </w:sdtContent>
    </w:sdt>
    <w:sdt>
      <w:sdtPr>
        <w:id w:val="-1592420747"/>
        <w:tag w:val="goog_rdk_4062"/>
      </w:sdtPr>
      <w:sdtContent>
        <w:p w:rsidR="00000000" w:rsidDel="00000000" w:rsidP="00000000" w:rsidRDefault="00000000" w:rsidRPr="00000000" w14:paraId="00000342">
          <w:pPr>
            <w:rPr>
              <w:ins w:author="Anonymous" w:id="203"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45560362"/>
              <w:tag w:val="goog_rdk_4059"/>
            </w:sdtPr>
            <w:sdtContent>
              <w:ins w:author="Anonymous" w:id="203" w:date="2026-09-24T05:26:08Z">
                <w:sdt>
                  <w:sdtPr>
                    <w:id w:val="-94765817"/>
                    <w:tag w:val="goog_rdk_4060"/>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4140200"/>
                            <wp:effectExtent b="0" l="0" r="0" t="0"/>
                            <wp:docPr id="222" name="image38.png"/>
                            <a:graphic>
                              <a:graphicData uri="http://schemas.openxmlformats.org/drawingml/2006/picture">
                                <pic:pic>
                                  <pic:nvPicPr>
                                    <pic:cNvPr id="0" name="image38.png"/>
                                    <pic:cNvPicPr preferRelativeResize="0"/>
                                  </pic:nvPicPr>
                                  <pic:blipFill>
                                    <a:blip r:embed="rId50"/>
                                    <a:srcRect b="-23480" l="-17940" r="17940" t="23480"/>
                                    <a:stretch>
                                      <a:fillRect/>
                                    </a:stretch>
                                  </pic:blipFill>
                                  <pic:spPr>
                                    <a:xfrm>
                                      <a:off x="0" y="0"/>
                                      <a:ext cx="5213475" cy="4140200"/>
                                    </a:xfrm>
                                    <a:prstGeom prst="rect"/>
                                    <a:ln/>
                                  </pic:spPr>
                                </pic:pic>
                              </a:graphicData>
                            </a:graphic>
                          </wp:inline>
                        </w:drawing>
                      </w:r>
                    </w:del>
                  </w:sdtContent>
                </w:sdt>
              </w:ins>
              <w:sdt>
                <w:sdtPr>
                  <w:id w:val="-1642727075"/>
                  <w:tag w:val="goog_rdk_4061"/>
                </w:sdtPr>
                <w:sdtContent>
                  <w:ins w:author="Anonymous" w:id="203" w:date="2026-09-24T05:26:08Z">
                    <w:del w:author="Kanihaa" w:id="9" w:date="2026-09-25T08:48:49Z">
                      <w:r w:rsidDel="00000000" w:rsidR="00000000" w:rsidRPr="00000000">
                        <w:rPr>
                          <w:rtl w:val="0"/>
                        </w:rPr>
                      </w:r>
                    </w:del>
                  </w:ins>
                </w:sdtContent>
              </w:sdt>
              <w:ins w:author="Anonymous" w:id="203" w:date="2026-09-24T05:26:08Z">
                <w:del w:author="Kanihaa" w:id="9" w:date="2026-09-25T08:48:49Z"/>
              </w:ins>
            </w:sdtContent>
          </w:sdt>
        </w:p>
      </w:sdtContent>
    </w:sdt>
    <w:sdt>
      <w:sdtPr>
        <w:id w:val="-294759741"/>
        <w:tag w:val="goog_rdk_4069"/>
      </w:sdtPr>
      <w:sdtContent>
        <w:p w:rsidR="00000000" w:rsidDel="00000000" w:rsidP="00000000" w:rsidRDefault="00000000" w:rsidRPr="00000000" w14:paraId="00000343">
          <w:pPr>
            <w:pStyle w:val="Heading1"/>
            <w:spacing w:line="259" w:lineRule="auto"/>
            <w:rPr>
              <w:ins w:author="Divya Anbulingam" w:id="206" w:date="2026-09-24T17:31: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916770118"/>
              <w:tag w:val="goog_rdk_4066"/>
            </w:sdtPr>
            <w:sdtContent>
              <w:ins w:author="Divya Anbulingam" w:id="206" w:date="2026-09-24T17:31:19Z">
                <w:sdt>
                  <w:sdtPr>
                    <w:id w:val="220466256"/>
                    <w:tag w:val="goog_rdk_4067"/>
                  </w:sdtPr>
                  <w:sdtContent>
                    <w:del w:author="Kanihaa" w:id="9" w:date="2026-09-25T08:48:49Z"/>
                  </w:sdtContent>
                </w:sdt>
              </w:ins>
              <w:sdt>
                <w:sdtPr>
                  <w:id w:val="1657787224"/>
                  <w:tag w:val="goog_rdk_4068"/>
                </w:sdtPr>
                <w:sdtContent>
                  <w:ins w:author="Divya Anbulingam" w:id="206" w:date="2026-09-24T17:31:19Z">
                    <w:del w:author="Kanihaa" w:id="9" w:date="2026-09-25T08:48:49Z">
                      <w:r w:rsidDel="00000000" w:rsidR="00000000" w:rsidRPr="00000000">
                        <w:rPr>
                          <w:rtl w:val="0"/>
                        </w:rPr>
                      </w:r>
                    </w:del>
                  </w:ins>
                </w:sdtContent>
              </w:sdt>
              <w:ins w:author="Divya Anbulingam" w:id="206" w:date="2026-09-24T17:31:19Z">
                <w:del w:author="Kanihaa" w:id="9" w:date="2026-09-25T08:48:49Z">
                  <w:bookmarkStart w:colFirst="0" w:colLast="0" w:name="_heading=h.ygqcbbynfwlk" w:id="343"/>
                  <w:bookmarkEnd w:id="343"/>
                </w:del>
              </w:ins>
            </w:sdtContent>
          </w:sdt>
        </w:p>
      </w:sdtContent>
    </w:sdt>
    <w:sdt>
      <w:sdtPr>
        <w:id w:val="678206190"/>
        <w:tag w:val="goog_rdk_4073"/>
      </w:sdtPr>
      <w:sdtContent>
        <w:p w:rsidR="00000000" w:rsidDel="00000000" w:rsidP="00000000" w:rsidRDefault="00000000" w:rsidRPr="00000000" w14:paraId="00000344">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Anonymous" w:id="0" w:date="2026-09-24T05:26:08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813251099"/>
              <w:tag w:val="goog_rdk_4071"/>
            </w:sdtPr>
            <w:sdtContent>
              <w:del w:author="Kanihaa" w:id="9" w:date="2026-09-25T08:48:49Z"/>
              <w:sdt>
                <w:sdtPr>
                  <w:id w:val="1238286505"/>
                  <w:tag w:val="goog_rdk_407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tions tailored to the occasion, outfit, and budget, using Gemini-generated insights.</w:delText>
                    </w:r>
                  </w:del>
                </w:sdtContent>
              </w:sdt>
              <w:del w:author="Kanihaa" w:id="9" w:date="2026-09-25T08:48:49Z"/>
            </w:sdtContent>
          </w:sdt>
        </w:p>
      </w:sdtContent>
    </w:sdt>
    <w:sdt>
      <w:sdtPr>
        <w:id w:val="1802293879"/>
        <w:tag w:val="goog_rdk_4076"/>
      </w:sdtPr>
      <w:sdtContent>
        <w:p w:rsidR="00000000" w:rsidDel="00000000" w:rsidP="00000000" w:rsidRDefault="00000000" w:rsidRPr="00000000" w14:paraId="00000345">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875531750"/>
              <w:tag w:val="goog_rdk_4074"/>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3810000" cy="7524750"/>
                      <wp:effectExtent b="0" l="0" r="0" t="0"/>
                      <wp:docPr id="190" name="image34.png"/>
                      <a:graphic>
                        <a:graphicData uri="http://schemas.openxmlformats.org/drawingml/2006/picture">
                          <pic:pic>
                            <pic:nvPicPr>
                              <pic:cNvPr id="0" name="image34.png"/>
                              <pic:cNvPicPr preferRelativeResize="0"/>
                            </pic:nvPicPr>
                            <pic:blipFill>
                              <a:blip r:embed="rId62"/>
                              <a:srcRect b="0" l="0" r="0" t="0"/>
                              <a:stretch>
                                <a:fillRect/>
                              </a:stretch>
                            </pic:blipFill>
                            <pic:spPr>
                              <a:xfrm>
                                <a:off x="0" y="0"/>
                                <a:ext cx="3810000" cy="7524750"/>
                              </a:xfrm>
                              <a:prstGeom prst="rect"/>
                              <a:ln/>
                            </pic:spPr>
                          </pic:pic>
                        </a:graphicData>
                      </a:graphic>
                    </wp:inline>
                  </w:drawing>
                </w:r>
              </w:del>
              <w:sdt>
                <w:sdtPr>
                  <w:id w:val="-1930821153"/>
                  <w:tag w:val="goog_rdk_4075"/>
                </w:sdtPr>
                <w:sdtContent>
                  <w:del w:author="Kanihaa" w:id="9" w:date="2026-09-25T08:48:49Z">
                    <w:r w:rsidDel="00000000" w:rsidR="00000000" w:rsidRPr="00000000">
                      <w:rPr>
                        <w:rtl w:val="0"/>
                      </w:rPr>
                    </w:r>
                  </w:del>
                </w:sdtContent>
              </w:sdt>
              <w:del w:author="Kanihaa" w:id="9" w:date="2026-09-25T08:48:49Z"/>
            </w:sdtContent>
          </w:sdt>
        </w:p>
      </w:sdtContent>
    </w:sdt>
    <w:sdt>
      <w:sdtPr>
        <w:id w:val="1609115253"/>
        <w:tag w:val="goog_rdk_4079"/>
      </w:sdtPr>
      <w:sdtContent>
        <w:p w:rsidR="00000000" w:rsidDel="00000000" w:rsidP="00000000" w:rsidRDefault="00000000" w:rsidRPr="00000000" w14:paraId="00000346">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145279046"/>
              <w:tag w:val="goog_rdk_4077"/>
            </w:sdtPr>
            <w:sdtContent>
              <w:del w:author="Kanihaa" w:id="9" w:date="2026-09-25T08:48:49Z"/>
              <w:sdt>
                <w:sdtPr>
                  <w:id w:val="90947831"/>
                  <w:tag w:val="goog_rdk_4078"/>
                </w:sdtPr>
                <w:sdtContent>
                  <w:del w:author="Kanihaa" w:id="9" w:date="2026-09-25T08:48:49Z">
                    <w:r w:rsidDel="00000000" w:rsidR="00000000" w:rsidRPr="00000000">
                      <w:rPr>
                        <w:rtl w:val="0"/>
                      </w:rPr>
                    </w:r>
                  </w:del>
                </w:sdtContent>
              </w:sdt>
              <w:del w:author="Kanihaa" w:id="9" w:date="2026-09-25T08:48:49Z"/>
            </w:sdtContent>
          </w:sdt>
        </w:p>
      </w:sdtContent>
    </w:sdt>
    <w:sdt>
      <w:sdtPr>
        <w:id w:val="607453712"/>
        <w:tag w:val="goog_rdk_4082"/>
      </w:sdtPr>
      <w:sdtContent>
        <w:p w:rsidR="00000000" w:rsidDel="00000000" w:rsidP="00000000" w:rsidRDefault="00000000" w:rsidRPr="00000000" w14:paraId="00000347">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742174632"/>
              <w:tag w:val="goog_rdk_4080"/>
            </w:sdtPr>
            <w:sdtContent>
              <w:del w:author="Kanihaa" w:id="9" w:date="2026-09-25T08:48:49Z"/>
              <w:sdt>
                <w:sdtPr>
                  <w:id w:val="2061830981"/>
                  <w:tag w:val="goog_rdk_4081"/>
                </w:sdtPr>
                <w:sdtContent>
                  <w:del w:author="Kanihaa" w:id="9" w:date="2026-09-25T08:48:49Z">
                    <w:r w:rsidDel="00000000" w:rsidR="00000000" w:rsidRPr="00000000">
                      <w:rPr>
                        <w:rtl w:val="0"/>
                      </w:rPr>
                    </w:r>
                  </w:del>
                </w:sdtContent>
              </w:sdt>
              <w:del w:author="Kanihaa" w:id="9" w:date="2026-09-25T08:48:49Z"/>
            </w:sdtContent>
          </w:sdt>
        </w:p>
      </w:sdtContent>
    </w:sdt>
    <w:sdt>
      <w:sdtPr>
        <w:id w:val="2066932813"/>
        <w:tag w:val="goog_rdk_4085"/>
      </w:sdtPr>
      <w:sdtContent>
        <w:p w:rsidR="00000000" w:rsidDel="00000000" w:rsidP="00000000" w:rsidRDefault="00000000" w:rsidRPr="00000000" w14:paraId="00000348">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84819898"/>
              <w:tag w:val="goog_rdk_4083"/>
            </w:sdtPr>
            <w:sdtContent>
              <w:del w:author="Kanihaa" w:id="9" w:date="2026-09-25T08:48:49Z"/>
              <w:sdt>
                <w:sdtPr>
                  <w:id w:val="-1681544843"/>
                  <w:tag w:val="goog_rdk_4084"/>
                </w:sdtPr>
                <w:sdtContent>
                  <w:del w:author="Kanihaa" w:id="9" w:date="2026-09-25T08:48:49Z">
                    <w:r w:rsidDel="00000000" w:rsidR="00000000" w:rsidRPr="00000000">
                      <w:rPr>
                        <w:rtl w:val="0"/>
                      </w:rPr>
                    </w:r>
                  </w:del>
                </w:sdtContent>
              </w:sdt>
              <w:del w:author="Kanihaa" w:id="9" w:date="2026-09-25T08:48:49Z"/>
            </w:sdtContent>
          </w:sdt>
        </w:p>
      </w:sdtContent>
    </w:sdt>
    <w:sdt>
      <w:sdtPr>
        <w:id w:val="-1902948646"/>
        <w:tag w:val="goog_rdk_4088"/>
      </w:sdtPr>
      <w:sdtContent>
        <w:p w:rsidR="00000000" w:rsidDel="00000000" w:rsidP="00000000" w:rsidRDefault="00000000" w:rsidRPr="00000000" w14:paraId="00000349">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2550615"/>
              <w:tag w:val="goog_rdk_4086"/>
            </w:sdtPr>
            <w:sdtContent>
              <w:del w:author="Kanihaa" w:id="9" w:date="2026-09-25T08:48:49Z"/>
              <w:sdt>
                <w:sdtPr>
                  <w:id w:val="-606002079"/>
                  <w:tag w:val="goog_rdk_4087"/>
                </w:sdtPr>
                <w:sdtContent>
                  <w:del w:author="Kanihaa" w:id="9" w:date="2026-09-25T08:48:49Z">
                    <w:r w:rsidDel="00000000" w:rsidR="00000000" w:rsidRPr="00000000">
                      <w:rPr>
                        <w:rtl w:val="0"/>
                      </w:rPr>
                    </w:r>
                  </w:del>
                </w:sdtContent>
              </w:sdt>
              <w:del w:author="Kanihaa" w:id="9" w:date="2026-09-25T08:48:49Z"/>
            </w:sdtContent>
          </w:sdt>
        </w:p>
      </w:sdtContent>
    </w:sdt>
    <w:sdt>
      <w:sdtPr>
        <w:id w:val="127075333"/>
        <w:tag w:val="goog_rdk_4091"/>
      </w:sdtPr>
      <w:sdtContent>
        <w:p w:rsidR="00000000" w:rsidDel="00000000" w:rsidP="00000000" w:rsidRDefault="00000000" w:rsidRPr="00000000" w14:paraId="0000034A">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786554376"/>
              <w:tag w:val="goog_rdk_4089"/>
            </w:sdtPr>
            <w:sdtContent>
              <w:del w:author="Kanihaa" w:id="9" w:date="2026-09-25T08:48:49Z"/>
              <w:sdt>
                <w:sdtPr>
                  <w:id w:val="857611699"/>
                  <w:tag w:val="goog_rdk_4090"/>
                </w:sdtPr>
                <w:sdtContent>
                  <w:del w:author="Kanihaa" w:id="9" w:date="2026-09-25T08:48:49Z">
                    <w:r w:rsidDel="00000000" w:rsidR="00000000" w:rsidRPr="00000000">
                      <w:rPr>
                        <w:rtl w:val="0"/>
                      </w:rPr>
                    </w:r>
                  </w:del>
                </w:sdtContent>
              </w:sdt>
              <w:del w:author="Kanihaa" w:id="9" w:date="2026-09-25T08:48:49Z"/>
            </w:sdtContent>
          </w:sdt>
        </w:p>
      </w:sdtContent>
    </w:sdt>
    <w:sdt>
      <w:sdtPr>
        <w:id w:val="-254634401"/>
        <w:tag w:val="goog_rdk_4094"/>
      </w:sdtPr>
      <w:sdtContent>
        <w:p w:rsidR="00000000" w:rsidDel="00000000" w:rsidP="00000000" w:rsidRDefault="00000000" w:rsidRPr="00000000" w14:paraId="0000034B">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53720791"/>
              <w:tag w:val="goog_rdk_4092"/>
            </w:sdtPr>
            <w:sdtContent>
              <w:del w:author="Kanihaa" w:id="9" w:date="2026-09-25T08:48:49Z"/>
              <w:sdt>
                <w:sdtPr>
                  <w:id w:val="-1723206469"/>
                  <w:tag w:val="goog_rdk_4093"/>
                </w:sdtPr>
                <w:sdtContent>
                  <w:del w:author="Kanihaa" w:id="9" w:date="2026-09-25T08:48:49Z">
                    <w:r w:rsidDel="00000000" w:rsidR="00000000" w:rsidRPr="00000000">
                      <w:rPr>
                        <w:rtl w:val="0"/>
                      </w:rPr>
                    </w:r>
                  </w:del>
                </w:sdtContent>
              </w:sdt>
              <w:del w:author="Kanihaa" w:id="9" w:date="2026-09-25T08:48:49Z"/>
            </w:sdtContent>
          </w:sdt>
        </w:p>
      </w:sdtContent>
    </w:sdt>
    <w:sdt>
      <w:sdtPr>
        <w:id w:val="-483816917"/>
        <w:tag w:val="goog_rdk_4099"/>
      </w:sdtPr>
      <w:sdtContent>
        <w:p w:rsidR="00000000" w:rsidDel="00000000" w:rsidP="00000000" w:rsidRDefault="00000000" w:rsidRPr="00000000" w14:paraId="0000034C">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03960559"/>
              <w:tag w:val="goog_rdk_4095"/>
            </w:sdtPr>
            <w:sdtContent>
              <w:del w:author="Kanihaa" w:id="9" w:date="2026-09-25T08:48:49Z"/>
              <w:sdt>
                <w:sdtPr>
                  <w:id w:val="21675627"/>
                  <w:tag w:val="goog_rdk_409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Recommendation History Page</w:delText>
                    </w:r>
                  </w:del>
                </w:sdtContent>
              </w:sdt>
              <w:del w:author="Kanihaa" w:id="9" w:date="2026-09-25T08:48:49Z">
                <w:sdt>
                  <w:sdtPr>
                    <w:id w:val="5132434"/>
                    <w:tag w:val="goog_rdk_409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Displays a log of the user's past recommendation queries and results, allowing easy review and reuse of previous plans.</w:delText>
                    </w:r>
                  </w:sdtContent>
                </w:sdt>
                <w:sdt>
                  <w:sdtPr>
                    <w:id w:val="-853457428"/>
                    <w:tag w:val="goog_rdk_4098"/>
                  </w:sdtPr>
                  <w:sdtContent>
                    <w:r w:rsidDel="00000000" w:rsidR="00000000" w:rsidRPr="00000000">
                      <w:rPr>
                        <w:rtl w:val="0"/>
                      </w:rPr>
                    </w:r>
                  </w:sdtContent>
                </w:sdt>
              </w:del>
            </w:sdtContent>
          </w:sdt>
        </w:p>
      </w:sdtContent>
    </w:sdt>
    <w:sdt>
      <w:sdtPr>
        <w:id w:val="-1218069616"/>
        <w:tag w:val="goog_rdk_4108"/>
      </w:sdtPr>
      <w:sdtContent>
        <w:p w:rsidR="00000000" w:rsidDel="00000000" w:rsidP="00000000" w:rsidRDefault="00000000" w:rsidRPr="00000000" w14:paraId="0000034D">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54734158"/>
              <w:tag w:val="goog_rdk_4100"/>
            </w:sdtPr>
            <w:sdtContent>
              <w:del w:author="Kanihaa" w:id="9" w:date="2026-09-25T08:48:49Z"/>
              <w:sdt>
                <w:sdtPr>
                  <w:id w:val="810889143"/>
                  <w:tag w:val="goog_rdk_4101"/>
                </w:sdtPr>
                <w:sdtContent>
                  <w:del w:author="Kanihaa" w:id="9" w:date="2026-09-25T08:48:49Z">
                    <w:r w:rsidDel="00000000" w:rsidR="00000000" w:rsidRPr="00000000">
                      <w:rPr>
                        <w:rtl w:val="0"/>
                      </w:rPr>
                    </w:r>
                  </w:del>
                </w:sdtContent>
              </w:sdt>
              <w:del w:author="Kanihaa" w:id="9" w:date="2026-09-25T08:48:49Z"/>
            </w:sdtContent>
          </w:sdt>
          <w:sdt>
            <w:sdtPr>
              <w:id w:val="1142688309"/>
              <w:tag w:val="goog_rdk_4102"/>
            </w:sdtPr>
            <w:sdtContent>
              <w:ins w:author="Stephen Kutty" w:id="208" w:date="2026-09-23T12:09:55Z">
                <w:sdt>
                  <w:sdtPr>
                    <w:id w:val="430897649"/>
                    <w:tag w:val="goog_rdk_4103"/>
                  </w:sdtPr>
                  <w:sdtContent>
                    <w:del w:author="Kanihaa" w:id="9" w:date="2026-09-25T08:48:49Z">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192409</wp:posOffset>
                            </wp:positionV>
                            <wp:extent cx="5734050" cy="3157897"/>
                            <wp:effectExtent b="0" l="0" r="0" t="0"/>
                            <wp:wrapSquare wrapText="bothSides" distB="114300" distT="114300" distL="114300" distR="114300"/>
                            <wp:docPr id="183" name="image29.png"/>
                            <a:graphic>
                              <a:graphicData uri="http://schemas.openxmlformats.org/drawingml/2006/picture">
                                <pic:pic>
                                  <pic:nvPicPr>
                                    <pic:cNvPr id="0" name="image29.png"/>
                                    <pic:cNvPicPr preferRelativeResize="0"/>
                                  </pic:nvPicPr>
                                  <pic:blipFill>
                                    <a:blip r:embed="rId63"/>
                                    <a:srcRect b="0" l="0" r="0" t="0"/>
                                    <a:stretch>
                                      <a:fillRect/>
                                    </a:stretch>
                                  </pic:blipFill>
                                  <pic:spPr>
                                    <a:xfrm>
                                      <a:off x="0" y="0"/>
                                      <a:ext cx="5734050" cy="3157897"/>
                                    </a:xfrm>
                                    <a:prstGeom prst="rect"/>
                                    <a:ln/>
                                  </pic:spPr>
                                </pic:pic>
                              </a:graphicData>
                            </a:graphic>
                          </wp:anchor>
                        </w:drawing>
                      </w:r>
                    </w:del>
                  </w:sdtContent>
                </w:sdt>
              </w:ins>
            </w:sdtContent>
          </w:sdt>
          <w:sdt>
            <w:sdtPr>
              <w:id w:val="-842739131"/>
              <w:tag w:val="goog_rdk_4104"/>
            </w:sdtPr>
            <w:sdtContent>
              <w:del w:author="Kanihaa" w:id="9" w:date="2026-09-25T08:48:49Z"/>
            </w:sdtContent>
          </w:sdt>
          <w:sdt>
            <w:sdtPr>
              <w:id w:val="-259339326"/>
              <w:tag w:val="goog_rdk_4105"/>
            </w:sdtPr>
            <w:sdtContent>
              <w:ins w:author="Naran" w:id="209" w:date="2026-09-24T12:31:57Z">
                <w:sdt>
                  <w:sdtPr>
                    <w:id w:val="1461584004"/>
                    <w:tag w:val="goog_rdk_4106"/>
                  </w:sdtPr>
                  <w:sdtContent>
                    <w:del w:author="Kanihaa" w:id="9" w:date="2026-09-25T08:48:49Z">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228600</wp:posOffset>
                            </wp:positionV>
                            <wp:extent cx="5734050" cy="3157897"/>
                            <wp:effectExtent b="0" l="0" r="0" t="0"/>
                            <wp:wrapSquare wrapText="bothSides" distB="114300" distT="114300" distL="114300" distR="114300"/>
                            <wp:docPr id="184" name="image29.png"/>
                            <a:graphic>
                              <a:graphicData uri="http://schemas.openxmlformats.org/drawingml/2006/picture">
                                <pic:pic>
                                  <pic:nvPicPr>
                                    <pic:cNvPr id="0" name="image29.png"/>
                                    <pic:cNvPicPr preferRelativeResize="0"/>
                                  </pic:nvPicPr>
                                  <pic:blipFill>
                                    <a:blip r:embed="rId63"/>
                                    <a:srcRect b="0" l="0" r="0" t="0"/>
                                    <a:stretch>
                                      <a:fillRect/>
                                    </a:stretch>
                                  </pic:blipFill>
                                  <pic:spPr>
                                    <a:xfrm>
                                      <a:off x="0" y="0"/>
                                      <a:ext cx="5734050" cy="3157897"/>
                                    </a:xfrm>
                                    <a:prstGeom prst="rect"/>
                                    <a:ln/>
                                  </pic:spPr>
                                </pic:pic>
                              </a:graphicData>
                            </a:graphic>
                          </wp:anchor>
                        </w:drawing>
                      </w:r>
                    </w:del>
                  </w:sdtContent>
                </w:sdt>
              </w:ins>
            </w:sdtContent>
          </w:sdt>
          <w:sdt>
            <w:sdtPr>
              <w:id w:val="-175364234"/>
              <w:tag w:val="goog_rdk_4107"/>
            </w:sdtPr>
            <w:sdtContent>
              <w:del w:author="Kanihaa" w:id="9" w:date="2026-09-25T08:48:49Z"/>
            </w:sdtContent>
          </w:sdt>
        </w:p>
      </w:sdtContent>
    </w:sdt>
    <w:sdt>
      <w:sdtPr>
        <w:id w:val="-1318359639"/>
        <w:tag w:val="goog_rdk_4112"/>
      </w:sdtPr>
      <w:sdtContent>
        <w:p w:rsidR="00000000" w:rsidDel="00000000" w:rsidP="00000000" w:rsidRDefault="00000000" w:rsidRPr="00000000" w14:paraId="0000034E">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15172046"/>
              <w:tag w:val="goog_rdk_4109"/>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31200" cy="3911600"/>
                      <wp:effectExtent b="0" l="0" r="0" t="0"/>
                      <wp:docPr id="192" name="image29.png"/>
                      <a:graphic>
                        <a:graphicData uri="http://schemas.openxmlformats.org/drawingml/2006/picture">
                          <pic:pic>
                            <pic:nvPicPr>
                              <pic:cNvPr id="0" name="image29.png"/>
                              <pic:cNvPicPr preferRelativeResize="0"/>
                            </pic:nvPicPr>
                            <pic:blipFill>
                              <a:blip r:embed="rId63"/>
                              <a:srcRect b="0" l="0" r="0" t="0"/>
                              <a:stretch>
                                <a:fillRect/>
                              </a:stretch>
                            </pic:blipFill>
                            <pic:spPr>
                              <a:xfrm>
                                <a:off x="0" y="0"/>
                                <a:ext cx="5731200" cy="3911600"/>
                              </a:xfrm>
                              <a:prstGeom prst="rect"/>
                              <a:ln/>
                            </pic:spPr>
                          </pic:pic>
                        </a:graphicData>
                      </a:graphic>
                    </wp:inline>
                  </w:drawing>
                </w:r>
              </w:del>
              <w:sdt>
                <w:sdtPr>
                  <w:id w:val="-313926813"/>
                  <w:tag w:val="goog_rdk_411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aq</w:delText>
                    </w:r>
                  </w:del>
                </w:sdtContent>
              </w:sdt>
              <w:del w:author="Kanihaa" w:id="9" w:date="2026-09-25T08:48:49Z">
                <w:sdt>
                  <w:sdtPr>
                    <w:id w:val="-280461968"/>
                    <w:tag w:val="goog_rdk_4111"/>
                  </w:sdtPr>
                  <w:sdtContent>
                    <w:r w:rsidDel="00000000" w:rsidR="00000000" w:rsidRPr="00000000">
                      <w:rPr>
                        <w:rtl w:val="0"/>
                      </w:rPr>
                    </w:r>
                  </w:sdtContent>
                </w:sdt>
              </w:del>
            </w:sdtContent>
          </w:sdt>
        </w:p>
      </w:sdtContent>
    </w:sdt>
    <w:sdt>
      <w:sdtPr>
        <w:id w:val="-1743006259"/>
        <w:tag w:val="goog_rdk_4115"/>
      </w:sdtPr>
      <w:sdtContent>
        <w:p w:rsidR="00000000" w:rsidDel="00000000" w:rsidP="00000000" w:rsidRDefault="00000000" w:rsidRPr="00000000" w14:paraId="0000034F">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048056817"/>
              <w:tag w:val="goog_rdk_4113"/>
            </w:sdtPr>
            <w:sdtContent>
              <w:del w:author="Kanihaa" w:id="9" w:date="2026-09-25T08:48:49Z"/>
              <w:sdt>
                <w:sdtPr>
                  <w:id w:val="-340743526"/>
                  <w:tag w:val="goog_rdk_4114"/>
                </w:sdtPr>
                <w:sdtContent>
                  <w:del w:author="Kanihaa" w:id="9" w:date="2026-09-25T08:48:49Z">
                    <w:r w:rsidDel="00000000" w:rsidR="00000000" w:rsidRPr="00000000">
                      <w:rPr>
                        <w:rtl w:val="0"/>
                      </w:rPr>
                    </w:r>
                  </w:del>
                </w:sdtContent>
              </w:sdt>
              <w:del w:author="Kanihaa" w:id="9" w:date="2026-09-25T08:48:49Z"/>
            </w:sdtContent>
          </w:sdt>
        </w:p>
      </w:sdtContent>
    </w:sdt>
    <w:sdt>
      <w:sdtPr>
        <w:id w:val="-970921455"/>
        <w:tag w:val="goog_rdk_4118"/>
      </w:sdtPr>
      <w:sdtContent>
        <w:p w:rsidR="00000000" w:rsidDel="00000000" w:rsidP="00000000" w:rsidRDefault="00000000" w:rsidRPr="00000000" w14:paraId="00000350">
          <w:pPr>
            <w:pStyle w:val="Heading1"/>
            <w:spacing w:after="160"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pPrChange>
          </w:pPr>
          <w:sdt>
            <w:sdtPr>
              <w:id w:val="702012265"/>
              <w:tag w:val="goog_rdk_4116"/>
            </w:sdtPr>
            <w:sdtContent>
              <w:del w:author="Kanihaa" w:id="9" w:date="2026-09-25T08:48:49Z"/>
              <w:sdt>
                <w:sdtPr>
                  <w:id w:val="1555842508"/>
                  <w:tag w:val="goog_rdk_4117"/>
                </w:sdtPr>
                <w:sdtContent>
                  <w:del w:author="Kanihaa" w:id="9" w:date="2026-09-25T08:48:49Z">
                    <w:r w:rsidDel="00000000" w:rsidR="00000000" w:rsidRPr="00000000">
                      <w:rPr>
                        <w:rtl w:val="0"/>
                      </w:rPr>
                    </w:r>
                  </w:del>
                </w:sdtContent>
              </w:sdt>
              <w:del w:author="Kanihaa" w:id="9" w:date="2026-09-25T08:48:49Z"/>
            </w:sdtContent>
          </w:sdt>
        </w:p>
      </w:sdtContent>
    </w:sdt>
    <w:sdt>
      <w:sdtPr>
        <w:id w:val="1799226709"/>
        <w:tag w:val="goog_rdk_4121"/>
      </w:sdtPr>
      <w:sdtContent>
        <w:p w:rsidR="00000000" w:rsidDel="00000000" w:rsidP="00000000" w:rsidRDefault="00000000" w:rsidRPr="00000000" w14:paraId="00000351">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830041436"/>
              <w:tag w:val="goog_rdk_4119"/>
            </w:sdtPr>
            <w:sdtContent>
              <w:del w:author="Kanihaa" w:id="9" w:date="2026-09-25T08:48:49Z"/>
              <w:sdt>
                <w:sdtPr>
                  <w:id w:val="1665838003"/>
                  <w:tag w:val="goog_rdk_4120"/>
                </w:sdtPr>
                <w:sdtContent>
                  <w:del w:author="Kanihaa" w:id="9" w:date="2026-09-25T08:48:49Z">
                    <w:r w:rsidDel="00000000" w:rsidR="00000000" w:rsidRPr="00000000">
                      <w:rPr>
                        <w:rtl w:val="0"/>
                      </w:rPr>
                    </w:r>
                  </w:del>
                </w:sdtContent>
              </w:sdt>
              <w:del w:author="Kanihaa" w:id="9" w:date="2026-09-25T08:48:49Z"/>
            </w:sdtContent>
          </w:sdt>
        </w:p>
      </w:sdtContent>
    </w:sdt>
    <w:sdt>
      <w:sdtPr>
        <w:id w:val="791938425"/>
        <w:tag w:val="goog_rdk_4124"/>
      </w:sdtPr>
      <w:sdtContent>
        <w:p w:rsidR="00000000" w:rsidDel="00000000" w:rsidP="00000000" w:rsidRDefault="00000000" w:rsidRPr="00000000" w14:paraId="00000352">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452415577"/>
              <w:tag w:val="goog_rdk_4122"/>
            </w:sdtPr>
            <w:sdtContent>
              <w:del w:author="Kanihaa" w:id="9" w:date="2026-09-25T08:48:49Z"/>
              <w:sdt>
                <w:sdtPr>
                  <w:id w:val="690732786"/>
                  <w:tag w:val="goog_rdk_4123"/>
                </w:sdtPr>
                <w:sdtContent>
                  <w:del w:author="Kanihaa" w:id="9" w:date="2026-09-25T08:48:49Z">
                    <w:r w:rsidDel="00000000" w:rsidR="00000000" w:rsidRPr="00000000">
                      <w:rPr>
                        <w:rtl w:val="0"/>
                      </w:rPr>
                    </w:r>
                  </w:del>
                </w:sdtContent>
              </w:sdt>
              <w:del w:author="Kanihaa" w:id="9" w:date="2026-09-25T08:48:49Z"/>
            </w:sdtContent>
          </w:sdt>
        </w:p>
      </w:sdtContent>
    </w:sdt>
    <w:sdt>
      <w:sdtPr>
        <w:id w:val="1541203375"/>
        <w:tag w:val="goog_rdk_4132"/>
      </w:sdtPr>
      <w:sdtContent>
        <w:p w:rsidR="00000000" w:rsidDel="00000000" w:rsidP="00000000" w:rsidRDefault="00000000" w:rsidRPr="00000000" w14:paraId="00000353">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1338158655"/>
              <w:tag w:val="goog_rdk_4127"/>
            </w:sdtPr>
            <w:sdtContent>
              <w:ins w:author="CS 2501111058202" w:id="210" w:date="2026-09-22T15:16:18Z">
                <w:sdt>
                  <w:sdtPr>
                    <w:id w:val="-1026302980"/>
                    <w:tag w:val="goog_rdk_4128"/>
                  </w:sdtPr>
                  <w:sdtContent>
                    <w:del w:author="Kanihaa" w:id="9" w:date="2026-09-25T08:48:49Z"/>
                  </w:sdtContent>
                </w:sdt>
              </w:ins>
              <w:sdt>
                <w:sdtPr>
                  <w:id w:val="1086921512"/>
                  <w:tag w:val="goog_rdk_4129"/>
                </w:sdtPr>
                <w:sdtContent>
                  <w:ins w:author="CS 2501111058202" w:id="210" w:date="2026-09-22T15:16:1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Times New Roman" w:cs="Times New Roman" w:eastAsia="Times New Roman" w:hAnsi="Times New Roman"/>
                              <w:b w:val="1"/>
                              <w:bCs w:val="1"/>
                              <w:sz w:val="24"/>
                              <w:szCs w:val="24"/>
                            </w:rPr>
                          </w:rPrChange>
                        </w:rPr>
                        <w:delText xml:space="preserve">          n  </w:delText>
                      </w:r>
                    </w:del>
                  </w:ins>
                </w:sdtContent>
              </w:sdt>
              <w:ins w:author="CS 2501111058202" w:id="210" w:date="2026-09-22T15:16:18Z">
                <w:del w:author="Kanihaa" w:id="9" w:date="2026-09-25T08:48:49Z"/>
              </w:ins>
            </w:sdtContent>
          </w:sdt>
          <w:sdt>
            <w:sdtPr>
              <w:id w:val="-953062720"/>
              <w:tag w:val="goog_rdk_4130"/>
            </w:sdtPr>
            <w:sdtContent>
              <w:del w:author="Kanihaa" w:id="9" w:date="2026-09-25T08:48:49Z"/>
              <w:sdt>
                <w:sdtPr>
                  <w:id w:val="-1379795473"/>
                  <w:tag w:val="goog_rdk_4131"/>
                </w:sdtPr>
                <w:sdtContent>
                  <w:del w:author="Kanihaa" w:id="9" w:date="2026-09-25T08:48:49Z">
                    <w:r w:rsidDel="00000000" w:rsidR="00000000" w:rsidRPr="00000000">
                      <w:rPr>
                        <w:rtl w:val="0"/>
                      </w:rPr>
                    </w:r>
                  </w:del>
                </w:sdtContent>
              </w:sdt>
              <w:del w:author="Kanihaa" w:id="9" w:date="2026-09-25T08:48:49Z"/>
            </w:sdtContent>
          </w:sdt>
        </w:p>
      </w:sdtContent>
    </w:sdt>
    <w:sdt>
      <w:sdtPr>
        <w:id w:val="-174014866"/>
        <w:tag w:val="goog_rdk_4135"/>
      </w:sdtPr>
      <w:sdtContent>
        <w:p w:rsidR="00000000" w:rsidDel="00000000" w:rsidP="00000000" w:rsidRDefault="00000000" w:rsidRPr="00000000" w14:paraId="00000354">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1892301322"/>
              <w:tag w:val="goog_rdk_4133"/>
            </w:sdtPr>
            <w:sdtContent>
              <w:del w:author="Kanihaa" w:id="9" w:date="2026-09-25T08:48:49Z"/>
              <w:sdt>
                <w:sdtPr>
                  <w:id w:val="-603491736"/>
                  <w:tag w:val="goog_rdk_4134"/>
                </w:sdtPr>
                <w:sdtContent>
                  <w:del w:author="Kanihaa" w:id="9" w:date="2026-09-25T08:48:49Z">
                    <w:r w:rsidDel="00000000" w:rsidR="00000000" w:rsidRPr="00000000">
                      <w:rPr>
                        <w:rtl w:val="0"/>
                      </w:rPr>
                    </w:r>
                  </w:del>
                </w:sdtContent>
              </w:sdt>
              <w:del w:author="Kanihaa" w:id="9" w:date="2026-09-25T08:48:49Z"/>
            </w:sdtContent>
          </w:sdt>
        </w:p>
      </w:sdtContent>
    </w:sdt>
    <w:sdt>
      <w:sdtPr>
        <w:id w:val="1207351513"/>
        <w:tag w:val="goog_rdk_4138"/>
      </w:sdtPr>
      <w:sdtContent>
        <w:p w:rsidR="00000000" w:rsidDel="00000000" w:rsidP="00000000" w:rsidRDefault="00000000" w:rsidRPr="00000000" w14:paraId="00000355">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1938885259"/>
              <w:tag w:val="goog_rdk_4136"/>
            </w:sdtPr>
            <w:sdtContent>
              <w:del w:author="Kanihaa" w:id="9" w:date="2026-09-25T08:48:49Z"/>
              <w:sdt>
                <w:sdtPr>
                  <w:id w:val="-524681181"/>
                  <w:tag w:val="goog_rdk_4137"/>
                </w:sdtPr>
                <w:sdtContent>
                  <w:del w:author="Kanihaa" w:id="9" w:date="2026-09-25T08:48:49Z">
                    <w:r w:rsidDel="00000000" w:rsidR="00000000" w:rsidRPr="00000000">
                      <w:rPr>
                        <w:rtl w:val="0"/>
                      </w:rPr>
                    </w:r>
                  </w:del>
                </w:sdtContent>
              </w:sdt>
              <w:del w:author="Kanihaa" w:id="9" w:date="2026-09-25T08:48:49Z"/>
            </w:sdtContent>
          </w:sdt>
        </w:p>
      </w:sdtContent>
    </w:sdt>
    <w:sdt>
      <w:sdtPr>
        <w:id w:val="1881401029"/>
        <w:tag w:val="goog_rdk_4141"/>
      </w:sdtPr>
      <w:sdtContent>
        <w:p w:rsidR="00000000" w:rsidDel="00000000" w:rsidP="00000000" w:rsidRDefault="00000000" w:rsidRPr="00000000" w14:paraId="00000356">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1423367826"/>
              <w:tag w:val="goog_rdk_4139"/>
            </w:sdtPr>
            <w:sdtContent>
              <w:del w:author="Kanihaa" w:id="9" w:date="2026-09-25T08:48:49Z"/>
              <w:sdt>
                <w:sdtPr>
                  <w:id w:val="-932182545"/>
                  <w:tag w:val="goog_rdk_4140"/>
                </w:sdtPr>
                <w:sdtContent>
                  <w:del w:author="Kanihaa" w:id="9" w:date="2026-09-25T08:48:49Z">
                    <w:r w:rsidDel="00000000" w:rsidR="00000000" w:rsidRPr="00000000">
                      <w:rPr>
                        <w:rtl w:val="0"/>
                      </w:rPr>
                    </w:r>
                  </w:del>
                </w:sdtContent>
              </w:sdt>
              <w:del w:author="Kanihaa" w:id="9" w:date="2026-09-25T08:48:49Z"/>
            </w:sdtContent>
          </w:sdt>
        </w:p>
      </w:sdtContent>
    </w:sdt>
    <w:sdt>
      <w:sdtPr>
        <w:id w:val="-38206981"/>
        <w:tag w:val="goog_rdk_4144"/>
      </w:sdtPr>
      <w:sdtContent>
        <w:p w:rsidR="00000000" w:rsidDel="00000000" w:rsidP="00000000" w:rsidRDefault="00000000" w:rsidRPr="00000000" w14:paraId="00000357">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1157238858"/>
              <w:tag w:val="goog_rdk_4142"/>
            </w:sdtPr>
            <w:sdtContent>
              <w:del w:author="Kanihaa" w:id="9" w:date="2026-09-25T08:48:49Z"/>
              <w:sdt>
                <w:sdtPr>
                  <w:id w:val="-88962086"/>
                  <w:tag w:val="goog_rdk_4143"/>
                </w:sdtPr>
                <w:sdtContent>
                  <w:del w:author="Kanihaa" w:id="9" w:date="2026-09-25T08:48:49Z">
                    <w:r w:rsidDel="00000000" w:rsidR="00000000" w:rsidRPr="00000000">
                      <w:rPr>
                        <w:rtl w:val="0"/>
                      </w:rPr>
                    </w:r>
                  </w:del>
                </w:sdtContent>
              </w:sdt>
              <w:del w:author="Kanihaa" w:id="9" w:date="2026-09-25T08:48:49Z"/>
            </w:sdtContent>
          </w:sdt>
        </w:p>
      </w:sdtContent>
    </w:sdt>
    <w:sdt>
      <w:sdtPr>
        <w:id w:val="-1162200937"/>
        <w:tag w:val="goog_rdk_4151"/>
      </w:sdtPr>
      <w:sdtContent>
        <w:p w:rsidR="00000000" w:rsidDel="00000000" w:rsidP="00000000" w:rsidRDefault="00000000" w:rsidRPr="00000000" w14:paraId="00000358">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1563019366"/>
              <w:tag w:val="goog_rdk_4147"/>
            </w:sdtPr>
            <w:sdtContent>
              <w:ins w:author="Nathin S S" w:id="211" w:date="2026-09-23T07:19:19Z">
                <w:sdt>
                  <w:sdtPr>
                    <w:id w:val="1853448083"/>
                    <w:tag w:val="goog_rdk_414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Times New Roman" w:cs="Times New Roman" w:eastAsia="Times New Roman" w:hAnsi="Times New Roman"/>
                              <w:b w:val="1"/>
                              <w:bCs w:val="1"/>
                              <w:sz w:val="24"/>
                              <w:szCs w:val="24"/>
                            </w:rPr>
                          </w:rPrChange>
                        </w:rPr>
                        <w:drawing>
                          <wp:inline distB="114300" distT="114300" distL="114300" distR="114300">
                            <wp:extent cx="704850" cy="704850"/>
                            <wp:effectExtent b="0" l="0" r="0" t="0"/>
                            <wp:docPr id="212" name="image42.png"/>
                            <a:graphic>
                              <a:graphicData uri="http://schemas.openxmlformats.org/drawingml/2006/picture">
                                <pic:pic>
                                  <pic:nvPicPr>
                                    <pic:cNvPr id="0" name="image42.png"/>
                                    <pic:cNvPicPr preferRelativeResize="0"/>
                                  </pic:nvPicPr>
                                  <pic:blipFill>
                                    <a:blip r:embed="rId64"/>
                                    <a:srcRect b="0" l="0" r="0" t="0"/>
                                    <a:stretch>
                                      <a:fillRect/>
                                    </a:stretch>
                                  </pic:blipFill>
                                  <pic:spPr>
                                    <a:xfrm>
                                      <a:off x="0" y="0"/>
                                      <a:ext cx="704850" cy="704850"/>
                                    </a:xfrm>
                                    <a:prstGeom prst="rect"/>
                                    <a:ln/>
                                  </pic:spPr>
                                </pic:pic>
                              </a:graphicData>
                            </a:graphic>
                          </wp:inline>
                        </w:drawing>
                      </w:r>
                    </w:del>
                  </w:sdtContent>
                </w:sdt>
              </w:ins>
            </w:sdtContent>
          </w:sdt>
          <w:sdt>
            <w:sdtPr>
              <w:id w:val="1346718229"/>
              <w:tag w:val="goog_rdk_4149"/>
            </w:sdtPr>
            <w:sdtContent>
              <w:del w:author="Kanihaa" w:id="9" w:date="2026-09-25T08:48:49Z"/>
              <w:sdt>
                <w:sdtPr>
                  <w:id w:val="666708975"/>
                  <w:tag w:val="goog_rdk_4150"/>
                </w:sdtPr>
                <w:sdtContent>
                  <w:del w:author="Kanihaa" w:id="9" w:date="2026-09-25T08:48:49Z">
                    <w:r w:rsidDel="00000000" w:rsidR="00000000" w:rsidRPr="00000000">
                      <w:rPr>
                        <w:rtl w:val="0"/>
                      </w:rPr>
                    </w:r>
                  </w:del>
                </w:sdtContent>
              </w:sdt>
              <w:del w:author="Kanihaa" w:id="9" w:date="2026-09-25T08:48:49Z"/>
            </w:sdtContent>
          </w:sdt>
        </w:p>
      </w:sdtContent>
    </w:sdt>
    <w:sdt>
      <w:sdtPr>
        <w:id w:val="1257521210"/>
        <w:tag w:val="goog_rdk_4154"/>
      </w:sdtPr>
      <w:sdtContent>
        <w:p w:rsidR="00000000" w:rsidDel="00000000" w:rsidP="00000000" w:rsidRDefault="00000000" w:rsidRPr="00000000" w14:paraId="00000359">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1221344745"/>
              <w:tag w:val="goog_rdk_4152"/>
            </w:sdtPr>
            <w:sdtContent>
              <w:del w:author="Kanihaa" w:id="9" w:date="2026-09-25T08:48:49Z"/>
              <w:sdt>
                <w:sdtPr>
                  <w:id w:val="594556291"/>
                  <w:tag w:val="goog_rdk_4153"/>
                </w:sdtPr>
                <w:sdtContent>
                  <w:del w:author="Kanihaa" w:id="9" w:date="2026-09-25T08:48:49Z">
                    <w:r w:rsidDel="00000000" w:rsidR="00000000" w:rsidRPr="00000000">
                      <w:rPr>
                        <w:rtl w:val="0"/>
                      </w:rPr>
                    </w:r>
                  </w:del>
                </w:sdtContent>
              </w:sdt>
              <w:del w:author="Kanihaa" w:id="9" w:date="2026-09-25T08:48:49Z"/>
            </w:sdtContent>
          </w:sdt>
        </w:p>
      </w:sdtContent>
    </w:sdt>
    <w:sdt>
      <w:sdtPr>
        <w:id w:val="1283557685"/>
        <w:tag w:val="goog_rdk_4157"/>
      </w:sdtPr>
      <w:sdtContent>
        <w:p w:rsidR="00000000" w:rsidDel="00000000" w:rsidP="00000000" w:rsidRDefault="00000000" w:rsidRPr="00000000" w14:paraId="0000035A">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1489733327"/>
              <w:tag w:val="goog_rdk_4155"/>
            </w:sdtPr>
            <w:sdtContent>
              <w:del w:author="Kanihaa" w:id="9" w:date="2026-09-25T08:48:49Z"/>
              <w:sdt>
                <w:sdtPr>
                  <w:id w:val="1787251688"/>
                  <w:tag w:val="goog_rdk_4156"/>
                </w:sdtPr>
                <w:sdtContent>
                  <w:del w:author="Kanihaa" w:id="9" w:date="2026-09-25T08:48:49Z">
                    <w:r w:rsidDel="00000000" w:rsidR="00000000" w:rsidRPr="00000000">
                      <w:rPr>
                        <w:rtl w:val="0"/>
                      </w:rPr>
                    </w:r>
                  </w:del>
                </w:sdtContent>
              </w:sdt>
              <w:del w:author="Kanihaa" w:id="9" w:date="2026-09-25T08:48:49Z"/>
            </w:sdtContent>
          </w:sdt>
        </w:p>
      </w:sdtContent>
    </w:sdt>
    <w:sdt>
      <w:sdtPr>
        <w:id w:val="1623309840"/>
        <w:tag w:val="goog_rdk_4160"/>
      </w:sdtPr>
      <w:sdtContent>
        <w:p w:rsidR="00000000" w:rsidDel="00000000" w:rsidP="00000000" w:rsidRDefault="00000000" w:rsidRPr="00000000" w14:paraId="0000035B">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1093315683"/>
              <w:tag w:val="goog_rdk_4158"/>
            </w:sdtPr>
            <w:sdtContent>
              <w:del w:author="Kanihaa" w:id="9" w:date="2026-09-25T08:48:49Z"/>
              <w:sdt>
                <w:sdtPr>
                  <w:id w:val="-1721934504"/>
                  <w:tag w:val="goog_rdk_4159"/>
                </w:sdtPr>
                <w:sdtContent>
                  <w:del w:author="Kanihaa" w:id="9" w:date="2026-09-25T08:48:49Z">
                    <w:r w:rsidDel="00000000" w:rsidR="00000000" w:rsidRPr="00000000">
                      <w:rPr>
                        <w:rtl w:val="0"/>
                      </w:rPr>
                    </w:r>
                  </w:del>
                </w:sdtContent>
              </w:sdt>
              <w:del w:author="Kanihaa" w:id="9" w:date="2026-09-25T08:48:49Z"/>
            </w:sdtContent>
          </w:sdt>
        </w:p>
      </w:sdtContent>
    </w:sdt>
    <w:sdt>
      <w:sdtPr>
        <w:id w:val="253666767"/>
        <w:tag w:val="goog_rdk_4163"/>
      </w:sdtPr>
      <w:sdtContent>
        <w:p w:rsidR="00000000" w:rsidDel="00000000" w:rsidP="00000000" w:rsidRDefault="00000000" w:rsidRPr="00000000" w14:paraId="0000035C">
          <w:pPr>
            <w:pStyle w:val="Heading1"/>
            <w:keepNext w:val="0"/>
            <w:keepLines w:val="0"/>
            <w:spacing w:after="80" w:line="240" w:lineRule="auto"/>
            <w:ind w:hanging="270"/>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color w:val="000000"/>
                  <w:sz w:val="24"/>
                  <w:szCs w:val="24"/>
                </w:rPr>
              </w:rPrChange>
            </w:rPr>
            <w:pPrChange w:author="Gayathri" w:id="0" w:date="2026-09-24T05:13:41Z">
              <w:pPr>
                <w:pStyle w:val="Heading2"/>
                <w:keepNext w:val="0"/>
                <w:keepLines w:val="0"/>
                <w:spacing w:after="80" w:before="360" w:line="240" w:lineRule="auto"/>
                <w:jc w:val="both"/>
              </w:pPr>
            </w:pPrChange>
          </w:pPr>
          <w:sdt>
            <w:sdtPr>
              <w:id w:val="173235010"/>
              <w:tag w:val="goog_rdk_4161"/>
            </w:sdtPr>
            <w:sdtContent>
              <w:del w:author="Kanihaa" w:id="9" w:date="2026-09-25T08:48:49Z"/>
              <w:sdt>
                <w:sdtPr>
                  <w:id w:val="-1944778539"/>
                  <w:tag w:val="goog_rdk_416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Conclusion</w:delText>
                    </w:r>
                  </w:del>
                </w:sdtContent>
              </w:sdt>
              <w:del w:author="Kanihaa" w:id="9" w:date="2026-09-25T08:48:49Z">
                <w:bookmarkStart w:colFirst="0" w:colLast="0" w:name="_heading=h.ocie5krrloxr" w:id="344"/>
                <w:bookmarkEnd w:id="344"/>
              </w:del>
            </w:sdtContent>
          </w:sdt>
        </w:p>
      </w:sdtContent>
    </w:sdt>
    <w:sdt>
      <w:sdtPr>
        <w:id w:val="-139203079"/>
        <w:tag w:val="goog_rdk_4205"/>
      </w:sdtPr>
      <w:sdtContent>
        <w:p w:rsidR="00000000" w:rsidDel="00000000" w:rsidP="00000000" w:rsidRDefault="00000000" w:rsidRPr="00000000" w14:paraId="0000035D">
          <w:pPr>
            <w:spacing w:after="240" w:before="240" w:line="24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Victor Jones. K" w:id="0" w:date="2026-09-25T05:57:10Z">
              <w:pPr>
                <w:spacing w:after="240" w:before="240" w:line="240" w:lineRule="auto"/>
                <w:jc w:val="both"/>
              </w:pPr>
            </w:pPrChange>
          </w:pPr>
          <w:sdt>
            <w:sdtPr>
              <w:id w:val="-647297555"/>
              <w:tag w:val="goog_rdk_4166"/>
            </w:sdtPr>
            <w:sdtContent>
              <w:ins w:author="Deepasri S" w:id="212" w:date="2026-09-25T08:54:02Z">
                <w:sdt>
                  <w:sdtPr>
                    <w:id w:val="933952448"/>
                    <w:tag w:val="goog_rdk_4167"/>
                  </w:sdtPr>
                  <w:sdtContent>
                    <w:del w:author="Kanihaa" w:id="9" w:date="2026-09-25T08:48:49Z"/>
                  </w:sdtContent>
                </w:sdt>
              </w:ins>
              <w:sdt>
                <w:sdtPr>
                  <w:id w:val="526032490"/>
                  <w:tag w:val="goog_rdk_4168"/>
                </w:sdtPr>
                <w:sdtContent>
                  <w:ins w:author="Deepasri S" w:id="212" w:date="2026-09-25T08:54:0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w:delText>
                      </w:r>
                    </w:del>
                  </w:ins>
                </w:sdtContent>
              </w:sdt>
              <w:ins w:author="Deepasri S" w:id="212" w:date="2026-09-25T08:54:02Z">
                <w:del w:author="Kanihaa" w:id="9" w:date="2026-09-25T08:48:49Z"/>
              </w:ins>
            </w:sdtContent>
          </w:sdt>
          <w:sdt>
            <w:sdtPr>
              <w:id w:val="-1345322598"/>
              <w:tag w:val="goog_rdk_4169"/>
            </w:sdtPr>
            <w:sdtContent>
              <w:del w:author="Kanihaa" w:id="9" w:date="2026-09-25T08:48:49Z"/>
            </w:sdtContent>
          </w:sdt>
          <w:sdt>
            <w:sdtPr>
              <w:id w:val="104259406"/>
              <w:tag w:val="goog_rdk_4170"/>
            </w:sdtPr>
            <w:sdtContent>
              <w:ins w:author="Ratchitha R" w:id="213" w:date="2026-09-23T15:07:25Z">
                <w:sdt>
                  <w:sdtPr>
                    <w:id w:val="22386099"/>
                    <w:tag w:val="goog_rdk_4171"/>
                  </w:sdtPr>
                  <w:sdtContent>
                    <w:del w:author="Kanihaa" w:id="9" w:date="2026-09-25T08:48:49Z"/>
                  </w:sdtContent>
                </w:sdt>
              </w:ins>
              <w:sdt>
                <w:sdtPr>
                  <w:id w:val="610743348"/>
                  <w:tag w:val="goog_rdk_4172"/>
                </w:sdtPr>
                <w:sdtContent>
                  <w:ins w:author="Ratchitha R" w:id="213" w:date="2026-09-23T15:07:2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http://console.cloud.google.com</w:delText>
                      </w:r>
                    </w:del>
                  </w:ins>
                </w:sdtContent>
              </w:sdt>
              <w:ins w:author="Ratchitha R" w:id="213" w:date="2026-09-23T15:07:25Z">
                <w:del w:author="Kanihaa" w:id="9" w:date="2026-09-25T08:48:49Z">
                  <w:sdt>
                    <w:sdtPr>
                      <w:id w:val="-567316699"/>
                      <w:tag w:val="goog_rdk_417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 </w:delText>
                      </w:r>
                    </w:sdtContent>
                  </w:sdt>
                </w:del>
              </w:ins>
            </w:sdtContent>
          </w:sdt>
          <w:sdt>
            <w:sdtPr>
              <w:id w:val="59540006"/>
              <w:tag w:val="goog_rdk_4174"/>
            </w:sdtPr>
            <w:sdtContent>
              <w:del w:author="Kanihaa" w:id="9" w:date="2026-09-25T08:48:49Z"/>
              <w:sdt>
                <w:sdtPr>
                  <w:id w:val="1676335502"/>
                  <w:tag w:val="goog_rdk_417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PocketSmart AI</w:delText>
                    </w:r>
                  </w:del>
                </w:sdtContent>
              </w:sdt>
              <w:del w:author="Kanihaa" w:id="9" w:date="2026-09-25T08:48:49Z">
                <w:sdt>
                  <w:sdtPr>
                    <w:id w:val="269356965"/>
                    <w:tag w:val="goog_rdk_417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redefines the way individuals plan budgets for everyday lifestyle needs by delivering smart, AI-driven recommendations across </w:delText>
                    </w:r>
                  </w:sdtContent>
                </w:sdt>
                <w:sdt>
                  <w:sdtPr>
                    <w:id w:val="1223304501"/>
                    <w:tag w:val="goog_rdk_417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home interiors</w:delText>
                    </w:r>
                  </w:sdtContent>
                </w:sdt>
                <w:sdt>
                  <w:sdtPr>
                    <w:id w:val="-1873067368"/>
                    <w:tag w:val="goog_rdk_417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2069791999"/>
                    <w:tag w:val="goog_rdk_417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party planning</w:delText>
                    </w:r>
                  </w:sdtContent>
                </w:sdt>
                <w:sdt>
                  <w:sdtPr>
                    <w:id w:val="-1416843044"/>
                    <w:tag w:val="goog_rdk_418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and </w:delText>
                    </w:r>
                  </w:sdtContent>
                </w:sdt>
                <w:sdt>
                  <w:sdtPr>
                    <w:id w:val="2138172551"/>
                    <w:tag w:val="goog_rdk_418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jewelry selection</w:delText>
                    </w:r>
                  </w:sdtContent>
                </w:sdt>
                <w:sdt>
                  <w:sdtPr>
                    <w:id w:val="851587697"/>
                    <w:tag w:val="goog_rdk_418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By combining the power of </w:delText>
                    </w:r>
                  </w:sdtContent>
                </w:sdt>
                <w:sdt>
                  <w:sdtPr>
                    <w:id w:val="1192739804"/>
                    <w:tag w:val="goog_rdk_418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FastAPI</w:delText>
                    </w:r>
                  </w:sdtContent>
                </w:sdt>
                <w:sdt>
                  <w:sdtPr>
                    <w:id w:val="-868029577"/>
                    <w:tag w:val="goog_rdk_418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with </w:delText>
                    </w:r>
                  </w:sdtContent>
                </w:sdt>
                <w:sdt>
                  <w:sdtPr>
                    <w:id w:val="1846838501"/>
                    <w:tag w:val="goog_rdk_418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Gemini 1.5 Flash Pro</w:delText>
                    </w:r>
                  </w:sdtContent>
                </w:sdt>
                <w:sdt>
                  <w:sdtPr>
                    <w:id w:val="-700481111"/>
                    <w:tag w:val="goog_rdk_418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the system intelligently processes user inputs—budgets, preferences, and even images—to generate accurate and context-aware suggestions from multiple trusted platforms like </w:delText>
                    </w:r>
                  </w:sdtContent>
                </w:sdt>
                <w:sdt>
                  <w:sdtPr>
                    <w:id w:val="1429837185"/>
                    <w:tag w:val="goog_rdk_418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Amazon</w:delText>
                    </w:r>
                  </w:sdtContent>
                </w:sdt>
                <w:sdt>
                  <w:sdtPr>
                    <w:id w:val="-664407849"/>
                    <w:tag w:val="goog_rdk_418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1177291807"/>
                    <w:tag w:val="goog_rdk_418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Flipkart</w:delText>
                    </w:r>
                  </w:sdtContent>
                </w:sdt>
                <w:sdt>
                  <w:sdtPr>
                    <w:id w:val="1517925071"/>
                    <w:tag w:val="goog_rdk_419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522290543"/>
                    <w:tag w:val="goog_rdk_419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IKEA</w:delText>
                    </w:r>
                  </w:sdtContent>
                </w:sdt>
                <w:sdt>
                  <w:sdtPr>
                    <w:id w:val="437923043"/>
                    <w:tag w:val="goog_rdk_419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930471243"/>
                    <w:tag w:val="goog_rdk_419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Swiggy</w:delText>
                    </w:r>
                  </w:sdtContent>
                </w:sdt>
                <w:sdt>
                  <w:sdtPr>
                    <w:id w:val="-1106469866"/>
                    <w:tag w:val="goog_rdk_419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1986613629"/>
                    <w:tag w:val="goog_rdk_419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Zomato</w:delText>
                    </w:r>
                  </w:sdtContent>
                </w:sdt>
                <w:sdt>
                  <w:sdtPr>
                    <w:id w:val="-1728189022"/>
                    <w:tag w:val="goog_rdk_419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1433521552"/>
                    <w:tag w:val="goog_rdk_419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OYO and more</w:delText>
                    </w:r>
                  </w:sdtContent>
                </w:sdt>
                <w:sdt>
                  <w:sdtPr>
                    <w:id w:val="-737920222"/>
                    <w:tag w:val="goog_rdk_419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.From backend architecture to AI integration and a responsive frontend, PocketSmart AI has been built with a focus on </w:delText>
                    </w:r>
                  </w:sdtContent>
                </w:sdt>
                <w:sdt>
                  <w:sdtPr>
                    <w:id w:val="274929010"/>
                    <w:tag w:val="goog_rdk_419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efficiency</w:delText>
                    </w:r>
                  </w:sdtContent>
                </w:sdt>
                <w:sdt>
                  <w:sdtPr>
                    <w:id w:val="1768873846"/>
                    <w:tag w:val="goog_rdk_420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1687240194"/>
                    <w:tag w:val="goog_rdk_420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scalability</w:delText>
                    </w:r>
                  </w:sdtContent>
                </w:sdt>
                <w:sdt>
                  <w:sdtPr>
                    <w:id w:val="-571517528"/>
                    <w:tag w:val="goog_rdk_420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and </w:delText>
                    </w:r>
                  </w:sdtContent>
                </w:sdt>
                <w:sdt>
                  <w:sdtPr>
                    <w:id w:val="-1571730468"/>
                    <w:tag w:val="goog_rdk_420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user-centric design</w:delText>
                    </w:r>
                  </w:sdtContent>
                </w:sdt>
                <w:sdt>
                  <w:sdtPr>
                    <w:id w:val="1075074848"/>
                    <w:tag w:val="goog_rdk_420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The FastAPI backend ensures modular, secure routing and robust session handling, while the Jinja2-powered frontend offers an intuitive and clean interface for users to interact with the system in real time.</w:delText>
                    </w:r>
                  </w:sdtContent>
                </w:sdt>
              </w:del>
            </w:sdtContent>
          </w:sdt>
        </w:p>
      </w:sdtContent>
    </w:sdt>
    <w:sdt>
      <w:sdtPr>
        <w:id w:val="-1583306942"/>
        <w:tag w:val="goog_rdk_4217"/>
      </w:sdtPr>
      <w:sdtContent>
        <w:p w:rsidR="00000000" w:rsidDel="00000000" w:rsidP="00000000" w:rsidRDefault="00000000" w:rsidRPr="00000000" w14:paraId="0000035E">
          <w:pPr>
            <w:pStyle w:val="Heading1"/>
            <w:spacing w:after="240" w:before="240" w:line="240" w:lineRule="auto"/>
            <w:jc w:val="both"/>
            <w:rPr>
              <w:ins w:author="CS 2501111058202" w:id="215" w:date="2026-09-22T14:08:2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jc w:val="both"/>
              </w:pPr>
            </w:pPrChange>
          </w:pPr>
          <w:sdt>
            <w:sdtPr>
              <w:id w:val="399010031"/>
              <w:tag w:val="goog_rdk_4206"/>
            </w:sdtPr>
            <w:sdtContent>
              <w:del w:author="Kanihaa" w:id="9" w:date="2026-09-25T08:48:49Z"/>
              <w:sdt>
                <w:sdtPr>
                  <w:id w:val="-1619497847"/>
                  <w:tag w:val="goog_rdk_420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Each module—from registration to recommendations—is designed to simplify decision-making and enhance the shopping or planning experience through automation and personalization. Whether it’s finding the right</w:delText>
                    </w:r>
                  </w:del>
                </w:sdtContent>
              </w:sdt>
              <w:del w:author="Kanihaa" w:id="9" w:date="2026-09-25T08:48:49Z">
                <w:sdt>
                  <w:sdtPr>
                    <w:id w:val="-1602111667"/>
                    <w:tag w:val="goog_rdk_420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wall art within budget or organizing a last-minute party, PocketSmart AI acts as a </w:delText>
                    </w:r>
                  </w:sdtContent>
                </w:sdt>
                <w:sdt>
                  <w:sdtPr>
                    <w:id w:val="-40926174"/>
                    <w:tag w:val="goog_rdk_420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smart digital assista</w:delText>
                    </w:r>
                  </w:sdtContent>
                </w:sdt>
                <w:sdt>
                  <w:sdtPr>
                    <w:id w:val="2072006323"/>
                    <w:tag w:val="goog_rdk_421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nt</w:delText>
                    </w:r>
                  </w:sdtContent>
                </w:sdt>
                <w:sdt>
                  <w:sdtPr>
                    <w:id w:val="616162670"/>
                    <w:tag w:val="goog_rdk_421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saving time and effort while optimizing outcomes.With its seamless fusion of generative AI and web technologies, </w:delText>
                    </w:r>
                  </w:sdtContent>
                </w:sdt>
                <w:sdt>
                  <w:sdtPr>
                    <w:id w:val="-847955282"/>
                    <w:tag w:val="goog_rdk_421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PocketSmart AI</w:delText>
                    </w:r>
                  </w:sdtContent>
                </w:sdt>
                <w:sdt>
                  <w:sdtPr>
                    <w:id w:val="2012031326"/>
                    <w:tag w:val="goog_rdk_421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del>
            </w:sdtContent>
          </w:sdt>
          <w:sdt>
            <w:sdtPr>
              <w:id w:val="302531002"/>
              <w:tag w:val="goog_rdk_4214"/>
            </w:sdtPr>
            <w:sdtContent>
              <w:ins w:author="CS 2501111058202" w:id="215" w:date="2026-09-22T14:08:20Z">
                <w:sdt>
                  <w:sdtPr>
                    <w:id w:val="1335946847"/>
                    <w:tag w:val="goog_rdk_4215"/>
                  </w:sdtPr>
                  <w:sdtContent>
                    <w:del w:author="Kanihaa" w:id="9" w:date="2026-09-25T08:48:49Z"/>
                  </w:sdtContent>
                </w:sdt>
              </w:ins>
              <w:sdt>
                <w:sdtPr>
                  <w:id w:val="-1222330260"/>
                  <w:tag w:val="goog_rdk_4216"/>
                </w:sdtPr>
                <w:sdtContent>
                  <w:ins w:author="CS 2501111058202" w:id="215" w:date="2026-09-22T14:08:20Z">
                    <w:del w:author="Kanihaa" w:id="9" w:date="2026-09-25T08:48:49Z">
                      <w:r w:rsidDel="00000000" w:rsidR="00000000" w:rsidRPr="00000000">
                        <w:rPr>
                          <w:rtl w:val="0"/>
                        </w:rPr>
                      </w:r>
                    </w:del>
                  </w:ins>
                </w:sdtContent>
              </w:sdt>
              <w:ins w:author="CS 2501111058202" w:id="215" w:date="2026-09-22T14:08:20Z">
                <w:del w:author="Kanihaa" w:id="9" w:date="2026-09-25T08:48:49Z"/>
              </w:ins>
            </w:sdtContent>
          </w:sdt>
        </w:p>
      </w:sdtContent>
    </w:sdt>
    <w:sdt>
      <w:sdtPr>
        <w:id w:val="923196060"/>
        <w:tag w:val="goog_rdk_4221"/>
      </w:sdtPr>
      <w:sdtContent>
        <w:p w:rsidR="00000000" w:rsidDel="00000000" w:rsidP="00000000" w:rsidRDefault="00000000" w:rsidRPr="00000000" w14:paraId="0000035F">
          <w:pPr>
            <w:pStyle w:val="Heading1"/>
            <w:spacing w:after="240" w:before="240" w:line="240" w:lineRule="auto"/>
            <w:jc w:val="both"/>
            <w:rPr>
              <w:ins w:author="CS 2501111058202" w:id="215" w:date="2026-09-22T14:08:2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jc w:val="both"/>
              </w:pPr>
            </w:pPrChange>
          </w:pPr>
          <w:sdt>
            <w:sdtPr>
              <w:id w:val="910224669"/>
              <w:tag w:val="goog_rdk_4218"/>
            </w:sdtPr>
            <w:sdtContent>
              <w:ins w:author="CS 2501111058202" w:id="215" w:date="2026-09-22T14:08:20Z">
                <w:sdt>
                  <w:sdtPr>
                    <w:id w:val="-483666292"/>
                    <w:tag w:val="goog_rdk_4219"/>
                  </w:sdtPr>
                  <w:sdtContent>
                    <w:del w:author="Kanihaa" w:id="9" w:date="2026-09-25T08:48:49Z"/>
                  </w:sdtContent>
                </w:sdt>
              </w:ins>
              <w:sdt>
                <w:sdtPr>
                  <w:id w:val="1156710270"/>
                  <w:tag w:val="goog_rdk_4220"/>
                </w:sdtPr>
                <w:sdtContent>
                  <w:ins w:author="CS 2501111058202" w:id="215" w:date="2026-09-22T14:08:20Z">
                    <w:del w:author="Kanihaa" w:id="9" w:date="2026-09-25T08:48:49Z">
                      <w:r w:rsidDel="00000000" w:rsidR="00000000" w:rsidRPr="00000000">
                        <w:rPr>
                          <w:rtl w:val="0"/>
                        </w:rPr>
                      </w:r>
                    </w:del>
                  </w:ins>
                </w:sdtContent>
              </w:sdt>
              <w:ins w:author="CS 2501111058202" w:id="215" w:date="2026-09-22T14:08:20Z">
                <w:del w:author="Kanihaa" w:id="9" w:date="2026-09-25T08:48:49Z"/>
              </w:ins>
            </w:sdtContent>
          </w:sdt>
        </w:p>
      </w:sdtContent>
    </w:sdt>
    <w:sdt>
      <w:sdtPr>
        <w:id w:val="208043989"/>
        <w:tag w:val="goog_rdk_4225"/>
      </w:sdtPr>
      <w:sdtContent>
        <w:p w:rsidR="00000000" w:rsidDel="00000000" w:rsidP="00000000" w:rsidRDefault="00000000" w:rsidRPr="00000000" w14:paraId="00000360">
          <w:pPr>
            <w:pStyle w:val="Heading1"/>
            <w:spacing w:after="240" w:before="240" w:line="240" w:lineRule="auto"/>
            <w:jc w:val="both"/>
            <w:rPr>
              <w:ins w:author="CS 2501111058202" w:id="215" w:date="2026-09-22T14:08:2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jc w:val="both"/>
              </w:pPr>
            </w:pPrChange>
          </w:pPr>
          <w:sdt>
            <w:sdtPr>
              <w:id w:val="321578524"/>
              <w:tag w:val="goog_rdk_4222"/>
            </w:sdtPr>
            <w:sdtContent>
              <w:ins w:author="CS 2501111058202" w:id="215" w:date="2026-09-22T14:08:20Z">
                <w:sdt>
                  <w:sdtPr>
                    <w:id w:val="-920628484"/>
                    <w:tag w:val="goog_rdk_4223"/>
                  </w:sdtPr>
                  <w:sdtContent>
                    <w:del w:author="Kanihaa" w:id="9" w:date="2026-09-25T08:48:49Z"/>
                  </w:sdtContent>
                </w:sdt>
              </w:ins>
              <w:sdt>
                <w:sdtPr>
                  <w:id w:val="-183873050"/>
                  <w:tag w:val="goog_rdk_4224"/>
                </w:sdtPr>
                <w:sdtContent>
                  <w:ins w:author="CS 2501111058202" w:id="215" w:date="2026-09-22T14:08:20Z">
                    <w:del w:author="Kanihaa" w:id="9" w:date="2026-09-25T08:48:49Z">
                      <w:r w:rsidDel="00000000" w:rsidR="00000000" w:rsidRPr="00000000">
                        <w:rPr>
                          <w:rtl w:val="0"/>
                        </w:rPr>
                      </w:r>
                    </w:del>
                  </w:ins>
                </w:sdtContent>
              </w:sdt>
              <w:ins w:author="CS 2501111058202" w:id="215" w:date="2026-09-22T14:08:20Z">
                <w:del w:author="Kanihaa" w:id="9" w:date="2026-09-25T08:48:49Z"/>
              </w:ins>
            </w:sdtContent>
          </w:sdt>
        </w:p>
      </w:sdtContent>
    </w:sdt>
    <w:sdt>
      <w:sdtPr>
        <w:id w:val="-2048211948"/>
        <w:tag w:val="goog_rdk_4229"/>
      </w:sdtPr>
      <w:sdtContent>
        <w:p w:rsidR="00000000" w:rsidDel="00000000" w:rsidP="00000000" w:rsidRDefault="00000000" w:rsidRPr="00000000" w14:paraId="00000361">
          <w:pPr>
            <w:pStyle w:val="Heading1"/>
            <w:spacing w:after="240" w:before="240" w:line="240" w:lineRule="auto"/>
            <w:jc w:val="both"/>
            <w:rPr>
              <w:ins w:author="CS 2501111058202" w:id="215" w:date="2026-09-22T14:08:2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jc w:val="both"/>
              </w:pPr>
            </w:pPrChange>
          </w:pPr>
          <w:sdt>
            <w:sdtPr>
              <w:id w:val="1430420554"/>
              <w:tag w:val="goog_rdk_4226"/>
            </w:sdtPr>
            <w:sdtContent>
              <w:ins w:author="CS 2501111058202" w:id="215" w:date="2026-09-22T14:08:20Z">
                <w:sdt>
                  <w:sdtPr>
                    <w:id w:val="1897848762"/>
                    <w:tag w:val="goog_rdk_4227"/>
                  </w:sdtPr>
                  <w:sdtContent>
                    <w:del w:author="Kanihaa" w:id="9" w:date="2026-09-25T08:48:49Z"/>
                  </w:sdtContent>
                </w:sdt>
              </w:ins>
              <w:sdt>
                <w:sdtPr>
                  <w:id w:val="-2136766643"/>
                  <w:tag w:val="goog_rdk_4228"/>
                </w:sdtPr>
                <w:sdtContent>
                  <w:ins w:author="CS 2501111058202" w:id="215" w:date="2026-09-22T14:08:20Z">
                    <w:del w:author="Kanihaa" w:id="9" w:date="2026-09-25T08:48:49Z">
                      <w:r w:rsidDel="00000000" w:rsidR="00000000" w:rsidRPr="00000000">
                        <w:rPr>
                          <w:rtl w:val="0"/>
                        </w:rPr>
                      </w:r>
                    </w:del>
                  </w:ins>
                </w:sdtContent>
              </w:sdt>
              <w:ins w:author="CS 2501111058202" w:id="215" w:date="2026-09-22T14:08:20Z">
                <w:del w:author="Kanihaa" w:id="9" w:date="2026-09-25T08:48:49Z"/>
              </w:ins>
            </w:sdtContent>
          </w:sdt>
        </w:p>
      </w:sdtContent>
    </w:sdt>
    <w:sdt>
      <w:sdtPr>
        <w:id w:val="143353045"/>
        <w:tag w:val="goog_rdk_4233"/>
      </w:sdtPr>
      <w:sdtContent>
        <w:p w:rsidR="00000000" w:rsidDel="00000000" w:rsidP="00000000" w:rsidRDefault="00000000" w:rsidRPr="00000000" w14:paraId="00000362">
          <w:pPr>
            <w:pStyle w:val="Heading1"/>
            <w:spacing w:after="240" w:before="240" w:line="240" w:lineRule="auto"/>
            <w:jc w:val="both"/>
            <w:rPr>
              <w:ins w:author="CS 2501111058202" w:id="215" w:date="2026-09-22T14:08:2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jc w:val="both"/>
              </w:pPr>
            </w:pPrChange>
          </w:pPr>
          <w:sdt>
            <w:sdtPr>
              <w:id w:val="-405104460"/>
              <w:tag w:val="goog_rdk_4230"/>
            </w:sdtPr>
            <w:sdtContent>
              <w:ins w:author="CS 2501111058202" w:id="215" w:date="2026-09-22T14:08:20Z">
                <w:sdt>
                  <w:sdtPr>
                    <w:id w:val="-2093613408"/>
                    <w:tag w:val="goog_rdk_4231"/>
                  </w:sdtPr>
                  <w:sdtContent>
                    <w:del w:author="Kanihaa" w:id="9" w:date="2026-09-25T08:48:49Z"/>
                  </w:sdtContent>
                </w:sdt>
              </w:ins>
              <w:sdt>
                <w:sdtPr>
                  <w:id w:val="-2088640193"/>
                  <w:tag w:val="goog_rdk_4232"/>
                </w:sdtPr>
                <w:sdtContent>
                  <w:ins w:author="CS 2501111058202" w:id="215" w:date="2026-09-22T14:08:20Z">
                    <w:del w:author="Kanihaa" w:id="9" w:date="2026-09-25T08:48:49Z">
                      <w:r w:rsidDel="00000000" w:rsidR="00000000" w:rsidRPr="00000000">
                        <w:rPr>
                          <w:rtl w:val="0"/>
                        </w:rPr>
                      </w:r>
                    </w:del>
                  </w:ins>
                </w:sdtContent>
              </w:sdt>
              <w:ins w:author="CS 2501111058202" w:id="215" w:date="2026-09-22T14:08:20Z">
                <w:del w:author="Kanihaa" w:id="9" w:date="2026-09-25T08:48:49Z"/>
              </w:ins>
            </w:sdtContent>
          </w:sdt>
        </w:p>
      </w:sdtContent>
    </w:sdt>
    <w:sdt>
      <w:sdtPr>
        <w:id w:val="-213565918"/>
        <w:tag w:val="goog_rdk_4237"/>
      </w:sdtPr>
      <w:sdtContent>
        <w:p w:rsidR="00000000" w:rsidDel="00000000" w:rsidP="00000000" w:rsidRDefault="00000000" w:rsidRPr="00000000" w14:paraId="00000363">
          <w:pPr>
            <w:pStyle w:val="Heading1"/>
            <w:spacing w:after="240" w:before="240" w:line="240" w:lineRule="auto"/>
            <w:jc w:val="both"/>
            <w:rPr>
              <w:ins w:author="CS 2501111058202" w:id="215" w:date="2026-09-22T14:08:2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jc w:val="both"/>
              </w:pPr>
            </w:pPrChange>
          </w:pPr>
          <w:sdt>
            <w:sdtPr>
              <w:id w:val="1744881406"/>
              <w:tag w:val="goog_rdk_4234"/>
            </w:sdtPr>
            <w:sdtContent>
              <w:ins w:author="CS 2501111058202" w:id="215" w:date="2026-09-22T14:08:20Z">
                <w:sdt>
                  <w:sdtPr>
                    <w:id w:val="2120245065"/>
                    <w:tag w:val="goog_rdk_4235"/>
                  </w:sdtPr>
                  <w:sdtContent>
                    <w:del w:author="Kanihaa" w:id="9" w:date="2026-09-25T08:48:49Z"/>
                  </w:sdtContent>
                </w:sdt>
              </w:ins>
              <w:sdt>
                <w:sdtPr>
                  <w:id w:val="633836769"/>
                  <w:tag w:val="goog_rdk_4236"/>
                </w:sdtPr>
                <w:sdtContent>
                  <w:ins w:author="CS 2501111058202" w:id="215" w:date="2026-09-22T14:08:20Z">
                    <w:del w:author="Kanihaa" w:id="9" w:date="2026-09-25T08:48:49Z">
                      <w:r w:rsidDel="00000000" w:rsidR="00000000" w:rsidRPr="00000000">
                        <w:rPr>
                          <w:rtl w:val="0"/>
                        </w:rPr>
                      </w:r>
                    </w:del>
                  </w:ins>
                </w:sdtContent>
              </w:sdt>
              <w:ins w:author="CS 2501111058202" w:id="215" w:date="2026-09-22T14:08:20Z">
                <w:del w:author="Kanihaa" w:id="9" w:date="2026-09-25T08:48:49Z"/>
              </w:ins>
            </w:sdtContent>
          </w:sdt>
        </w:p>
      </w:sdtContent>
    </w:sdt>
    <w:sdt>
      <w:sdtPr>
        <w:id w:val="-776173557"/>
        <w:tag w:val="goog_rdk_4241"/>
      </w:sdtPr>
      <w:sdtContent>
        <w:p w:rsidR="00000000" w:rsidDel="00000000" w:rsidP="00000000" w:rsidRDefault="00000000" w:rsidRPr="00000000" w14:paraId="00000364">
          <w:pPr>
            <w:pStyle w:val="Heading1"/>
            <w:spacing w:after="240" w:before="240" w:line="240" w:lineRule="auto"/>
            <w:jc w:val="both"/>
            <w:rPr>
              <w:ins w:author="CS 2501111058202" w:id="215" w:date="2026-09-22T14:08:2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jc w:val="both"/>
              </w:pPr>
            </w:pPrChange>
          </w:pPr>
          <w:sdt>
            <w:sdtPr>
              <w:id w:val="483145162"/>
              <w:tag w:val="goog_rdk_4238"/>
            </w:sdtPr>
            <w:sdtContent>
              <w:ins w:author="CS 2501111058202" w:id="215" w:date="2026-09-22T14:08:20Z">
                <w:sdt>
                  <w:sdtPr>
                    <w:id w:val="1969310700"/>
                    <w:tag w:val="goog_rdk_4239"/>
                  </w:sdtPr>
                  <w:sdtContent>
                    <w:del w:author="Kanihaa" w:id="9" w:date="2026-09-25T08:48:49Z"/>
                  </w:sdtContent>
                </w:sdt>
              </w:ins>
              <w:sdt>
                <w:sdtPr>
                  <w:id w:val="-517783401"/>
                  <w:tag w:val="goog_rdk_4240"/>
                </w:sdtPr>
                <w:sdtContent>
                  <w:ins w:author="CS 2501111058202" w:id="215" w:date="2026-09-22T14:08:20Z">
                    <w:del w:author="Kanihaa" w:id="9" w:date="2026-09-25T08:48:49Z">
                      <w:r w:rsidDel="00000000" w:rsidR="00000000" w:rsidRPr="00000000">
                        <w:rPr>
                          <w:rtl w:val="0"/>
                        </w:rPr>
                      </w:r>
                    </w:del>
                  </w:ins>
                </w:sdtContent>
              </w:sdt>
              <w:ins w:author="CS 2501111058202" w:id="215" w:date="2026-09-22T14:08:20Z">
                <w:del w:author="Kanihaa" w:id="9" w:date="2026-09-25T08:48:49Z"/>
              </w:ins>
            </w:sdtContent>
          </w:sdt>
        </w:p>
      </w:sdtContent>
    </w:sdt>
    <w:sdt>
      <w:sdtPr>
        <w:id w:val="-962518843"/>
        <w:tag w:val="goog_rdk_4253"/>
      </w:sdtPr>
      <w:sdtContent>
        <w:p w:rsidR="00000000" w:rsidDel="00000000" w:rsidP="00000000" w:rsidRDefault="00000000" w:rsidRPr="00000000" w14:paraId="00000365">
          <w:pPr>
            <w:pStyle w:val="Heading1"/>
            <w:spacing w:after="240" w:before="240" w:line="240" w:lineRule="auto"/>
            <w:ind w:hanging="1440"/>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Vasanth J" w:id="0" w:date="2026-09-24T13:55:36Z">
              <w:pPr>
                <w:spacing w:after="240" w:before="240" w:line="240" w:lineRule="auto"/>
                <w:jc w:val="both"/>
              </w:pPr>
            </w:pPrChange>
          </w:pPr>
          <w:sdt>
            <w:sdtPr>
              <w:id w:val="1508923435"/>
              <w:tag w:val="goog_rdk_4243"/>
            </w:sdtPr>
            <w:sdtContent>
              <w:del w:author="Kanihaa" w:id="9" w:date="2026-09-25T08:48:49Z"/>
              <w:sdt>
                <w:sdtPr>
                  <w:id w:val="890019741"/>
                  <w:tag w:val="goog_rdk_424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stands as a practical example of how </w:delText>
                    </w:r>
                  </w:del>
                </w:sdtContent>
              </w:sdt>
              <w:del w:author="Kanihaa" w:id="9" w:date="2026-09-25T08:48:49Z">
                <w:sdt>
                  <w:sdtPr>
                    <w:id w:val="1603911114"/>
                    <w:tag w:val="goog_rdk_424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AI can enhance everyday decision-making</w:delText>
                    </w:r>
                  </w:sdtContent>
                </w:sdt>
                <w:sdt>
                  <w:sdtPr>
                    <w:id w:val="-1799102410"/>
                    <w:tag w:val="goog_rdk_424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bringing intelligent recommendations to users' fingertips—budget-friendly, fast, and personalized</w:delText>
                    </w:r>
                  </w:sdtContent>
                </w:sdt>
              </w:del>
            </w:sdtContent>
          </w:sdt>
          <w:sdt>
            <w:sdtPr>
              <w:id w:val="1323121957"/>
              <w:tag w:val="goog_rdk_4247"/>
            </w:sdtPr>
            <w:sdtContent>
              <w:ins w:author="Vishal kumar B csaiapp250018" w:id="216" w:date="2026-09-22T09:41:48Z">
                <w:sdt>
                  <w:sdtPr>
                    <w:id w:val="1749058202"/>
                    <w:tag w:val="goog_rdk_4248"/>
                  </w:sdtPr>
                  <w:sdtContent>
                    <w:del w:author="Kanihaa" w:id="9" w:date="2026-09-25T08:48:49Z"/>
                  </w:sdtContent>
                </w:sdt>
              </w:ins>
              <w:sdt>
                <w:sdtPr>
                  <w:id w:val="806653208"/>
                  <w:tag w:val="goog_rdk_4249"/>
                </w:sdtPr>
                <w:sdtContent>
                  <w:ins w:author="Vishal kumar B csaiapp250018" w:id="216" w:date="2026-09-22T09:41:4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w:delText>
                      </w:r>
                    </w:del>
                  </w:ins>
                </w:sdtContent>
              </w:sdt>
              <w:ins w:author="Vishal kumar B csaiapp250018" w:id="216" w:date="2026-09-22T09:41:48Z">
                <w:del w:author="Kanihaa" w:id="9" w:date="2026-09-25T08:48:49Z"/>
              </w:ins>
            </w:sdtContent>
          </w:sdt>
          <w:sdt>
            <w:sdtPr>
              <w:id w:val="1767907363"/>
              <w:tag w:val="goog_rdk_4250"/>
            </w:sdtPr>
            <w:sdtContent>
              <w:del w:author="Kanihaa" w:id="9" w:date="2026-09-25T08:48:49Z"/>
              <w:sdt>
                <w:sdtPr>
                  <w:id w:val="-1112269068"/>
                  <w:tag w:val="goog_rdk_425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w:delText>
                    </w:r>
                  </w:del>
                </w:sdtContent>
              </w:sdt>
              <w:del w:author="Kanihaa" w:id="9" w:date="2026-09-25T08:48:49Z">
                <w:sdt>
                  <w:sdtPr>
                    <w:id w:val="-1921455048"/>
                    <w:tag w:val="goog_rdk_4252"/>
                  </w:sdtPr>
                  <w:sdtContent>
                    <w:r w:rsidDel="00000000" w:rsidR="00000000" w:rsidRPr="00000000">
                      <w:rPr>
                        <w:rtl w:val="0"/>
                      </w:rPr>
                    </w:r>
                  </w:sdtContent>
                </w:sdt>
              </w:del>
            </w:sdtContent>
          </w:sdt>
        </w:p>
      </w:sdtContent>
    </w:sdt>
    <w:sdt>
      <w:sdtPr>
        <w:id w:val="370795062"/>
        <w:tag w:val="goog_rdk_4256"/>
      </w:sdtPr>
      <w:sdtContent>
        <w:p w:rsidR="00000000" w:rsidDel="00000000" w:rsidP="00000000" w:rsidRDefault="00000000" w:rsidRPr="00000000" w14:paraId="00000366">
          <w:pPr>
            <w:pStyle w:val="Heading1"/>
            <w:spacing w:after="240" w:before="240" w:line="240" w:lineRule="auto"/>
            <w:ind w:hanging="90"/>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pPrChange w:author="Deepasri S" w:id="0" w:date="2026-09-25T08:59:27Z">
              <w:pPr>
                <w:spacing w:after="280" w:before="280" w:line="240" w:lineRule="auto"/>
                <w:jc w:val="both"/>
              </w:pPr>
            </w:pPrChange>
          </w:pPr>
          <w:sdt>
            <w:sdtPr>
              <w:id w:val="-1369797040"/>
              <w:tag w:val="goog_rdk_4254"/>
            </w:sdtPr>
            <w:sdtContent>
              <w:del w:author="Kanihaa" w:id="9" w:date="2026-09-25T08:48:49Z"/>
              <w:sdt>
                <w:sdtPr>
                  <w:id w:val="-58248131"/>
                  <w:tag w:val="goog_rdk_4255"/>
                </w:sdtPr>
                <w:sdtContent>
                  <w:del w:author="Kanihaa" w:id="9" w:date="2026-09-25T08:48:49Z">
                    <w:r w:rsidDel="00000000" w:rsidR="00000000" w:rsidRPr="00000000">
                      <w:rPr>
                        <w:rtl w:val="0"/>
                      </w:rPr>
                    </w:r>
                  </w:del>
                </w:sdtContent>
              </w:sdt>
              <w:del w:author="Kanihaa" w:id="9" w:date="2026-09-25T08:48:49Z"/>
            </w:sdtContent>
          </w:sdt>
        </w:p>
      </w:sdtContent>
    </w:sdt>
    <w:sdt>
      <w:sdtPr>
        <w:id w:val="-741339080"/>
        <w:tag w:val="goog_rdk_4266"/>
      </w:sdtPr>
      <w:sdtContent>
        <w:p w:rsidR="00000000" w:rsidDel="00000000" w:rsidP="00000000" w:rsidRDefault="00000000" w:rsidRPr="00000000" w14:paraId="00000367">
          <w:pPr>
            <w:pStyle w:val="Heading1"/>
            <w:spacing w:after="160" w:line="259" w:lineRule="auto"/>
            <w:rPr>
              <w:rFonts w:ascii="Calibri" w:cs="Calibri" w:eastAsia="Calibri" w:hAnsi="Calibri"/>
              <w:highlight w:val="black"/>
              <w:vertAlign w:val="baseline"/>
              <w:rPrChange w:author="Victor Jones. K" w:id="222" w:date="2026-09-25T05:59:00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pPrChange>
          </w:pPr>
          <w:sdt>
            <w:sdtPr>
              <w:id w:val="611873933"/>
              <w:tag w:val="goog_rdk_4259"/>
            </w:sdtPr>
            <w:sdtContent>
              <w:ins w:author="Anonymous" w:id="219" w:date="2026-09-25T05:08:03Z">
                <w:sdt>
                  <w:sdtPr>
                    <w:id w:val="901019807"/>
                    <w:tag w:val="goog_rdk_4260"/>
                  </w:sdtPr>
                  <w:sdtContent>
                    <w:del w:author="Kanihaa" w:id="9" w:date="2026-09-25T08:48:49Z"/>
                  </w:sdtContent>
                </w:sdt>
              </w:ins>
              <w:sdt>
                <w:sdtPr>
                  <w:id w:val="-725996186"/>
                  <w:tag w:val="goog_rdk_4261"/>
                </w:sdtPr>
                <w:sdtContent>
                  <w:ins w:author="Anonymous" w:id="219" w:date="2026-09-25T05:08:0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t</w:delText>
                      </w:r>
                    </w:del>
                  </w:ins>
                </w:sdtContent>
              </w:sdt>
              <w:ins w:author="Anonymous" w:id="219" w:date="2026-09-25T05:08:03Z">
                <w:del w:author="Kanihaa" w:id="9" w:date="2026-09-25T08:48:49Z"/>
              </w:ins>
            </w:sdtContent>
          </w:sdt>
          <w:sdt>
            <w:sdtPr>
              <w:id w:val="-1463494457"/>
              <w:tag w:val="goog_rdk_4262"/>
            </w:sdtPr>
            <w:sdtContent>
              <w:ins w:author="Victor Jones. K" w:id="220" w:date="2026-09-25T05:59:00Z">
                <w:sdt>
                  <w:sdtPr>
                    <w:id w:val="-1008165852"/>
                    <w:tag w:val="goog_rdk_4263"/>
                  </w:sdtPr>
                  <w:sdtContent>
                    <w:del w:author="surya" w:id="221" w:date="2026-09-25T14:32:44Z"/>
                  </w:sdtContent>
                </w:sdt>
              </w:ins>
              <w:sdt>
                <w:sdtPr>
                  <w:id w:val="-37712935"/>
                  <w:tag w:val="goog_rdk_4264"/>
                </w:sdtPr>
                <w:sdtContent>
                  <w:commentRangeStart w:id="2"/>
                </w:sdtContent>
              </w:sdt>
              <w:ins w:author="Victor Jones. K" w:id="220" w:date="2026-09-25T05:59:00Z">
                <w:del w:author="surya" w:id="221" w:date="2026-09-25T14:32:44Z">
                  <w:r w:rsidDel="00000000" w:rsidR="00000000" w:rsidRPr="00000000">
                    <w:rPr>
                      <w:rFonts w:ascii="Cambria" w:cs="Cambria" w:eastAsia="Cambria" w:hAnsi="Cambria"/>
                      <w:color w:val="666666"/>
                      <w:sz w:val="24"/>
                      <w:szCs w:val="24"/>
                      <w:rPrChange w:author="Victor Jones. K" w:id="222" w:date="2026-09-25T05:59:00Z">
                        <w:rPr>
                          <w:rFonts w:ascii="Cambria" w:cs="Cambria" w:eastAsia="Cambria" w:hAnsi="Cambria"/>
                          <w:b w:val="1"/>
                          <w:bCs w:val="1"/>
                        </w:rPr>
                      </w:rPrChange>
                    </w:rPr>
                    <w:drawing>
                      <wp:inline distB="114300" distT="114300" distL="114300" distR="114300">
                        <wp:extent cx="2009775" cy="6148760"/>
                        <wp:effectExtent b="0" l="0" r="0" t="0"/>
                        <wp:docPr id="201" name="image7.png"/>
                        <a:graphic>
                          <a:graphicData uri="http://schemas.openxmlformats.org/drawingml/2006/picture">
                            <pic:pic>
                              <pic:nvPicPr>
                                <pic:cNvPr id="0" name="image7.png"/>
                                <pic:cNvPicPr preferRelativeResize="0"/>
                              </pic:nvPicPr>
                              <pic:blipFill>
                                <a:blip r:embed="rId12"/>
                                <a:srcRect b="-6118" l="-10235" r="-10235" t="4774"/>
                                <a:stretch>
                                  <a:fillRect/>
                                </a:stretch>
                              </pic:blipFill>
                              <pic:spPr>
                                <a:xfrm>
                                  <a:off x="0" y="0"/>
                                  <a:ext cx="2009775" cy="6148760"/>
                                </a:xfrm>
                                <a:prstGeom prst="rect"/>
                                <a:ln/>
                              </pic:spPr>
                            </pic:pic>
                          </a:graphicData>
                        </a:graphic>
                      </wp:inline>
                    </w:drawing>
                  </w:r>
                </w:del>
              </w:ins>
            </w:sdtContent>
          </w:sdt>
          <w:commentRangeEnd w:id="2"/>
          <w:r w:rsidDel="00000000" w:rsidR="00000000" w:rsidRPr="00000000">
            <w:commentReference w:id="2"/>
          </w:r>
          <w:sdt>
            <w:sdtPr>
              <w:id w:val="-1506453425"/>
              <w:tag w:val="goog_rdk_4265"/>
            </w:sdtPr>
            <w:sdtContent>
              <w:r w:rsidDel="00000000" w:rsidR="00000000" w:rsidRPr="00000000">
                <w:rPr>
                  <w:rtl w:val="0"/>
                </w:rPr>
              </w:r>
            </w:sdtContent>
          </w:sdt>
        </w:p>
      </w:sdtContent>
    </w:sdt>
    <w:sectPr>
      <w:headerReference r:id="rId65" w:type="default"/>
      <w:headerReference r:id="rId66" w:type="first"/>
      <w:footerReference r:id="rId67" w:type="default"/>
      <w:footerReference r:id="rId68" w:type="first"/>
      <w:pgSz w:h="16838" w:w="11906" w:orient="portrait"/>
      <w:pgMar w:bottom="288" w:top="1353.6" w:left="0" w:right="1280.3149606299216" w:header="708" w:footer="708"/>
      <w:pgNumType w:start="1"/>
      <w:titlePg w:val="1"/>
      <w:sectPrChange w:author="Madhumitha" w:id="0" w:date="2026-09-25T13:10:52Z">
        <w:sectPr w:rsidR="000000" w:rsidDel="000000" w:rsidRPr="000000" w:rsidSect="000000">
          <w:pgMar w:bottom="284" w:top="1440" w:left="1440" w:right="1440" w:header="708" w:footer="708"/>
          <w:pgNumType w:start="1"/>
          <w:pgSz w:h="16838" w:w="11906" w:orient="portrait"/>
          <w:titlePg w:val="0"/>
        </w:sectPr>
      </w:sectPrChange>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urya" w:id="3" w:date="2026-09-25T15:07:01Z">
    <w:sdt>
      <w:sdtPr>
        <w:id w:val="1857995298"/>
        <w:tag w:val="goog_rdk_4567"/>
      </w:sdtPr>
      <w:sdtContent>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swar .S" w:id="287" w:date="2026-09-23T06:09:49Z"/>
              <w:rFonts w:ascii="Arial" w:cs="Arial" w:eastAsia="Arial" w:hAnsi="Arial"/>
              <w:b w:val="0"/>
              <w:bCs w:val="0"/>
              <w:i w:val="0"/>
              <w:iCs w:val="0"/>
              <w:smallCaps w:val="0"/>
              <w:strike w:val="0"/>
              <w:color w:val="000000"/>
              <w:sz w:val="22"/>
              <w:szCs w:val="22"/>
              <w:u w:val="none"/>
              <w:shd w:fill="auto" w:val="clear"/>
              <w:vertAlign w:val="baseline"/>
            </w:rPr>
          </w:pPr>
          <w:sdt>
            <w:sdtPr>
              <w:id w:val="-75779762"/>
              <w:tag w:val="goog_rdk_4566"/>
            </w:sdtPr>
            <w:sdtContent>
              <w:ins w:author="Eswar .S" w:id="287" w:date="2026-09-23T06:09:4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https://docs.google.com/document/d/1rHlqSoJwTwhcVC18D9IK_oJf9SjduFuw/edit?usp=sharing&amp;ouid=117135118699238314833&amp;rtpof=true&amp;sd=true</w:t>
                </w:r>
              </w:ins>
            </w:sdtContent>
          </w:sdt>
        </w:p>
      </w:sdtContent>
    </w:sdt>
  </w:comment>
  <w:comment w:author="surya" w:id="4" w:date="2026-09-25T15:07:57Z">
    <w:sdt>
      <w:sdtPr>
        <w:id w:val="-1033247795"/>
        <w:tag w:val="goog_rdk_4569"/>
      </w:sdtPr>
      <w:sdtContent>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swar .S" w:id="287" w:date="2026-09-23T06:09:49Z"/>
              <w:rFonts w:ascii="Arial" w:cs="Arial" w:eastAsia="Arial" w:hAnsi="Arial"/>
              <w:b w:val="0"/>
              <w:bCs w:val="0"/>
              <w:i w:val="0"/>
              <w:iCs w:val="0"/>
              <w:smallCaps w:val="0"/>
              <w:strike w:val="0"/>
              <w:color w:val="000000"/>
              <w:sz w:val="22"/>
              <w:szCs w:val="22"/>
              <w:u w:val="none"/>
              <w:shd w:fill="auto" w:val="clear"/>
              <w:vertAlign w:val="baseline"/>
            </w:rPr>
          </w:pPr>
          <w:sdt>
            <w:sdtPr>
              <w:id w:val="736316433"/>
              <w:tag w:val="goog_rdk_4568"/>
            </w:sdtPr>
            <w:sdtContent>
              <w:ins w:author="Eswar .S" w:id="287" w:date="2026-09-23T06:09:4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finish it bro</w:t>
                </w:r>
              </w:ins>
            </w:sdtContent>
          </w:sdt>
        </w:p>
      </w:sdtContent>
    </w:sdt>
  </w:comment>
  <w:comment w:author="surya" w:id="2" w:date="2026-09-25T15:05:39Z">
    <w:sdt>
      <w:sdtPr>
        <w:id w:val="1644050395"/>
        <w:tag w:val="goog_rdk_4571"/>
      </w:sdtPr>
      <w:sdtContent>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swar .S" w:id="287" w:date="2026-09-23T06:09:49Z"/>
              <w:rFonts w:ascii="Arial" w:cs="Arial" w:eastAsia="Arial" w:hAnsi="Arial"/>
              <w:b w:val="0"/>
              <w:bCs w:val="0"/>
              <w:i w:val="0"/>
              <w:iCs w:val="0"/>
              <w:smallCaps w:val="0"/>
              <w:strike w:val="0"/>
              <w:color w:val="000000"/>
              <w:sz w:val="22"/>
              <w:szCs w:val="22"/>
              <w:u w:val="none"/>
              <w:shd w:fill="auto" w:val="clear"/>
              <w:vertAlign w:val="baseline"/>
            </w:rPr>
          </w:pPr>
          <w:sdt>
            <w:sdtPr>
              <w:id w:val="-1732514940"/>
              <w:tag w:val="goog_rdk_4570"/>
            </w:sdtPr>
            <w:sdtContent>
              <w:ins w:author="Eswar .S" w:id="287" w:date="2026-09-23T06:09:4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m,dfkk</w:t>
                </w:r>
              </w:ins>
            </w:sdtContent>
          </w:sdt>
        </w:p>
      </w:sdtContent>
    </w:sdt>
  </w:comment>
  <w:comment w:author="Ratchitha R" w:id="1" w:date="2026-09-23T15:06:15Z">
    <w:sdt>
      <w:sdtPr>
        <w:id w:val="182547975"/>
        <w:tag w:val="goog_rdk_4573"/>
      </w:sdtPr>
      <w:sdtContent>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swar .S" w:id="287" w:date="2026-09-23T06:09:49Z"/>
              <w:rFonts w:ascii="Arial" w:cs="Arial" w:eastAsia="Arial" w:hAnsi="Arial"/>
              <w:b w:val="0"/>
              <w:bCs w:val="0"/>
              <w:i w:val="0"/>
              <w:iCs w:val="0"/>
              <w:smallCaps w:val="0"/>
              <w:strike w:val="0"/>
              <w:color w:val="000000"/>
              <w:sz w:val="22"/>
              <w:szCs w:val="22"/>
              <w:u w:val="none"/>
              <w:shd w:fill="auto" w:val="clear"/>
              <w:vertAlign w:val="baseline"/>
            </w:rPr>
          </w:pPr>
          <w:sdt>
            <w:sdtPr>
              <w:id w:val="44989333"/>
              <w:tag w:val="goog_rdk_4572"/>
            </w:sdtPr>
            <w:sdtContent>
              <w:ins w:author="Eswar .S" w:id="287" w:date="2026-09-23T06:09:4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http://console.cloud.google.com</w:t>
                </w:r>
              </w:ins>
            </w:sdtContent>
          </w:sdt>
        </w:p>
      </w:sdtContent>
    </w:sdt>
  </w:comment>
  <w:comment w:author="R. Harish Ragavendran" w:id="0" w:date="2026-09-23T13:20:43Z">
    <w:sdt>
      <w:sdtPr>
        <w:id w:val="-1696394861"/>
        <w:tag w:val="goog_rdk_4575"/>
      </w:sdtPr>
      <w:sdtContent>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swar .S" w:id="287" w:date="2026-09-23T06:09:49Z"/>
              <w:rFonts w:ascii="Arial" w:cs="Arial" w:eastAsia="Arial" w:hAnsi="Arial"/>
              <w:b w:val="0"/>
              <w:bCs w:val="0"/>
              <w:i w:val="0"/>
              <w:iCs w:val="0"/>
              <w:smallCaps w:val="0"/>
              <w:strike w:val="0"/>
              <w:color w:val="000000"/>
              <w:sz w:val="22"/>
              <w:szCs w:val="22"/>
              <w:u w:val="none"/>
              <w:shd w:fill="auto" w:val="clear"/>
              <w:vertAlign w:val="baseline"/>
            </w:rPr>
          </w:pPr>
          <w:sdt>
            <w:sdtPr>
              <w:id w:val="602967703"/>
              <w:tag w:val="goog_rdk_4574"/>
            </w:sdtPr>
            <w:sdtContent>
              <w:ins w:author="Eswar .S" w:id="287" w:date="2026-09-23T06:09:4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text</w:t>
                </w:r>
              </w:ins>
            </w:sdtContent>
          </w:sdt>
        </w:p>
      </w:sdtContent>
    </w:sdt>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84" w15:done="0"/>
  <w15:commentEx w15:paraId="00000385" w15:done="0"/>
  <w15:commentEx w15:paraId="00000386" w15:done="0"/>
  <w15:commentEx w15:paraId="00000387" w15:done="0"/>
  <w15:commentEx w15:paraId="0000038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ambria"/>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2100441781"/>
      <w:tag w:val="goog_rdk_4540"/>
    </w:sdtPr>
    <w:sdtContent>
      <w:p w:rsidR="00000000" w:rsidDel="00000000" w:rsidP="00000000" w:rsidRDefault="00000000" w:rsidRPr="00000000" w14:paraId="0000037F">
        <w:pPr>
          <w:rPr>
            <w:ins w:author="Yuvanesh" w:id="285" w:date="2026-09-22T08:48:48Z"/>
            <w:rPrChange w:author="Yuvanesh" w:id="286" w:date="2026-09-22T08:48:48Z">
              <w:rPr>
                <w:rFonts w:ascii="Calibri" w:cs="Calibri" w:eastAsia="Calibri" w:hAnsi="Calibri"/>
                <w:b w:val="0"/>
                <w:bCs w:val="0"/>
                <w:i w:val="0"/>
                <w:iCs w:val="0"/>
                <w:smallCaps w:val="0"/>
                <w:strike w:val="0"/>
                <w:color w:val="000000"/>
                <w:sz w:val="22"/>
                <w:szCs w:val="22"/>
                <w:u w:val="none"/>
                <w:shd w:fill="auto" w:val="clear"/>
                <w:vertAlign w:val="baseline"/>
              </w:rPr>
            </w:rPrChange>
          </w:rPr>
        </w:pPr>
        <w:sdt>
          <w:sdtPr>
            <w:id w:val="1444387287"/>
            <w:tag w:val="goog_rdk_4538"/>
          </w:sdtPr>
          <w:sdtContent>
            <w:ins w:author="Yuvanesh" w:id="285" w:date="2026-09-22T08:48:48Z"/>
            <w:sdt>
              <w:sdtPr>
                <w:id w:val="-15562147"/>
                <w:tag w:val="goog_rdk_4539"/>
              </w:sdtPr>
              <w:sdtContent>
                <w:ins w:author="Yuvanesh" w:id="285" w:date="2026-09-22T08:48:48Z">
                  <w:r w:rsidDel="00000000" w:rsidR="00000000" w:rsidRPr="00000000">
                    <w:rPr>
                      <w:rtl w:val="0"/>
                    </w:rPr>
                  </w:r>
                </w:ins>
              </w:sdtContent>
            </w:sdt>
            <w:ins w:author="Yuvanesh" w:id="285" w:date="2026-09-22T08:48:48Z"/>
          </w:sdtContent>
        </w:sdt>
      </w:p>
    </w:sdtContent>
  </w:sdt>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675848797"/>
      <w:tag w:val="goog_rdk_4545"/>
    </w:sdtPr>
    <w:sdtContent>
      <w:p w:rsidR="00000000" w:rsidDel="00000000" w:rsidP="00000000" w:rsidRDefault="00000000" w:rsidRPr="00000000" w14:paraId="00000380">
        <w:pPr>
          <w:pStyle w:val="Heading1"/>
          <w:spacing w:after="280" w:before="280" w:line="240" w:lineRule="auto"/>
          <w:rPr>
            <w:ins w:author="Yuva Raj" w:id="288" w:date="2026-09-25T09:03:11Z"/>
            <w:rPrChange w:author="Eswar .S" w:id="289" w:date="2026-09-23T06:09:49Z">
              <w:rPr>
                <w:rFonts w:ascii="Calibri" w:cs="Calibri" w:eastAsia="Calibri" w:hAnsi="Calibri"/>
                <w:b w:val="0"/>
                <w:bCs w:val="0"/>
                <w:i w:val="0"/>
                <w:iCs w:val="0"/>
                <w:smallCaps w:val="0"/>
                <w:strike w:val="0"/>
                <w:color w:val="000000"/>
                <w:sz w:val="22"/>
                <w:szCs w:val="22"/>
                <w:u w:val="none"/>
                <w:shd w:fill="auto" w:val="clear"/>
                <w:vertAlign w:val="baseline"/>
              </w:rPr>
            </w:rPrChange>
          </w:rPr>
        </w:pPr>
        <w:sdt>
          <w:sdtPr>
            <w:id w:val="-1080031517"/>
            <w:tag w:val="goog_rdk_4543"/>
          </w:sdtPr>
          <w:sdtContent>
            <w:ins w:author="Yuva Raj" w:id="288" w:date="2026-09-25T09:03:11Z"/>
            <w:sdt>
              <w:sdtPr>
                <w:id w:val="314986303"/>
                <w:tag w:val="goog_rdk_4544"/>
              </w:sdtPr>
              <w:sdtContent>
                <w:ins w:author="Yuva Raj" w:id="288" w:date="2026-09-25T09:03:11Z">
                  <w:r w:rsidDel="00000000" w:rsidR="00000000" w:rsidRPr="00000000">
                    <w:rPr>
                      <w:rtl w:val="0"/>
                    </w:rPr>
                  </w:r>
                </w:ins>
              </w:sdtContent>
            </w:sdt>
            <w:ins w:author="Yuva Raj" w:id="288" w:date="2026-09-25T09:03:11Z">
              <w:bookmarkStart w:colFirst="0" w:colLast="0" w:name="_heading=h.i1c3cou90mbj" w:id="349"/>
              <w:bookmarkEnd w:id="349"/>
              <w:r w:rsidDel="00000000" w:rsidR="00000000" w:rsidRPr="00000000">
                <w:drawing>
                  <wp:anchor allowOverlap="1" behindDoc="0" distB="228600" distT="228600" distL="228600" distR="228600" hidden="0" layoutInCell="1" locked="0" relativeHeight="0" simplePos="0">
                    <wp:simplePos x="0" y="0"/>
                    <wp:positionH relativeFrom="column">
                      <wp:posOffset>-2666999</wp:posOffset>
                    </wp:positionH>
                    <wp:positionV relativeFrom="paragraph">
                      <wp:posOffset>4162425</wp:posOffset>
                    </wp:positionV>
                    <wp:extent cx="7933238" cy="4552950"/>
                    <wp:effectExtent b="0" l="0" r="0" t="0"/>
                    <wp:wrapSquare wrapText="bothSides" distB="228600" distT="228600" distL="228600" distR="228600"/>
                    <wp:docPr id="236" name="image20.png"/>
                    <a:graphic>
                      <a:graphicData uri="http://schemas.openxmlformats.org/drawingml/2006/picture">
                        <pic:pic>
                          <pic:nvPicPr>
                            <pic:cNvPr id="0" name="image20.png"/>
                            <pic:cNvPicPr preferRelativeResize="0"/>
                          </pic:nvPicPr>
                          <pic:blipFill>
                            <a:blip r:embed="rId1"/>
                            <a:srcRect b="0" l="0" r="0" t="0"/>
                            <a:stretch>
                              <a:fillRect/>
                            </a:stretch>
                          </pic:blipFill>
                          <pic:spPr>
                            <a:xfrm>
                              <a:off x="0" y="0"/>
                              <a:ext cx="7933238" cy="4552950"/>
                            </a:xfrm>
                            <a:prstGeom prst="rect"/>
                            <a:ln/>
                          </pic:spPr>
                        </pic:pic>
                      </a:graphicData>
                    </a:graphic>
                  </wp:anchor>
                </w:drawing>
              </w:r>
            </w:ins>
          </w:sdtContent>
        </w:sdt>
      </w:p>
    </w:sdtContent>
  </w:sdt>
  <w:sdt>
    <w:sdtPr>
      <w:id w:val="565118684"/>
      <w:tag w:val="goog_rdk_4555"/>
    </w:sdtPr>
    <w:sdtContent>
      <w:p w:rsidR="00000000" w:rsidDel="00000000" w:rsidP="00000000" w:rsidRDefault="00000000" w:rsidRPr="00000000" w14:paraId="00000381">
        <w:pPr>
          <w:pStyle w:val="Heading1"/>
          <w:spacing w:line="259" w:lineRule="auto"/>
          <w:rPr>
            <w:ins w:author="Sandhiya Sandhu" w:id="293" w:date="2026-09-24T05:48:16Z"/>
            <w:rPrChange w:author="Eswar .S" w:id="289" w:date="2026-09-23T06:09:49Z">
              <w:rPr>
                <w:rFonts w:ascii="Calibri" w:cs="Calibri" w:eastAsia="Calibri" w:hAnsi="Calibri"/>
                <w:b w:val="0"/>
                <w:bCs w:val="0"/>
                <w:i w:val="0"/>
                <w:iCs w:val="0"/>
                <w:smallCaps w:val="0"/>
                <w:strike w:val="0"/>
                <w:color w:val="000000"/>
                <w:sz w:val="22"/>
                <w:szCs w:val="22"/>
                <w:u w:val="none"/>
                <w:shd w:fill="auto" w:val="clear"/>
                <w:vertAlign w:val="baseline"/>
              </w:rPr>
            </w:rPrChange>
          </w:rPr>
          <w:pPrChange w:author="Thamil" w:id="0" w:date="2026-09-25T05:09:53Z">
            <w:pPr/>
          </w:pPrChange>
        </w:pPr>
        <w:sdt>
          <w:sdtPr>
            <w:id w:val="1811111756"/>
            <w:tag w:val="goog_rdk_4548"/>
          </w:sdtPr>
          <w:sdtContent>
            <w:ins w:author="surya" w:id="221" w:date="2026-09-25T14:32:44Z">
              <w:r w:rsidDel="00000000" w:rsidR="00000000" w:rsidRPr="00000000">
                <w:rPr>
                  <w:rFonts w:ascii="Cambria" w:cs="Cambria" w:eastAsia="Cambria" w:hAnsi="Cambria"/>
                  <w:color w:val="666666"/>
                  <w:sz w:val="24"/>
                  <w:szCs w:val="24"/>
                  <w:rPrChange w:author="surya" w:id="290" w:date="2026-09-25T14:32:44Z">
                    <w:rPr>
                      <w:rFonts w:ascii="Calibri" w:cs="Calibri" w:eastAsia="Calibri" w:hAnsi="Calibri"/>
                      <w:b w:val="0"/>
                      <w:bCs w:val="0"/>
                      <w:i w:val="0"/>
                      <w:iCs w:val="0"/>
                      <w:smallCaps w:val="0"/>
                      <w:strike w:val="0"/>
                      <w:color w:val="000000"/>
                      <w:sz w:val="22"/>
                      <w:szCs w:val="22"/>
                      <w:u w:val="none"/>
                      <w:shd w:fill="auto" w:val="clear"/>
                      <w:vertAlign w:val="baseline"/>
                    </w:rPr>
                  </w:rPrChange>
                </w:rPr>
                <w:drawing>
                  <wp:inline distB="114300" distT="114300" distL="114300" distR="114300">
                    <wp:extent cx="2009775" cy="6148760"/>
                    <wp:effectExtent b="0" l="0" r="0" t="0"/>
                    <wp:docPr id="232" name="image7.png"/>
                    <a:graphic>
                      <a:graphicData uri="http://schemas.openxmlformats.org/drawingml/2006/picture">
                        <pic:pic>
                          <pic:nvPicPr>
                            <pic:cNvPr id="0" name="image7.png"/>
                            <pic:cNvPicPr preferRelativeResize="0"/>
                          </pic:nvPicPr>
                          <pic:blipFill>
                            <a:blip r:embed="rId2"/>
                            <a:srcRect b="-6118" l="-10235" r="-10235" t="4774"/>
                            <a:stretch>
                              <a:fillRect/>
                            </a:stretch>
                          </pic:blipFill>
                          <pic:spPr>
                            <a:xfrm>
                              <a:off x="0" y="0"/>
                              <a:ext cx="2009775" cy="6148760"/>
                            </a:xfrm>
                            <a:prstGeom prst="rect"/>
                            <a:ln/>
                          </pic:spPr>
                        </pic:pic>
                      </a:graphicData>
                    </a:graphic>
                  </wp:inline>
                </w:drawing>
              </w:r>
            </w:ins>
          </w:sdtContent>
        </w:sdt>
        <w:sdt>
          <w:sdtPr>
            <w:id w:val="431585738"/>
            <w:tag w:val="goog_rdk_4549"/>
          </w:sdtPr>
          <w:sdtContent>
            <w:ins w:author="Eswar .S" w:id="287" w:date="2026-09-23T06:09:49Z"/>
          </w:sdtContent>
        </w:sdt>
        <w:sdt>
          <w:sdtPr>
            <w:id w:val="2129509228"/>
            <w:tag w:val="goog_rdk_4550"/>
          </w:sdtPr>
          <w:sdtContent>
            <w:ins w:author="Thamil" w:id="291" w:date="2026-09-25T05:09:53Z">
              <w:sdt>
                <w:sdtPr>
                  <w:id w:val="-1693366091"/>
                  <w:tag w:val="goog_rdk_4551"/>
                </w:sdtPr>
                <w:sdtContent>
                  <w:del w:author="Victor Jones. K" w:id="292" w:date="2026-09-25T09:38:15Z">
                    <w:r w:rsidDel="00000000" w:rsidR="00000000" w:rsidRPr="00000000">
                      <w:rPr>
                        <w:rPrChange w:author="Eswar .S" w:id="289" w:date="2026-09-23T06:09:49Z">
                          <w:rPr>
                            <w:rFonts w:ascii="Calibri" w:cs="Calibri" w:eastAsia="Calibri" w:hAnsi="Calibri"/>
                            <w:b w:val="0"/>
                            <w:bCs w:val="0"/>
                            <w:i w:val="0"/>
                            <w:iCs w:val="0"/>
                            <w:smallCaps w:val="0"/>
                            <w:strike w:val="0"/>
                            <w:color w:val="000000"/>
                            <w:sz w:val="22"/>
                            <w:szCs w:val="22"/>
                            <w:u w:val="none"/>
                            <w:shd w:fill="auto" w:val="clear"/>
                            <w:vertAlign w:val="baseline"/>
                          </w:rPr>
                        </w:rPrChange>
                      </w:rPr>
                      <w:drawing>
                        <wp:inline distB="114300" distT="114300" distL="114300" distR="114300">
                          <wp:extent cx="7933238" cy="4552950"/>
                          <wp:effectExtent b="0" l="0" r="0" t="0"/>
                          <wp:docPr id="223" name="image20.png"/>
                          <a:graphic>
                            <a:graphicData uri="http://schemas.openxmlformats.org/drawingml/2006/picture">
                              <pic:pic>
                                <pic:nvPicPr>
                                  <pic:cNvPr id="0" name="image20.png"/>
                                  <pic:cNvPicPr preferRelativeResize="0"/>
                                </pic:nvPicPr>
                                <pic:blipFill>
                                  <a:blip r:embed="rId1"/>
                                  <a:srcRect b="0" l="0" r="0" t="0"/>
                                  <a:stretch>
                                    <a:fillRect/>
                                  </a:stretch>
                                </pic:blipFill>
                                <pic:spPr>
                                  <a:xfrm>
                                    <a:off x="0" y="0"/>
                                    <a:ext cx="7933238" cy="4552950"/>
                                  </a:xfrm>
                                  <a:prstGeom prst="rect"/>
                                  <a:ln/>
                                </pic:spPr>
                              </pic:pic>
                            </a:graphicData>
                          </a:graphic>
                        </wp:inline>
                      </w:drawing>
                    </w:r>
                  </w:del>
                </w:sdtContent>
              </w:sdt>
            </w:ins>
          </w:sdtContent>
        </w:sdt>
        <w:sdt>
          <w:sdtPr>
            <w:id w:val="1266780596"/>
            <w:tag w:val="goog_rdk_4552"/>
          </w:sdtPr>
          <w:sdtContent>
            <w:ins w:author="Eswar .S" w:id="287" w:date="2026-09-23T06:09:49Z"/>
          </w:sdtContent>
        </w:sdt>
        <w:sdt>
          <w:sdtPr>
            <w:id w:val="-143520359"/>
            <w:tag w:val="goog_rdk_4553"/>
          </w:sdtPr>
          <w:sdtContent>
            <w:ins w:author="Sandhiya Sandhu" w:id="293" w:date="2026-09-24T05:48:16Z"/>
            <w:sdt>
              <w:sdtPr>
                <w:id w:val="169802613"/>
                <w:tag w:val="goog_rdk_4554"/>
              </w:sdtPr>
              <w:sdtContent>
                <w:ins w:author="Sandhiya Sandhu" w:id="293" w:date="2026-09-24T05:48:16Z">
                  <w:r w:rsidDel="00000000" w:rsidR="00000000" w:rsidRPr="00000000">
                    <w:rPr>
                      <w:rtl w:val="0"/>
                    </w:rPr>
                  </w:r>
                </w:ins>
              </w:sdtContent>
            </w:sdt>
            <w:ins w:author="Sandhiya Sandhu" w:id="293" w:date="2026-09-24T05:48:16Z"/>
          </w:sdtContent>
        </w:sdt>
      </w:p>
    </w:sdtContent>
  </w:sdt>
  <w:sdt>
    <w:sdtPr>
      <w:id w:val="-1735555657"/>
      <w:tag w:val="goog_rdk_4560"/>
    </w:sdtPr>
    <w:sdtContent>
      <w:p w:rsidR="00000000" w:rsidDel="00000000" w:rsidP="00000000" w:rsidRDefault="00000000" w:rsidRPr="00000000" w14:paraId="00000382">
        <w:pPr>
          <w:pStyle w:val="Title"/>
          <w:tabs>
            <w:tab w:val="center" w:leader="none" w:pos="4513"/>
            <w:tab w:val="right" w:leader="none" w:pos="9026"/>
          </w:tabs>
          <w:spacing w:after="280" w:lineRule="auto"/>
          <w:ind w:right="-561.2598425196836"/>
          <w:jc w:val="center"/>
          <w:rPr>
            <w:ins w:author="Nivetha Nivetha" w:id="295" w:date="2026-09-25T03:51:17Z"/>
            <w:rPrChange w:author="Eswar .S" w:id="289" w:date="2026-09-23T06:09:49Z">
              <w:rPr>
                <w:rFonts w:ascii="Calibri" w:cs="Calibri" w:eastAsia="Calibri" w:hAnsi="Calibri"/>
                <w:b w:val="0"/>
                <w:bCs w:val="0"/>
                <w:i w:val="0"/>
                <w:iCs w:val="0"/>
                <w:smallCaps w:val="0"/>
                <w:strike w:val="0"/>
                <w:color w:val="000000"/>
                <w:sz w:val="22"/>
                <w:szCs w:val="22"/>
                <w:u w:val="none"/>
                <w:shd w:fill="auto" w:val="clear"/>
                <w:vertAlign w:val="baseline"/>
              </w:rPr>
            </w:rPrChange>
          </w:rPr>
        </w:pPr>
        <w:sdt>
          <w:sdtPr>
            <w:id w:val="-1468226707"/>
            <w:tag w:val="goog_rdk_4558"/>
          </w:sdtPr>
          <w:sdtContent>
            <w:ins w:author="Nivetha Nivetha" w:id="295" w:date="2026-09-25T03:51:17Z"/>
            <w:sdt>
              <w:sdtPr>
                <w:id w:val="-2139725416"/>
                <w:tag w:val="goog_rdk_4559"/>
              </w:sdtPr>
              <w:sdtContent>
                <w:ins w:author="Nivetha Nivetha" w:id="295" w:date="2026-09-25T03:51:17Z">
                  <w:r w:rsidDel="00000000" w:rsidR="00000000" w:rsidRPr="00000000">
                    <w:rPr>
                      <w:rtl w:val="0"/>
                      <w:rPrChange w:author="Eswar .S" w:id="289" w:date="2026-09-23T06:09:49Z">
                        <w:rPr>
                          <w:rFonts w:ascii="Calibri" w:cs="Calibri" w:eastAsia="Calibri" w:hAnsi="Calibri"/>
                          <w:b w:val="0"/>
                          <w:bCs w:val="0"/>
                          <w:i w:val="0"/>
                          <w:iCs w:val="0"/>
                          <w:smallCaps w:val="0"/>
                          <w:strike w:val="0"/>
                          <w:color w:val="000000"/>
                          <w:sz w:val="22"/>
                          <w:szCs w:val="22"/>
                          <w:u w:val="none"/>
                          <w:shd w:fill="auto" w:val="clear"/>
                          <w:vertAlign w:val="baseline"/>
                        </w:rPr>
                      </w:rPrChange>
                    </w:rPr>
                    <w:tab/>
                    <w:tab/>
                    <w:tab/>
                    <w:t xml:space="preserve">import jssvr sanyhohmnknkdkbnknbd</w:t>
                    <w:tab/>
                    <w:t xml:space="preserve">Qm.,dfkk</w:t>
                  </w:r>
                </w:ins>
              </w:sdtContent>
            </w:sdt>
            <w:ins w:author="Nivetha Nivetha" w:id="295" w:date="2026-09-25T03:51:17Z">
              <w:bookmarkStart w:colFirst="0" w:colLast="0" w:name="_heading=h.3shl2gg2oupa" w:id="350"/>
              <w:bookmarkEnd w:id="350"/>
            </w:ins>
          </w:sdtContent>
        </w:sdt>
      </w:p>
    </w:sdtContent>
  </w:sdt>
  <w:sdt>
    <w:sdtPr>
      <w:id w:val="-107319184"/>
      <w:tag w:val="goog_rdk_4565"/>
    </w:sdtPr>
    <w:sdtContent>
      <w:p w:rsidR="00000000" w:rsidDel="00000000" w:rsidP="00000000" w:rsidRDefault="00000000" w:rsidRPr="00000000" w14:paraId="00000383">
        <w:pPr>
          <w:pStyle w:val="Title"/>
          <w:rPr>
            <w:ins w:author="Eswar .S" w:id="287" w:date="2026-09-23T06:09:49Z"/>
            <w:rPrChange w:author="Eswar .S" w:id="289" w:date="2026-09-23T06:09:49Z">
              <w:rPr>
                <w:rFonts w:ascii="Calibri" w:cs="Calibri" w:eastAsia="Calibri" w:hAnsi="Calibri"/>
                <w:b w:val="0"/>
                <w:bCs w:val="0"/>
                <w:i w:val="0"/>
                <w:iCs w:val="0"/>
                <w:smallCaps w:val="0"/>
                <w:strike w:val="0"/>
                <w:color w:val="000000"/>
                <w:sz w:val="22"/>
                <w:szCs w:val="22"/>
                <w:u w:val="none"/>
                <w:shd w:fill="auto" w:val="clear"/>
                <w:vertAlign w:val="baseline"/>
              </w:rPr>
            </w:rPrChange>
          </w:rPr>
          <w:pPrChange w:author="Nivetha Nivetha" w:id="0" w:date="2026-09-25T03:51:17Z">
            <w:pPr/>
          </w:pPrChange>
        </w:pPr>
        <w:sdt>
          <w:sdtPr>
            <w:id w:val="-262065270"/>
            <w:tag w:val="goog_rdk_4561"/>
          </w:sdtPr>
          <w:sdtContent>
            <w:ins w:author="Nivetha Nivetha" w:id="295" w:date="2026-09-25T03:51:17Z"/>
            <w:sdt>
              <w:sdtPr>
                <w:id w:val="488298844"/>
                <w:tag w:val="goog_rdk_4562"/>
              </w:sdtPr>
              <w:sdtContent>
                <w:ins w:author="Nivetha Nivetha" w:id="295" w:date="2026-09-25T03:51:17Z">
                  <w:r w:rsidDel="00000000" w:rsidR="00000000" w:rsidRPr="00000000">
                    <w:rPr>
                      <w:rtl w:val="0"/>
                      <w:rPrChange w:author="Eswar .S" w:id="289" w:date="2026-09-23T06:09:49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TY5R</w:t>
                    <w:tab/>
                    <w:tab/>
                  </w:r>
                </w:ins>
              </w:sdtContent>
            </w:sdt>
            <w:ins w:author="Nivetha Nivetha" w:id="295" w:date="2026-09-25T03:51:17Z"/>
          </w:sdtContent>
        </w:sdt>
        <w:sdt>
          <w:sdtPr>
            <w:id w:val="918811254"/>
            <w:tag w:val="goog_rdk_4563"/>
          </w:sdtPr>
          <w:sdtContent>
            <w:ins w:author="Eswar .S" w:id="287" w:date="2026-09-23T06:09:49Z"/>
            <w:sdt>
              <w:sdtPr>
                <w:id w:val="-850761196"/>
                <w:tag w:val="goog_rdk_4564"/>
              </w:sdtPr>
              <w:sdtContent>
                <w:ins w:author="Eswar .S" w:id="287" w:date="2026-09-23T06:09:49Z">
                  <w:r w:rsidDel="00000000" w:rsidR="00000000" w:rsidRPr="00000000">
                    <w:rPr>
                      <w:rtl w:val="0"/>
                    </w:rPr>
                  </w:r>
                </w:ins>
              </w:sdtContent>
            </w:sdt>
            <w:ins w:author="Eswar .S" w:id="287" w:date="2026-09-23T06:09:49Z"/>
          </w:sdtContent>
        </w:sdt>
      </w:p>
    </w:sdtContent>
  </w:sdt>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202306246"/>
      <w:tag w:val="goog_rdk_4275"/>
    </w:sdtPr>
    <w:sdtContent>
      <w:p w:rsidR="00000000" w:rsidDel="00000000" w:rsidP="00000000" w:rsidRDefault="00000000" w:rsidRPr="00000000" w14:paraId="00000368">
        <w:pPr>
          <w:pStyle w:val="Subtitle"/>
          <w:tabs>
            <w:tab w:val="center" w:leader="none" w:pos="4513"/>
            <w:tab w:val="right" w:leader="none" w:pos="9026"/>
          </w:tabs>
          <w:rPr>
            <w:ins w:author="Anonymous" w:id="226" w:date="2026-09-24T05:42:20Z"/>
            <w:del w:author="Anonymous" w:id="224" w:date="2026-09-25T05:38:05Z"/>
            <w:rFonts w:ascii="Arial" w:cs="Arial" w:eastAsia="Arial" w:hAnsi="Arial"/>
            <w:b w:val="0"/>
            <w:bCs w:val="0"/>
            <w:i w:val="0"/>
            <w:iCs w:val="0"/>
            <w:smallCaps w:val="0"/>
            <w:strike w:val="0"/>
            <w:color w:val="000000"/>
            <w:sz w:val="22"/>
            <w:szCs w:val="22"/>
            <w:u w:val="none"/>
            <w:shd w:fill="auto" w:val="clear"/>
            <w:vertAlign w:val="baseline"/>
            <w:rPrChange w:author="Sushanth G.k" w:id="227" w:date="2026-09-24T07:06:00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Sushanth G.k" w:id="0" w:date="2026-09-24T07:06:00Z">
            <w:pPr>
              <w:pStyle w:val="Subtitle"/>
              <w:tabs>
                <w:tab w:val="center" w:leader="none" w:pos="4513"/>
                <w:tab w:val="right" w:leader="none" w:pos="9026"/>
              </w:tabs>
            </w:pPr>
          </w:pPrChange>
        </w:pPr>
        <w:sdt>
          <w:sdtPr>
            <w:id w:val="-296510144"/>
            <w:tag w:val="goog_rdk_4269"/>
          </w:sdtPr>
          <w:sdtContent>
            <w:ins w:author="Janani A" w:id="223" w:date="2026-09-24T03:56:23Z">
              <w:sdt>
                <w:sdtPr>
                  <w:id w:val="-975242925"/>
                  <w:tag w:val="goog_rdk_4270"/>
                </w:sdtPr>
                <w:sdtContent>
                  <w:del w:author="Anonymous" w:id="224" w:date="2026-09-25T05:38:05Z"/>
                </w:sdtContent>
              </w:sdt>
            </w:ins>
            <w:sdt>
              <w:sdtPr>
                <w:id w:val="222940141"/>
                <w:tag w:val="goog_rdk_4271"/>
              </w:sdtPr>
              <w:sdtContent>
                <w:ins w:author="Janani A" w:id="223" w:date="2026-09-24T03:56:23Z">
                  <w:del w:author="Anonymous" w:id="224" w:date="2026-09-25T05:38:05Z">
                    <w:r w:rsidDel="00000000" w:rsidR="00000000" w:rsidRPr="00000000">
                      <w:rPr>
                        <w:rFonts w:ascii="Cambria" w:cs="Cambria" w:eastAsia="Cambria" w:hAnsi="Cambria"/>
                        <w:sz w:val="24"/>
                        <w:szCs w:val="24"/>
                        <w:rtl w:val="0"/>
                        <w:rPrChange w:author="Janani A" w:id="225" w:date="2026-09-24T03:56:23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PACKET SMART</w:delText>
                    </w:r>
                  </w:del>
                </w:ins>
              </w:sdtContent>
            </w:sdt>
            <w:ins w:author="Janani A" w:id="223" w:date="2026-09-24T03:56:23Z">
              <w:del w:author="Anonymous" w:id="224" w:date="2026-09-25T05:38:05Z"/>
            </w:ins>
          </w:sdtContent>
        </w:sdt>
        <w:sdt>
          <w:sdtPr>
            <w:id w:val="-1715351883"/>
            <w:tag w:val="goog_rdk_4272"/>
          </w:sdtPr>
          <w:sdtContent>
            <w:ins w:author="Anonymous" w:id="226" w:date="2026-09-24T05:42:20Z">
              <w:sdt>
                <w:sdtPr>
                  <w:id w:val="-797694632"/>
                  <w:tag w:val="goog_rdk_4273"/>
                </w:sdtPr>
                <w:sdtContent>
                  <w:del w:author="Anonymous" w:id="224" w:date="2026-09-25T05:38:05Z"/>
                </w:sdtContent>
              </w:sdt>
            </w:ins>
            <w:sdt>
              <w:sdtPr>
                <w:id w:val="-1391300996"/>
                <w:tag w:val="goog_rdk_4274"/>
              </w:sdtPr>
              <w:sdtContent>
                <w:ins w:author="Anonymous" w:id="226" w:date="2026-09-24T05:42:20Z">
                  <w:del w:author="Anonymous" w:id="224" w:date="2026-09-25T05:38:05Z">
                    <w:r w:rsidDel="00000000" w:rsidR="00000000" w:rsidRPr="00000000">
                      <w:rPr>
                        <w:rtl w:val="0"/>
                      </w:rPr>
                    </w:r>
                  </w:del>
                </w:ins>
              </w:sdtContent>
            </w:sdt>
            <w:ins w:author="Anonymous" w:id="226" w:date="2026-09-24T05:42:20Z">
              <w:del w:author="Anonymous" w:id="224" w:date="2026-09-25T05:38:05Z">
                <w:bookmarkStart w:colFirst="0" w:colLast="0" w:name="_heading=h.uq6wvwwmz7us" w:id="345"/>
                <w:bookmarkEnd w:id="345"/>
              </w:del>
            </w:ins>
          </w:sdtContent>
        </w:sdt>
      </w:p>
    </w:sdtContent>
  </w:sdt>
  <w:sdt>
    <w:sdtPr>
      <w:id w:val="-2051848408"/>
      <w:tag w:val="goog_rdk_4280"/>
    </w:sdtPr>
    <w:sdtContent>
      <w:p w:rsidR="00000000" w:rsidDel="00000000" w:rsidP="00000000" w:rsidRDefault="00000000" w:rsidRPr="00000000" w14:paraId="00000369">
        <w:pPr>
          <w:pStyle w:val="Heading1"/>
          <w:tabs>
            <w:tab w:val="center" w:leader="none" w:pos="4513"/>
            <w:tab w:val="right" w:leader="none" w:pos="9026"/>
          </w:tabs>
          <w:ind w:left="-1700" w:firstLine="0"/>
          <w:rPr>
            <w:ins w:author="Anonymous" w:id="226" w:date="2026-09-24T05:42:20Z"/>
            <w:del w:author="Sajitha Parveen" w:id="228" w:date="2026-09-25T08:12:10Z"/>
            <w:rFonts w:ascii="Cambria" w:cs="Cambria" w:eastAsia="Cambria" w:hAnsi="Cambria"/>
            <w:sz w:val="24"/>
            <w:szCs w:val="24"/>
            <w:rPrChange w:author="Janani A" w:id="225" w:date="2026-09-24T03:56:23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305878053"/>
            <w:tag w:val="goog_rdk_4277"/>
          </w:sdtPr>
          <w:sdtContent>
            <w:ins w:author="Anonymous" w:id="226" w:date="2026-09-24T05:42:20Z">
              <w:sdt>
                <w:sdtPr>
                  <w:id w:val="-1149379404"/>
                  <w:tag w:val="goog_rdk_4278"/>
                </w:sdtPr>
                <w:sdtContent>
                  <w:del w:author="Sajitha Parveen" w:id="228" w:date="2026-09-25T08:12:10Z"/>
                </w:sdtContent>
              </w:sdt>
            </w:ins>
            <w:sdt>
              <w:sdtPr>
                <w:id w:val="-12520267"/>
                <w:tag w:val="goog_rdk_4279"/>
              </w:sdtPr>
              <w:sdtContent>
                <w:ins w:author="Anonymous" w:id="226" w:date="2026-09-24T05:42:20Z">
                  <w:del w:author="Sajitha Parveen" w:id="228" w:date="2026-09-25T08:12:10Z">
                    <w:r w:rsidDel="00000000" w:rsidR="00000000" w:rsidRPr="00000000">
                      <w:rPr>
                        <w:rtl w:val="0"/>
                      </w:rPr>
                    </w:r>
                  </w:del>
                </w:ins>
              </w:sdtContent>
            </w:sdt>
            <w:ins w:author="Anonymous" w:id="226" w:date="2026-09-24T05:42:20Z">
              <w:del w:author="Sajitha Parveen" w:id="228" w:date="2026-09-25T08:12:10Z">
                <w:bookmarkStart w:colFirst="0" w:colLast="0" w:name="_heading=h.47drkq437ipy" w:id="346"/>
                <w:bookmarkEnd w:id="346"/>
              </w:del>
            </w:ins>
          </w:sdtContent>
        </w:sdt>
      </w:p>
    </w:sdtContent>
  </w:sdt>
  <w:sdt>
    <w:sdtPr>
      <w:id w:val="1189058976"/>
      <w:tag w:val="goog_rdk_4285"/>
    </w:sdtPr>
    <w:sdtContent>
      <w:p w:rsidR="00000000" w:rsidDel="00000000" w:rsidP="00000000" w:rsidRDefault="00000000" w:rsidRPr="00000000" w14:paraId="0000036A">
        <w:pPr>
          <w:pStyle w:val="Heading1"/>
          <w:tabs>
            <w:tab w:val="center" w:leader="none" w:pos="4513"/>
            <w:tab w:val="right" w:leader="none" w:pos="9026"/>
          </w:tabs>
          <w:ind w:left="-1700" w:firstLine="0"/>
          <w:rPr>
            <w:ins w:author="Anonymous" w:id="226" w:date="2026-09-24T05:42:20Z"/>
            <w:del w:author="Johnson k" w:id="229" w:date="2026-09-24T04:14:58Z"/>
            <w:rFonts w:ascii="Cambria" w:cs="Cambria" w:eastAsia="Cambria" w:hAnsi="Cambria"/>
            <w:sz w:val="24"/>
            <w:szCs w:val="24"/>
            <w:rPrChange w:author="Janani A" w:id="225" w:date="2026-09-24T03:56:23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209091803"/>
            <w:tag w:val="goog_rdk_4282"/>
          </w:sdtPr>
          <w:sdtContent>
            <w:ins w:author="Anonymous" w:id="226" w:date="2026-09-24T05:42:20Z">
              <w:sdt>
                <w:sdtPr>
                  <w:id w:val="-961710649"/>
                  <w:tag w:val="goog_rdk_4283"/>
                </w:sdtPr>
                <w:sdtContent>
                  <w:del w:author="Johnson k" w:id="229" w:date="2026-09-24T04:14:58Z"/>
                </w:sdtContent>
              </w:sdt>
            </w:ins>
            <w:sdt>
              <w:sdtPr>
                <w:id w:val="-18204300"/>
                <w:tag w:val="goog_rdk_4284"/>
              </w:sdtPr>
              <w:sdtContent>
                <w:ins w:author="Anonymous" w:id="226" w:date="2026-09-24T05:42:20Z">
                  <w:del w:author="Johnson k" w:id="229" w:date="2026-09-24T04:14:58Z">
                    <w:r w:rsidDel="00000000" w:rsidR="00000000" w:rsidRPr="00000000">
                      <w:rPr>
                        <w:rtl w:val="0"/>
                      </w:rPr>
                    </w:r>
                  </w:del>
                </w:ins>
              </w:sdtContent>
            </w:sdt>
            <w:ins w:author="Anonymous" w:id="226" w:date="2026-09-24T05:42:20Z">
              <w:del w:author="Johnson k" w:id="229" w:date="2026-09-24T04:14:58Z">
                <w:bookmarkStart w:colFirst="0" w:colLast="0" w:name="_heading=h.rokr9bu9aw1c" w:id="347"/>
                <w:bookmarkEnd w:id="347"/>
              </w:del>
            </w:ins>
          </w:sdtContent>
        </w:sdt>
      </w:p>
    </w:sdtContent>
  </w:sdt>
  <w:sdt>
    <w:sdtPr>
      <w:id w:val="1443025552"/>
      <w:tag w:val="goog_rdk_4293"/>
    </w:sdtPr>
    <w:sdtContent>
      <w:p w:rsidR="00000000" w:rsidDel="00000000" w:rsidP="00000000" w:rsidRDefault="00000000" w:rsidRPr="00000000" w14:paraId="0000036B">
        <w:pPr>
          <w:pStyle w:val="Heading3"/>
          <w:tabs>
            <w:tab w:val="center" w:leader="none" w:pos="4513"/>
            <w:tab w:val="right" w:leader="none" w:pos="9026"/>
          </w:tabs>
          <w:rPr>
            <w:ins w:author="Anonymous" w:id="230" w:date="2026-09-24T07:39:44Z"/>
            <w:del w:author="Johnson k" w:id="229" w:date="2026-09-24T04:14:58Z"/>
            <w:rFonts w:ascii="Times New Roman" w:cs="Times New Roman" w:eastAsia="Times New Roman" w:hAnsi="Times New Roman"/>
            <w:strike w:val="1"/>
            <w:color w:val="1155cc"/>
            <w:sz w:val="20"/>
            <w:szCs w:val="20"/>
            <w:u w:val="single"/>
            <w:rPrChange w:author="Anonymous" w:id="231" w:date="2026-09-24T07:39:44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804110344"/>
            <w:tag w:val="goog_rdk_4290"/>
          </w:sdtPr>
          <w:sdtContent>
            <w:ins w:author="Anonymous" w:id="230" w:date="2026-09-24T07:39:44Z">
              <w:sdt>
                <w:sdtPr>
                  <w:id w:val="-1356385873"/>
                  <w:tag w:val="goog_rdk_4291"/>
                </w:sdtPr>
                <w:sdtContent>
                  <w:del w:author="Johnson k" w:id="229" w:date="2026-09-24T04:14:58Z"/>
                </w:sdtContent>
              </w:sdt>
            </w:ins>
            <w:sdt>
              <w:sdtPr>
                <w:id w:val="1102700570"/>
                <w:tag w:val="goog_rdk_4292"/>
              </w:sdtPr>
              <w:sdtContent>
                <w:ins w:author="Anonymous" w:id="230" w:date="2026-09-24T07:39:44Z">
                  <w:del w:author="Johnson k" w:id="229" w:date="2026-09-24T04:14:58Z">
                    <w:r w:rsidDel="00000000" w:rsidR="00000000" w:rsidRPr="00000000">
                      <w:rPr>
                        <w:rtl w:val="0"/>
                      </w:rPr>
                    </w:r>
                  </w:del>
                </w:ins>
              </w:sdtContent>
            </w:sdt>
            <w:ins w:author="Anonymous" w:id="230" w:date="2026-09-24T07:39:44Z">
              <w:del w:author="Johnson k" w:id="229" w:date="2026-09-24T04:14:58Z">
                <w:bookmarkStart w:colFirst="0" w:colLast="0" w:name="_heading=h.992exao9n17k" w:id="0"/>
                <w:bookmarkEnd w:id="0"/>
              </w:del>
            </w:ins>
          </w:sdtContent>
        </w:sdt>
      </w:p>
    </w:sdtContent>
  </w:sdt>
  <w:sdt>
    <w:sdtPr>
      <w:id w:val="-655754026"/>
      <w:tag w:val="goog_rdk_4304"/>
    </w:sdtPr>
    <w:sdtContent>
      <w:p w:rsidR="00000000" w:rsidDel="00000000" w:rsidP="00000000" w:rsidRDefault="00000000" w:rsidRPr="00000000" w14:paraId="0000036C">
        <w:pPr>
          <w:pStyle w:val="Heading3"/>
          <w:tabs>
            <w:tab w:val="center" w:leader="none" w:pos="4513"/>
            <w:tab w:val="right" w:leader="none" w:pos="9026"/>
          </w:tabs>
          <w:rPr>
            <w:ins w:author="Jeevanandham M" w:id="234" w:date="2026-09-25T08:49:47Z"/>
            <w:del w:author="Johnson k" w:id="229" w:date="2026-09-24T04:14:58Z"/>
            <w:rFonts w:ascii="Cambria" w:cs="Cambria" w:eastAsia="Cambria" w:hAnsi="Cambria"/>
            <w:sz w:val="24"/>
            <w:szCs w:val="24"/>
            <w:rPrChange w:author="Janani A" w:id="225" w:date="2026-09-24T03:56:23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258805795"/>
            <w:tag w:val="goog_rdk_4298"/>
          </w:sdtPr>
          <w:sdtContent>
            <w:ins w:author="Anonymous" w:id="232" w:date="2026-09-25T04:51:36Z">
              <w:sdt>
                <w:sdtPr>
                  <w:id w:val="1613003124"/>
                  <w:tag w:val="goog_rdk_4299"/>
                </w:sdtPr>
                <w:sdtContent>
                  <w:del w:author="Johnson k" w:id="229" w:date="2026-09-24T04:14:58Z"/>
                </w:sdtContent>
              </w:sdt>
            </w:ins>
            <w:sdt>
              <w:sdtPr>
                <w:id w:val="1294300883"/>
                <w:tag w:val="goog_rdk_4300"/>
              </w:sdtPr>
              <w:sdtContent>
                <w:ins w:author="Anonymous" w:id="232" w:date="2026-09-25T04:51:36Z">
                  <w:del w:author="Johnson k" w:id="229" w:date="2026-09-24T04:14:58Z">
                    <w:r w:rsidDel="00000000" w:rsidR="00000000" w:rsidRPr="00000000">
                      <w:rPr>
                        <w:rFonts w:ascii="Calibri" w:cs="Calibri" w:eastAsia="Calibri" w:hAnsi="Calibri"/>
                        <w:strike w:val="1"/>
                        <w:highlight w:val="black"/>
                        <w:u w:val="single"/>
                        <w:rtl w:val="0"/>
                        <w:rPrChange w:author="Anonymous" w:id="233" w:date="2026-09-25T04:51:36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-maaaa</w:delText>
                    </w:r>
                  </w:del>
                </w:ins>
              </w:sdtContent>
            </w:sdt>
            <w:ins w:author="Anonymous" w:id="232" w:date="2026-09-25T04:51:36Z">
              <w:del w:author="Johnson k" w:id="229" w:date="2026-09-24T04:14:58Z"/>
            </w:ins>
          </w:sdtContent>
        </w:sdt>
        <w:sdt>
          <w:sdtPr>
            <w:id w:val="-2011073964"/>
            <w:tag w:val="goog_rdk_4301"/>
          </w:sdtPr>
          <w:sdtContent>
            <w:ins w:author="Jeevanandham M" w:id="234" w:date="2026-09-25T08:49:47Z">
              <w:sdt>
                <w:sdtPr>
                  <w:id w:val="-1728771957"/>
                  <w:tag w:val="goog_rdk_4302"/>
                </w:sdtPr>
                <w:sdtContent>
                  <w:del w:author="Johnson k" w:id="229" w:date="2026-09-24T04:14:58Z"/>
                </w:sdtContent>
              </w:sdt>
            </w:ins>
            <w:sdt>
              <w:sdtPr>
                <w:id w:val="-1479777602"/>
                <w:tag w:val="goog_rdk_4303"/>
              </w:sdtPr>
              <w:sdtContent>
                <w:ins w:author="Jeevanandham M" w:id="234" w:date="2026-09-25T08:49:47Z">
                  <w:del w:author="Johnson k" w:id="229" w:date="2026-09-24T04:14:58Z">
                    <w:r w:rsidDel="00000000" w:rsidR="00000000" w:rsidRPr="00000000">
                      <w:rPr>
                        <w:rtl w:val="0"/>
                      </w:rPr>
                    </w:r>
                  </w:del>
                </w:ins>
              </w:sdtContent>
            </w:sdt>
            <w:ins w:author="Jeevanandham M" w:id="234" w:date="2026-09-25T08:49:47Z">
              <w:del w:author="Johnson k" w:id="229" w:date="2026-09-24T04:14:58Z">
                <w:bookmarkStart w:colFirst="0" w:colLast="0" w:name="_heading=h.y3j30mmkky97" w:id="348"/>
                <w:bookmarkEnd w:id="348"/>
              </w:del>
            </w:ins>
          </w:sdtContent>
        </w:sdt>
      </w:p>
    </w:sdtContent>
  </w:sdt>
  <w:sdt>
    <w:sdtPr>
      <w:id w:val="428022387"/>
      <w:tag w:val="goog_rdk_4310"/>
    </w:sdtPr>
    <w:sdtContent>
      <w:p w:rsidR="00000000" w:rsidDel="00000000" w:rsidP="00000000" w:rsidRDefault="00000000" w:rsidRPr="00000000" w14:paraId="0000036D">
        <w:pPr>
          <w:tabs>
            <w:tab w:val="center" w:leader="none" w:pos="4513"/>
            <w:tab w:val="right" w:leader="none" w:pos="9026"/>
          </w:tabs>
          <w:rPr>
            <w:ins w:author="Anonymous" w:id="232" w:date="2026-09-25T04:51:36Z"/>
            <w:del w:author="Johnson k" w:id="229" w:date="2026-09-24T04:14:58Z"/>
            <w:rPrChange w:author="Jeevanandham M" w:id="235" w:date="2026-09-25T08:49:47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Jeevanandham M" w:id="0" w:date="2026-09-25T08:49:47Z">
            <w:pPr>
              <w:pStyle w:val="Heading3"/>
              <w:tabs>
                <w:tab w:val="center" w:leader="none" w:pos="4513"/>
                <w:tab w:val="right" w:leader="none" w:pos="9026"/>
              </w:tabs>
            </w:pPr>
          </w:pPrChange>
        </w:pPr>
        <w:sdt>
          <w:sdtPr>
            <w:id w:val="-1648139446"/>
            <w:tag w:val="goog_rdk_4307"/>
          </w:sdtPr>
          <w:sdtContent>
            <w:ins w:author="Anonymous" w:id="232" w:date="2026-09-25T04:51:36Z">
              <w:sdt>
                <w:sdtPr>
                  <w:id w:val="-975627284"/>
                  <w:tag w:val="goog_rdk_4308"/>
                </w:sdtPr>
                <w:sdtContent>
                  <w:del w:author="Johnson k" w:id="229" w:date="2026-09-24T04:14:58Z"/>
                </w:sdtContent>
              </w:sdt>
            </w:ins>
            <w:sdt>
              <w:sdtPr>
                <w:id w:val="1875301778"/>
                <w:tag w:val="goog_rdk_4309"/>
              </w:sdtPr>
              <w:sdtContent>
                <w:ins w:author="Anonymous" w:id="232" w:date="2026-09-25T04:51:36Z">
                  <w:del w:author="Johnson k" w:id="229" w:date="2026-09-24T04:14:58Z">
                    <w:r w:rsidDel="00000000" w:rsidR="00000000" w:rsidRPr="00000000">
                      <w:rPr>
                        <w:rtl w:val="0"/>
                      </w:rPr>
                    </w:r>
                  </w:del>
                </w:ins>
              </w:sdtContent>
            </w:sdt>
            <w:ins w:author="Anonymous" w:id="232" w:date="2026-09-25T04:51:36Z">
              <w:del w:author="Johnson k" w:id="229" w:date="2026-09-24T04:14:58Z">
                <w:bookmarkStart w:colFirst="0" w:colLast="0" w:name="_heading=h.y3j30mmkky97" w:id="348"/>
                <w:bookmarkEnd w:id="348"/>
              </w:del>
            </w:ins>
          </w:sdtContent>
        </w:sdt>
      </w:p>
    </w:sdtContent>
  </w:sdt>
  <w:sdt>
    <w:sdtPr>
      <w:id w:val="-107200899"/>
      <w:tag w:val="goog_rdk_4336"/>
    </w:sdtPr>
    <w:sdtContent>
      <w:p w:rsidR="00000000" w:rsidDel="00000000" w:rsidP="00000000" w:rsidRDefault="00000000" w:rsidRPr="00000000" w14:paraId="0000036E">
        <w:pPr>
          <w:pStyle w:val="Subtitle"/>
          <w:tabs>
            <w:tab w:val="center" w:leader="none" w:pos="4513"/>
            <w:tab w:val="right" w:leader="none" w:pos="9026"/>
          </w:tabs>
          <w:rPr>
            <w:ins w:author="Santhosh A" w:id="242" w:date="2026-09-25T08:38:34Z"/>
            <w:del w:author="Johnson k" w:id="229" w:date="2026-09-24T04:14:58Z"/>
            <w:rFonts w:ascii="Calibri" w:cs="Calibri" w:eastAsia="Calibri" w:hAnsi="Calibri"/>
            <w:strike w:val="1"/>
            <w:color w:val="434343"/>
            <w:sz w:val="28"/>
            <w:szCs w:val="28"/>
            <w:highlight w:val="black"/>
            <w:u w:val="single"/>
            <w:rPrChange w:author="Neelam P" w:id="241" w:date="2026-09-24T14:14:42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706876415"/>
            <w:tag w:val="goog_rdk_4315"/>
          </w:sdtPr>
          <w:sdtContent>
            <w:ins w:author="Victor Jones. K" w:id="236" w:date="2026-09-25T09:40:27Z">
              <w:sdt>
                <w:sdtPr>
                  <w:id w:val="1171013588"/>
                  <w:tag w:val="goog_rdk_4316"/>
                </w:sdtPr>
                <w:sdtContent>
                  <w:del w:author="Johnson k" w:id="229" w:date="2026-09-24T04:14:58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delInstrText xml:space="preserve">PAGE</w:delInstrText>
                      <w:fldChar w:fldCharType="separate"/>
                      <w:fldChar w:fldCharType="end"/>
                    </w:r>
                  </w:del>
                </w:sdtContent>
              </w:sdt>
            </w:ins>
          </w:sdtContent>
        </w:sdt>
        <w:sdt>
          <w:sdtPr>
            <w:id w:val="-1510372513"/>
            <w:tag w:val="goog_rdk_4317"/>
          </w:sdtPr>
          <w:sdtContent>
            <w:ins w:author="Janani A" w:id="223" w:date="2026-09-24T03:56:23Z">
              <w:sdt>
                <w:sdtPr>
                  <w:id w:val="-596416219"/>
                  <w:tag w:val="goog_rdk_4318"/>
                </w:sdtPr>
                <w:sdtContent>
                  <w:del w:author="Johnson k" w:id="229" w:date="2026-09-24T04:14:58Z"/>
                </w:sdtContent>
              </w:sdt>
            </w:ins>
          </w:sdtContent>
        </w:sdt>
        <w:sdt>
          <w:sdtPr>
            <w:id w:val="1398399814"/>
            <w:tag w:val="goog_rdk_4319"/>
          </w:sdtPr>
          <w:sdtContent>
            <w:ins w:author="Eswar .S" w:id="237" w:date="2026-09-25T10:45:01Z">
              <w:sdt>
                <w:sdtPr>
                  <w:id w:val="-22364177"/>
                  <w:tag w:val="goog_rdk_4320"/>
                </w:sdtPr>
                <w:sdtContent>
                  <w:del w:author="Johnson k" w:id="229" w:date="2026-09-24T04:14:58Z">
                    <w:r w:rsidDel="00000000" w:rsidR="00000000" w:rsidRPr="00000000">
                      <w:rPr>
                        <w:rFonts w:ascii="Calibri" w:cs="Calibri" w:eastAsia="Calibri" w:hAnsi="Calibri"/>
                        <w:strike w:val="1"/>
                        <w:color w:val="000000"/>
                        <w:sz w:val="6"/>
                        <w:szCs w:val="6"/>
                        <w:highlight w:val="black"/>
                        <w:u w:val="single"/>
                        <w:rPrChange w:author="Eswar .S" w:id="238" w:date="2026-09-25T10:45:01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4133475" cy="3276600"/>
                          <wp:effectExtent b="0" l="0" r="0" t="0"/>
                          <wp:docPr id="187" name="image38.png"/>
                          <a:graphic>
                            <a:graphicData uri="http://schemas.openxmlformats.org/drawingml/2006/picture">
                              <pic:pic>
                                <pic:nvPicPr>
                                  <pic:cNvPr id="0" name="image38.png"/>
                                  <pic:cNvPicPr preferRelativeResize="0"/>
                                </pic:nvPicPr>
                                <pic:blipFill>
                                  <a:blip r:embed="rId1"/>
                                  <a:srcRect b="-23480" l="-17940" r="17940" t="23480"/>
                                  <a:stretch>
                                    <a:fillRect/>
                                  </a:stretch>
                                </pic:blipFill>
                                <pic:spPr>
                                  <a:xfrm>
                                    <a:off x="0" y="0"/>
                                    <a:ext cx="4133475" cy="3276600"/>
                                  </a:xfrm>
                                  <a:prstGeom prst="rect"/>
                                  <a:ln/>
                                </pic:spPr>
                              </pic:pic>
                            </a:graphicData>
                          </a:graphic>
                        </wp:inline>
                      </w:drawing>
                    </w:r>
                  </w:del>
                </w:sdtContent>
              </w:sdt>
            </w:ins>
          </w:sdtContent>
        </w:sdt>
        <w:sdt>
          <w:sdtPr>
            <w:id w:val="-1685583125"/>
            <w:tag w:val="goog_rdk_4321"/>
          </w:sdtPr>
          <w:sdtContent>
            <w:ins w:author="Janani A" w:id="223" w:date="2026-09-24T03:56:23Z">
              <w:sdt>
                <w:sdtPr>
                  <w:id w:val="861996577"/>
                  <w:tag w:val="goog_rdk_4322"/>
                </w:sdtPr>
                <w:sdtContent>
                  <w:del w:author="Johnson k" w:id="229" w:date="2026-09-24T04:14:58Z"/>
                </w:sdtContent>
              </w:sdt>
            </w:ins>
          </w:sdtContent>
        </w:sdt>
        <w:sdt>
          <w:sdtPr>
            <w:id w:val="-507301141"/>
            <w:tag w:val="goog_rdk_4323"/>
          </w:sdtPr>
          <w:sdtContent>
            <w:ins w:author="25bcs043 ASWIN KUMAR K" w:id="239" w:date="2026-09-24T05:51:33Z">
              <w:sdt>
                <w:sdtPr>
                  <w:id w:val="2147117135"/>
                  <w:tag w:val="goog_rdk_4324"/>
                </w:sdtPr>
                <w:sdtContent>
                  <w:del w:author="Johnson k" w:id="229" w:date="2026-09-24T04:14:58Z">
                    <w:r w:rsidDel="00000000" w:rsidR="00000000" w:rsidRPr="00000000">
                      <w:rPr>
                        <w:rFonts w:ascii="Cambria" w:cs="Cambria" w:eastAsia="Cambria" w:hAnsi="Cambria"/>
                        <w:sz w:val="24"/>
                        <w:szCs w:val="24"/>
                        <w:rPrChange w:author="Janani A" w:id="225" w:date="2026-09-24T03:56:23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2009775" cy="6148760"/>
                          <wp:effectExtent b="0" l="0" r="0" t="0"/>
                          <wp:docPr id="163" name="image7.png"/>
                          <a:graphic>
                            <a:graphicData uri="http://schemas.openxmlformats.org/drawingml/2006/picture">
                              <pic:pic>
                                <pic:nvPicPr>
                                  <pic:cNvPr id="0" name="image7.png"/>
                                  <pic:cNvPicPr preferRelativeResize="0"/>
                                </pic:nvPicPr>
                                <pic:blipFill>
                                  <a:blip r:embed="rId2"/>
                                  <a:srcRect b="-10197" l="-10235" r="-10235" t="8853"/>
                                  <a:stretch>
                                    <a:fillRect/>
                                  </a:stretch>
                                </pic:blipFill>
                                <pic:spPr>
                                  <a:xfrm>
                                    <a:off x="0" y="0"/>
                                    <a:ext cx="2009775" cy="6148760"/>
                                  </a:xfrm>
                                  <a:prstGeom prst="rect"/>
                                  <a:ln/>
                                </pic:spPr>
                              </pic:pic>
                            </a:graphicData>
                          </a:graphic>
                        </wp:inline>
                      </w:drawing>
                    </w:r>
                  </w:del>
                </w:sdtContent>
              </w:sdt>
            </w:ins>
          </w:sdtContent>
        </w:sdt>
        <w:sdt>
          <w:sdtPr>
            <w:id w:val="-1978190414"/>
            <w:tag w:val="goog_rdk_4325"/>
          </w:sdtPr>
          <w:sdtContent>
            <w:ins w:author="Janani A" w:id="223" w:date="2026-09-24T03:56:23Z">
              <w:sdt>
                <w:sdtPr>
                  <w:id w:val="-1986078440"/>
                  <w:tag w:val="goog_rdk_4326"/>
                </w:sdtPr>
                <w:sdtContent>
                  <w:del w:author="Johnson k" w:id="229" w:date="2026-09-24T04:14:58Z"/>
                </w:sdtContent>
              </w:sdt>
            </w:ins>
            <w:sdt>
              <w:sdtPr>
                <w:id w:val="26301614"/>
                <w:tag w:val="goog_rdk_4327"/>
              </w:sdtPr>
              <w:sdtContent>
                <w:ins w:author="Janani A" w:id="223" w:date="2026-09-24T03:56:23Z">
                  <w:del w:author="Johnson k" w:id="229" w:date="2026-09-24T04:14:58Z">
                    <w:r w:rsidDel="00000000" w:rsidR="00000000" w:rsidRPr="00000000">
                      <w:rPr>
                        <w:rFonts w:ascii="Cambria" w:cs="Cambria" w:eastAsia="Cambria" w:hAnsi="Cambria"/>
                        <w:sz w:val="24"/>
                        <w:szCs w:val="24"/>
                        <w:rtl w:val="0"/>
                        <w:rPrChange w:author="Janani A" w:id="225" w:date="2026-09-24T03:56:23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 </w:delText>
                    </w:r>
                  </w:del>
                </w:ins>
              </w:sdtContent>
            </w:sdt>
            <w:ins w:author="Janani A" w:id="223" w:date="2026-09-24T03:56:23Z">
              <w:del w:author="Johnson k" w:id="229" w:date="2026-09-24T04:14:58Z"/>
            </w:ins>
          </w:sdtContent>
        </w:sdt>
        <w:sdt>
          <w:sdtPr>
            <w:id w:val="-1648210387"/>
            <w:tag w:val="goog_rdk_4328"/>
          </w:sdtPr>
          <w:sdtContent>
            <w:ins w:author="Neelam P" w:id="240" w:date="2026-09-24T14:14:42Z">
              <w:sdt>
                <w:sdtPr>
                  <w:id w:val="1476319074"/>
                  <w:tag w:val="goog_rdk_4329"/>
                </w:sdtPr>
                <w:sdtContent>
                  <w:del w:author="Johnson k" w:id="229" w:date="2026-09-24T04:14:58Z"/>
                </w:sdtContent>
              </w:sdt>
            </w:ins>
            <w:sdt>
              <w:sdtPr>
                <w:id w:val="119255316"/>
                <w:tag w:val="goog_rdk_4330"/>
              </w:sdtPr>
              <w:sdtContent>
                <w:ins w:author="Neelam P" w:id="240" w:date="2026-09-24T14:14:42Z">
                  <w:del w:author="Johnson k" w:id="229" w:date="2026-09-24T04:14:58Z">
                    <w:r w:rsidDel="00000000" w:rsidR="00000000" w:rsidRPr="00000000">
                      <w:rPr>
                        <w:rFonts w:ascii="Calibri" w:cs="Calibri" w:eastAsia="Calibri" w:hAnsi="Calibri"/>
                        <w:strike w:val="1"/>
                        <w:color w:val="434343"/>
                        <w:sz w:val="28"/>
                        <w:szCs w:val="28"/>
                        <w:highlight w:val="black"/>
                        <w:u w:val="single"/>
                        <w:rtl w:val="0"/>
                        <w:rPrChange w:author="Neelam P" w:id="241" w:date="2026-09-24T14:14:42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aaaaaas </w:delText>
                    </w:r>
                  </w:del>
                </w:ins>
              </w:sdtContent>
            </w:sdt>
            <w:ins w:author="Neelam P" w:id="240" w:date="2026-09-24T14:14:42Z">
              <w:del w:author="Johnson k" w:id="229" w:date="2026-09-24T04:14:58Z">
                <w:sdt>
                  <w:sdtPr>
                    <w:id w:val="2116584791"/>
                    <w:tag w:val="goog_rdk_4331"/>
                  </w:sdtPr>
                  <w:sdtContent>
                    <w:r w:rsidDel="00000000" w:rsidR="00000000" w:rsidRPr="00000000">
                      <w:rPr>
                        <w:rFonts w:ascii="Times New Roman" w:cs="Times New Roman" w:eastAsia="Times New Roman" w:hAnsi="Times New Roman"/>
                        <w:strike w:val="1"/>
                        <w:color w:val="1155cc"/>
                        <w:sz w:val="20"/>
                        <w:szCs w:val="20"/>
                        <w:u w:val="single"/>
                        <w:rtl w:val="0"/>
                        <w:rPrChange w:author="Neelam P" w:id="241" w:date="2026-09-24T14:14:42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8</w:delText>
                    </w:r>
                  </w:sdtContent>
                </w:sdt>
                <w:sdt>
                  <w:sdtPr>
                    <w:id w:val="1916312566"/>
                    <w:tag w:val="goog_rdk_4332"/>
                  </w:sdtPr>
                  <w:sdtContent>
                    <w:r w:rsidDel="00000000" w:rsidR="00000000" w:rsidRPr="00000000">
                      <w:rPr>
                        <w:rFonts w:ascii="Calibri" w:cs="Calibri" w:eastAsia="Calibri" w:hAnsi="Calibri"/>
                        <w:strike w:val="1"/>
                        <w:color w:val="434343"/>
                        <w:sz w:val="28"/>
                        <w:szCs w:val="28"/>
                        <w:highlight w:val="black"/>
                        <w:u w:val="single"/>
                        <w:rtl w:val="0"/>
                        <w:rPrChange w:author="Neelam P" w:id="241" w:date="2026-09-24T14:14:42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    </w:delText>
                    </w:r>
                  </w:sdtContent>
                </w:sdt>
              </w:del>
            </w:ins>
          </w:sdtContent>
        </w:sdt>
        <w:sdt>
          <w:sdtPr>
            <w:id w:val="-2093406143"/>
            <w:tag w:val="goog_rdk_4333"/>
          </w:sdtPr>
          <w:sdtContent>
            <w:ins w:author="Santhosh A" w:id="242" w:date="2026-09-25T08:38:34Z">
              <w:sdt>
                <w:sdtPr>
                  <w:id w:val="-517394502"/>
                  <w:tag w:val="goog_rdk_4334"/>
                </w:sdtPr>
                <w:sdtContent>
                  <w:del w:author="Johnson k" w:id="229" w:date="2026-09-24T04:14:58Z"/>
                </w:sdtContent>
              </w:sdt>
            </w:ins>
            <w:sdt>
              <w:sdtPr>
                <w:id w:val="1814859328"/>
                <w:tag w:val="goog_rdk_4335"/>
              </w:sdtPr>
              <w:sdtContent>
                <w:ins w:author="Santhosh A" w:id="242" w:date="2026-09-25T08:38:34Z">
                  <w:del w:author="Johnson k" w:id="229" w:date="2026-09-24T04:14:58Z">
                    <w:r w:rsidDel="00000000" w:rsidR="00000000" w:rsidRPr="00000000">
                      <w:rPr>
                        <w:rtl w:val="0"/>
                      </w:rPr>
                    </w:r>
                  </w:del>
                </w:ins>
              </w:sdtContent>
            </w:sdt>
            <w:ins w:author="Santhosh A" w:id="242" w:date="2026-09-25T08:38:34Z">
              <w:del w:author="Johnson k" w:id="229" w:date="2026-09-24T04:14:58Z">
                <w:bookmarkStart w:colFirst="0" w:colLast="0" w:name="_heading=h.uq6wvwwmz7us" w:id="345"/>
                <w:bookmarkEnd w:id="345"/>
              </w:del>
            </w:ins>
          </w:sdtContent>
        </w:sdt>
      </w:p>
    </w:sdtContent>
  </w:sdt>
  <w:sdt>
    <w:sdtPr>
      <w:id w:val="1197248561"/>
      <w:tag w:val="goog_rdk_4351"/>
    </w:sdtPr>
    <w:sdtContent>
      <w:p w:rsidR="00000000" w:rsidDel="00000000" w:rsidP="00000000" w:rsidRDefault="00000000" w:rsidRPr="00000000" w14:paraId="0000036F">
        <w:pPr>
          <w:pStyle w:val="Subtitle"/>
          <w:tabs>
            <w:tab w:val="center" w:leader="none" w:pos="4513"/>
            <w:tab w:val="right" w:leader="none" w:pos="9026"/>
          </w:tabs>
          <w:rPr>
            <w:ins w:author="Neelam P" w:id="240" w:date="2026-09-24T14:14:42Z"/>
            <w:del w:author="Johnson k" w:id="229" w:date="2026-09-24T04:14:58Z"/>
            <w:color w:val="434343"/>
            <w:sz w:val="28"/>
            <w:szCs w:val="28"/>
            <w:rPrChange w:author="Neelam P" w:id="241" w:date="2026-09-24T14:14:42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Santhosh A" w:id="0" w:date="2026-09-25T08:38:34Z">
            <w:pPr>
              <w:pStyle w:val="Subtitle"/>
              <w:tabs>
                <w:tab w:val="center" w:leader="none" w:pos="4513"/>
                <w:tab w:val="right" w:leader="none" w:pos="9026"/>
              </w:tabs>
            </w:pPr>
          </w:pPrChange>
        </w:pPr>
        <w:sdt>
          <w:sdtPr>
            <w:id w:val="882538869"/>
            <w:tag w:val="goog_rdk_4341"/>
          </w:sdtPr>
          <w:sdtContent>
            <w:ins w:author="MOHAMED NABEEL S" w:id="243" w:date="2026-09-25T08:34:56Z">
              <w:sdt>
                <w:sdtPr>
                  <w:id w:val="-977651863"/>
                  <w:tag w:val="goog_rdk_4342"/>
                </w:sdtPr>
                <w:sdtContent>
                  <w:del w:author="Johnson k" w:id="229" w:date="2026-09-24T04:14:58Z">
                    <w:r w:rsidDel="00000000" w:rsidR="00000000" w:rsidRPr="00000000">
                      <w:rPr>
                        <w:rFonts w:ascii="Cambria" w:cs="Cambria" w:eastAsia="Cambria" w:hAnsi="Cambria"/>
                        <w:b w:val="1"/>
                        <w:bCs w:val="1"/>
                        <w:strike w:val="1"/>
                        <w:color w:val="000000"/>
                        <w:sz w:val="40"/>
                        <w:szCs w:val="40"/>
                        <w:u w:val="single"/>
                        <w:rPrChange w:author="MOHAMED NABEEL S" w:id="244" w:date="2026-09-25T08:34:56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4133475" cy="2374900"/>
                          <wp:effectExtent b="0" l="0" r="0" t="0"/>
                          <wp:docPr id="174" name="image20.png"/>
                          <a:graphic>
                            <a:graphicData uri="http://schemas.openxmlformats.org/drawingml/2006/picture">
                              <pic:pic>
                                <pic:nvPicPr>
                                  <pic:cNvPr id="0" name="image20.png"/>
                                  <pic:cNvPicPr preferRelativeResize="0"/>
                                </pic:nvPicPr>
                                <pic:blipFill>
                                  <a:blip r:embed="rId3"/>
                                  <a:srcRect b="0" l="0" r="0" t="0"/>
                                  <a:stretch>
                                    <a:fillRect/>
                                  </a:stretch>
                                </pic:blipFill>
                                <pic:spPr>
                                  <a:xfrm>
                                    <a:off x="0" y="0"/>
                                    <a:ext cx="4133475" cy="2374900"/>
                                  </a:xfrm>
                                  <a:prstGeom prst="rect"/>
                                  <a:ln/>
                                </pic:spPr>
                              </pic:pic>
                            </a:graphicData>
                          </a:graphic>
                        </wp:inline>
                      </w:drawing>
                    </w:r>
                    <w:r w:rsidDel="00000000" w:rsidR="00000000" w:rsidRPr="00000000">
                      <w:rPr>
                        <w:rFonts w:ascii="Cambria" w:cs="Cambria" w:eastAsia="Cambria" w:hAnsi="Cambria"/>
                        <w:b w:val="1"/>
                        <w:bCs w:val="1"/>
                        <w:strike w:val="1"/>
                        <w:color w:val="000000"/>
                        <w:sz w:val="40"/>
                        <w:szCs w:val="40"/>
                        <w:u w:val="single"/>
                        <w:rPrChange w:author="MOHAMED NABEEL S" w:id="244" w:date="2026-09-25T08:34:56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4133475" cy="3619500"/>
                          <wp:effectExtent b="0" l="0" r="0" t="0"/>
                          <wp:docPr id="211" name="image43.png"/>
                          <a:graphic>
                            <a:graphicData uri="http://schemas.openxmlformats.org/drawingml/2006/picture">
                              <pic:pic>
                                <pic:nvPicPr>
                                  <pic:cNvPr id="0" name="image43.png"/>
                                  <pic:cNvPicPr preferRelativeResize="0"/>
                                </pic:nvPicPr>
                                <pic:blipFill>
                                  <a:blip r:embed="rId4"/>
                                  <a:srcRect b="0" l="0" r="0" t="0"/>
                                  <a:stretch>
                                    <a:fillRect/>
                                  </a:stretch>
                                </pic:blipFill>
                                <pic:spPr>
                                  <a:xfrm>
                                    <a:off x="0" y="0"/>
                                    <a:ext cx="4133475" cy="3619500"/>
                                  </a:xfrm>
                                  <a:prstGeom prst="rect"/>
                                  <a:ln/>
                                </pic:spPr>
                              </pic:pic>
                            </a:graphicData>
                          </a:graphic>
                        </wp:inline>
                      </w:drawing>
                    </w:r>
                    <w:r w:rsidDel="00000000" w:rsidR="00000000" w:rsidRPr="00000000">
                      <w:rPr>
                        <w:rFonts w:ascii="Cambria" w:cs="Cambria" w:eastAsia="Cambria" w:hAnsi="Cambria"/>
                        <w:b w:val="1"/>
                        <w:bCs w:val="1"/>
                        <w:strike w:val="1"/>
                        <w:color w:val="000000"/>
                        <w:sz w:val="40"/>
                        <w:szCs w:val="40"/>
                        <w:u w:val="single"/>
                        <w:rPrChange w:author="MOHAMED NABEEL S" w:id="244" w:date="2026-09-25T08:34:56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4133475" cy="3619500"/>
                          <wp:effectExtent b="0" l="0" r="0" t="0"/>
                          <wp:docPr id="203" name="image43.png"/>
                          <a:graphic>
                            <a:graphicData uri="http://schemas.openxmlformats.org/drawingml/2006/picture">
                              <pic:pic>
                                <pic:nvPicPr>
                                  <pic:cNvPr id="0" name="image43.png"/>
                                  <pic:cNvPicPr preferRelativeResize="0"/>
                                </pic:nvPicPr>
                                <pic:blipFill>
                                  <a:blip r:embed="rId4"/>
                                  <a:srcRect b="0" l="0" r="0" t="0"/>
                                  <a:stretch>
                                    <a:fillRect/>
                                  </a:stretch>
                                </pic:blipFill>
                                <pic:spPr>
                                  <a:xfrm>
                                    <a:off x="0" y="0"/>
                                    <a:ext cx="4133475" cy="3619500"/>
                                  </a:xfrm>
                                  <a:prstGeom prst="rect"/>
                                  <a:ln/>
                                </pic:spPr>
                              </pic:pic>
                            </a:graphicData>
                          </a:graphic>
                        </wp:inline>
                      </w:drawing>
                    </w:r>
                  </w:del>
                </w:sdtContent>
              </w:sdt>
            </w:ins>
          </w:sdtContent>
        </w:sdt>
        <w:sdt>
          <w:sdtPr>
            <w:id w:val="-1166580516"/>
            <w:tag w:val="goog_rdk_4343"/>
          </w:sdtPr>
          <w:sdtContent>
            <w:ins w:author="Neelam P" w:id="240" w:date="2026-09-24T14:14:42Z">
              <w:sdt>
                <w:sdtPr>
                  <w:id w:val="-1473374138"/>
                  <w:tag w:val="goog_rdk_4344"/>
                </w:sdtPr>
                <w:sdtContent>
                  <w:del w:author="Johnson k" w:id="229" w:date="2026-09-24T04:14:58Z"/>
                </w:sdtContent>
              </w:sdt>
            </w:ins>
          </w:sdtContent>
        </w:sdt>
        <w:sdt>
          <w:sdtPr>
            <w:id w:val="-1919014396"/>
            <w:tag w:val="goog_rdk_4345"/>
          </w:sdtPr>
          <w:sdtContent>
            <w:ins w:author="Thamil" w:id="245" w:date="2026-09-25T05:10:00Z">
              <w:sdt>
                <w:sdtPr>
                  <w:id w:val="-779289532"/>
                  <w:tag w:val="goog_rdk_4346"/>
                </w:sdtPr>
                <w:sdtContent>
                  <w:del w:author="Johnson k" w:id="229" w:date="2026-09-24T04:14:58Z">
                    <w:r w:rsidDel="00000000" w:rsidR="00000000" w:rsidRPr="00000000">
                      <w:rPr>
                        <w:rFonts w:ascii="Cambria" w:cs="Cambria" w:eastAsia="Cambria" w:hAnsi="Cambria"/>
                        <w:b w:val="1"/>
                        <w:bCs w:val="1"/>
                        <w:strike w:val="1"/>
                        <w:color w:val="000000"/>
                        <w:sz w:val="40"/>
                        <w:szCs w:val="40"/>
                        <w:u w:val="single"/>
                        <w:rPrChange w:author="Thamil" w:id="246" w:date="2026-09-25T05:10:0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213475" cy="3454400"/>
                          <wp:effectExtent b="0" l="0" r="0" t="0"/>
                          <wp:docPr id="243" name="image44.png"/>
                          <a:graphic>
                            <a:graphicData uri="http://schemas.openxmlformats.org/drawingml/2006/picture">
                              <pic:pic>
                                <pic:nvPicPr>
                                  <pic:cNvPr id="0" name="image44.png"/>
                                  <pic:cNvPicPr preferRelativeResize="0"/>
                                </pic:nvPicPr>
                                <pic:blipFill>
                                  <a:blip r:embed="rId5"/>
                                  <a:srcRect b="0" l="0" r="0" t="0"/>
                                  <a:stretch>
                                    <a:fillRect/>
                                  </a:stretch>
                                </pic:blipFill>
                                <pic:spPr>
                                  <a:xfrm>
                                    <a:off x="0" y="0"/>
                                    <a:ext cx="5213475" cy="3454400"/>
                                  </a:xfrm>
                                  <a:prstGeom prst="rect"/>
                                  <a:ln/>
                                </pic:spPr>
                              </pic:pic>
                            </a:graphicData>
                          </a:graphic>
                        </wp:inline>
                      </w:drawing>
                    </w:r>
                  </w:del>
                </w:sdtContent>
              </w:sdt>
            </w:ins>
          </w:sdtContent>
        </w:sdt>
        <w:sdt>
          <w:sdtPr>
            <w:id w:val="-1655806297"/>
            <w:tag w:val="goog_rdk_4347"/>
          </w:sdtPr>
          <w:sdtContent>
            <w:ins w:author="Neelam P" w:id="240" w:date="2026-09-24T14:14:42Z">
              <w:sdt>
                <w:sdtPr>
                  <w:id w:val="343649908"/>
                  <w:tag w:val="goog_rdk_4348"/>
                </w:sdtPr>
                <w:sdtContent>
                  <w:del w:author="Johnson k" w:id="229" w:date="2026-09-24T04:14:58Z"/>
                </w:sdtContent>
              </w:sdt>
            </w:ins>
            <w:sdt>
              <w:sdtPr>
                <w:id w:val="-2015783525"/>
                <w:tag w:val="goog_rdk_4349"/>
              </w:sdtPr>
              <w:sdtContent>
                <w:ins w:author="Neelam P" w:id="240" w:date="2026-09-24T14:14:42Z">
                  <w:del w:author="Johnson k" w:id="229" w:date="2026-09-24T04:14:58Z">
                    <w:r w:rsidDel="00000000" w:rsidR="00000000" w:rsidRPr="00000000">
                      <w:rPr>
                        <w:rFonts w:ascii="Calibri" w:cs="Calibri" w:eastAsia="Calibri" w:hAnsi="Calibri"/>
                        <w:strike w:val="1"/>
                        <w:color w:val="434343"/>
                        <w:sz w:val="28"/>
                        <w:szCs w:val="28"/>
                        <w:highlight w:val="black"/>
                        <w:u w:val="single"/>
                        <w:rtl w:val="0"/>
                        <w:rPrChange w:author="Neelam P" w:id="241" w:date="2026-09-24T14:14:42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 </w:delText>
                    </w:r>
                  </w:del>
                </w:ins>
              </w:sdtContent>
            </w:sdt>
            <w:ins w:author="Neelam P" w:id="240" w:date="2026-09-24T14:14:42Z">
              <w:del w:author="Johnson k" w:id="229" w:date="2026-09-24T04:14:58Z">
                <w:bookmarkStart w:colFirst="0" w:colLast="0" w:name="_heading=h.uq6wvwwmz7us" w:id="345"/>
                <w:bookmarkEnd w:id="345"/>
                <w:sdt>
                  <w:sdtPr>
                    <w:id w:val="122758267"/>
                    <w:tag w:val="goog_rdk_4350"/>
                  </w:sdtPr>
                  <w:sdtContent>
                    <w:r w:rsidDel="00000000" w:rsidR="00000000" w:rsidRPr="00000000">
                      <w:rPr>
                        <w:rtl w:val="0"/>
                      </w:rPr>
                    </w:r>
                  </w:sdtContent>
                </w:sdt>
              </w:del>
            </w:ins>
          </w:sdtContent>
        </w:sdt>
      </w:p>
    </w:sdtContent>
  </w:sdt>
  <w:sdt>
    <w:sdtPr>
      <w:id w:val="-1488349760"/>
      <w:tag w:val="goog_rdk_4383"/>
    </w:sdtPr>
    <w:sdtContent>
      <w:p w:rsidR="00000000" w:rsidDel="00000000" w:rsidP="00000000" w:rsidRDefault="00000000" w:rsidRPr="00000000" w14:paraId="00000370">
        <w:pPr>
          <w:pStyle w:val="Subtitle"/>
          <w:tabs>
            <w:tab w:val="center" w:leader="none" w:pos="4513"/>
            <w:tab w:val="right" w:leader="none" w:pos="9026"/>
          </w:tabs>
          <w:rPr>
            <w:ins w:author="Anonymous" w:id="256" w:date="2026-09-23T05:57:16Z"/>
            <w:del w:author="Johnson k" w:id="229" w:date="2026-09-24T04:14:58Z"/>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Neelam P" w:id="0" w:date="2026-09-24T14:14:42Z">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pPr>
          </w:pPrChange>
        </w:pPr>
        <w:sdt>
          <w:sdtPr>
            <w:id w:val="843897741"/>
            <w:tag w:val="goog_rdk_4354"/>
          </w:sdtPr>
          <w:sdtContent>
            <w:ins w:author="Janani A" w:id="223" w:date="2026-09-24T03:56:23Z">
              <w:sdt>
                <w:sdtPr>
                  <w:id w:val="-1433646465"/>
                  <w:tag w:val="goog_rdk_4355"/>
                </w:sdtPr>
                <w:sdtContent>
                  <w:del w:author="Johnson k" w:id="229" w:date="2026-09-24T04:14:58Z"/>
                </w:sdtContent>
              </w:sdt>
            </w:ins>
            <w:sdt>
              <w:sdtPr>
                <w:id w:val="350866557"/>
                <w:tag w:val="goog_rdk_4356"/>
              </w:sdtPr>
              <w:sdtContent>
                <w:ins w:author="Janani A" w:id="223" w:date="2026-09-24T03:56:23Z">
                  <w:del w:author="Johnson k" w:id="229" w:date="2026-09-24T04:14:58Z">
                    <w:r w:rsidDel="00000000" w:rsidR="00000000" w:rsidRPr="00000000">
                      <w:rPr>
                        <w:rFonts w:ascii="Cambria" w:cs="Cambria" w:eastAsia="Cambria" w:hAnsi="Cambria"/>
                        <w:sz w:val="24"/>
                        <w:szCs w:val="24"/>
                        <w:rtl w:val="0"/>
                        <w:rPrChange w:author="Janani A" w:id="225" w:date="2026-09-24T03:56:23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AI_A</w:delText>
                    </w:r>
                  </w:del>
                </w:ins>
              </w:sdtContent>
            </w:sdt>
            <w:ins w:author="Janani A" w:id="223" w:date="2026-09-24T03:56:23Z">
              <w:del w:author="Johnson k" w:id="229" w:date="2026-09-24T04:14:58Z"/>
            </w:ins>
          </w:sdtContent>
        </w:sdt>
        <w:sdt>
          <w:sdtPr>
            <w:id w:val="674735356"/>
            <w:tag w:val="goog_rdk_4357"/>
          </w:sdtPr>
          <w:sdtContent>
            <w:del w:author="Johnson k" w:id="229" w:date="2026-09-24T04:14:58Z"/>
          </w:sdtContent>
        </w:sdt>
        <w:sdt>
          <w:sdtPr>
            <w:id w:val="2022539689"/>
            <w:tag w:val="goog_rdk_4358"/>
          </w:sdtPr>
          <w:sdtContent>
            <w:ins w:author="Kayalvizhi Velmurugan" w:id="248" w:date="2026-09-23T08:18:09Z">
              <w:sdt>
                <w:sdtPr>
                  <w:id w:val="-597702127"/>
                  <w:tag w:val="goog_rdk_4359"/>
                </w:sdtPr>
                <w:sdtContent>
                  <w:del w:author="Johnson k" w:id="229" w:date="2026-09-24T04:14:58Z"/>
                </w:sdtContent>
              </w:sdt>
            </w:ins>
            <w:sdt>
              <w:sdtPr>
                <w:id w:val="1369980243"/>
                <w:tag w:val="goog_rdk_4360"/>
              </w:sdtPr>
              <w:sdtContent>
                <w:ins w:author="Kayalvizhi Velmurugan" w:id="248" w:date="2026-09-23T08:18:09Z">
                  <w:del w:author="Johnson k" w:id="229" w:date="2026-09-24T04:14:58Z">
                    <w:r w:rsidDel="00000000" w:rsidR="00000000" w:rsidRPr="00000000">
                      <w:rPr>
                        <w:rFonts w:ascii="Cambria" w:cs="Cambria" w:eastAsia="Cambria" w:hAnsi="Cambria"/>
                        <w:sz w:val="24"/>
                        <w:szCs w:val="24"/>
                        <w:rtl w:val="0"/>
                        <w:rPrChange w:author="Janani A" w:id="225" w:date="2026-09-24T03:56:23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fkk</w:delText>
                    </w:r>
                  </w:del>
                </w:ins>
              </w:sdtContent>
            </w:sdt>
            <w:ins w:author="Kayalvizhi Velmurugan" w:id="248" w:date="2026-09-23T08:18:09Z">
              <w:del w:author="Johnson k" w:id="229" w:date="2026-09-24T04:14:58Z"/>
            </w:ins>
          </w:sdtContent>
        </w:sdt>
        <w:sdt>
          <w:sdtPr>
            <w:id w:val="-801601347"/>
            <w:tag w:val="goog_rdk_4361"/>
          </w:sdtPr>
          <w:sdtContent>
            <w:del w:author="Johnson k" w:id="229" w:date="2026-09-24T04:14:58Z"/>
          </w:sdtContent>
        </w:sdt>
        <w:sdt>
          <w:sdtPr>
            <w:id w:val="-1716348898"/>
            <w:tag w:val="goog_rdk_4362"/>
          </w:sdtPr>
          <w:sdtContent>
            <w:ins w:author="Safana Fathima" w:id="249" w:date="2026-09-23T05:18:32Z">
              <w:sdt>
                <w:sdtPr>
                  <w:id w:val="-222218761"/>
                  <w:tag w:val="goog_rdk_4363"/>
                </w:sdtPr>
                <w:sdtContent>
                  <w:del w:author="Johnson k" w:id="229" w:date="2026-09-24T04:14:58Z"/>
                </w:sdtContent>
              </w:sdt>
            </w:ins>
            <w:sdt>
              <w:sdtPr>
                <w:id w:val="2090057686"/>
                <w:tag w:val="goog_rdk_4364"/>
              </w:sdtPr>
              <w:sdtContent>
                <w:ins w:author="Safana Fathima" w:id="249" w:date="2026-09-23T05:18:32Z">
                  <w:del w:author="Johnson k" w:id="229" w:date="2026-09-24T04:14:58Z">
                    <w:r w:rsidDel="00000000" w:rsidR="00000000" w:rsidRPr="00000000">
                      <w:rPr>
                        <w:rFonts w:ascii="Cambria" w:cs="Cambria" w:eastAsia="Cambria" w:hAnsi="Cambria"/>
                        <w:sz w:val="24"/>
                        <w:szCs w:val="24"/>
                        <w:rtl w:val="0"/>
                        <w:rPrChange w:author="Janani A" w:id="225" w:date="2026-09-24T03:56:23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m</w:delText>
                    </w:r>
                  </w:del>
                </w:ins>
              </w:sdtContent>
            </w:sdt>
            <w:ins w:author="Safana Fathima" w:id="249" w:date="2026-09-23T05:18:32Z">
              <w:del w:author="Johnson k" w:id="229" w:date="2026-09-24T04:14:58Z">
                <w:sdt>
                  <w:sdtPr>
                    <w:id w:val="-576997784"/>
                    <w:tag w:val="goog_rdk_4365"/>
                  </w:sdtPr>
                  <w:sdtContent>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.,dfkk</w:delText>
                    </w:r>
                  </w:sdtContent>
                </w:sdt>
              </w:del>
            </w:ins>
          </w:sdtContent>
        </w:sdt>
        <w:sdt>
          <w:sdtPr>
            <w:id w:val="-1363838576"/>
            <w:tag w:val="goog_rdk_4366"/>
          </w:sdtPr>
          <w:sdtContent>
            <w:del w:author="Johnson k" w:id="229" w:date="2026-09-24T04:14:58Z"/>
          </w:sdtContent>
        </w:sdt>
        <w:sdt>
          <w:sdtPr>
            <w:id w:val="182316957"/>
            <w:tag w:val="goog_rdk_4367"/>
          </w:sdtPr>
          <w:sdtContent>
            <w:ins w:author="Anonymous" w:id="251" w:date="2026-09-24T10:37:07Z">
              <w:sdt>
                <w:sdtPr>
                  <w:id w:val="-1714094586"/>
                  <w:tag w:val="goog_rdk_4368"/>
                </w:sdtPr>
                <w:sdtContent>
                  <w:del w:author="Johnson k" w:id="229" w:date="2026-09-24T04:14:58Z"/>
                </w:sdtContent>
              </w:sdt>
            </w:ins>
            <w:sdt>
              <w:sdtPr>
                <w:id w:val="-153824242"/>
                <w:tag w:val="goog_rdk_4369"/>
              </w:sdtPr>
              <w:sdtContent>
                <w:ins w:author="Anonymous" w:id="251" w:date="2026-09-24T10:37:07Z">
                  <w:del w:author="Johnson k" w:id="229" w:date="2026-09-24T04:14:58Z">
                    <w:r w:rsidDel="00000000" w:rsidR="00000000" w:rsidRPr="00000000">
                      <w:rPr>
                        <w:rFonts w:ascii="Calibri" w:cs="Calibri" w:eastAsia="Calibri" w:hAnsi="Calibri"/>
                        <w:strike w:val="1"/>
                        <w:color w:val="000000"/>
                        <w:sz w:val="40"/>
                        <w:szCs w:val="40"/>
                        <w:highlight w:val="black"/>
                        <w:u w:val="single"/>
                        <w:rtl w:val="0"/>
                        <w:rPrChange w:author="Anonymous" w:id="252" w:date="2026-09-24T10:37:07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lann</w:delText>
                    </w:r>
                  </w:del>
                </w:ins>
              </w:sdtContent>
            </w:sdt>
            <w:ins w:author="Anonymous" w:id="251" w:date="2026-09-24T10:37:07Z">
              <w:del w:author="Johnson k" w:id="229" w:date="2026-09-24T04:14:58Z"/>
            </w:ins>
          </w:sdtContent>
        </w:sdt>
        <w:sdt>
          <w:sdtPr>
            <w:id w:val="-134413325"/>
            <w:tag w:val="goog_rdk_4370"/>
          </w:sdtPr>
          <w:sdtContent>
            <w:ins w:author="Vasanth J" w:id="253" w:date="2026-09-24T13:23:36Z">
              <w:sdt>
                <w:sdtPr>
                  <w:id w:val="74415719"/>
                  <w:tag w:val="goog_rdk_4371"/>
                </w:sdtPr>
                <w:sdtContent>
                  <w:del w:author="Johnson k" w:id="229" w:date="2026-09-24T04:14:58Z"/>
                </w:sdtContent>
              </w:sdt>
            </w:ins>
            <w:sdt>
              <w:sdtPr>
                <w:id w:val="-1912174631"/>
                <w:tag w:val="goog_rdk_4372"/>
              </w:sdtPr>
              <w:sdtContent>
                <w:ins w:author="Vasanth J" w:id="253" w:date="2026-09-24T13:23:36Z">
                  <w:del w:author="Johnson k" w:id="229" w:date="2026-09-24T04:14:58Z">
                    <w:r w:rsidDel="00000000" w:rsidR="00000000" w:rsidRPr="00000000">
                      <w:rPr>
                        <w:rFonts w:ascii="Calibri" w:cs="Calibri" w:eastAsia="Calibri" w:hAnsi="Calibri"/>
                        <w:strike w:val="1"/>
                        <w:color w:val="000000"/>
                        <w:sz w:val="40"/>
                        <w:szCs w:val="40"/>
                        <w:highlight w:val="black"/>
                        <w:u w:val="single"/>
                        <w:rtl w:val="0"/>
                        <w:rPrChange w:author="Anonymous" w:id="252" w:date="2026-09-24T10:37:07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bgff</w:delText>
                    </w:r>
                  </w:del>
                </w:ins>
              </w:sdtContent>
            </w:sdt>
            <w:ins w:author="Vasanth J" w:id="253" w:date="2026-09-24T13:23:36Z">
              <w:del w:author="Johnson k" w:id="229" w:date="2026-09-24T04:14:58Z"/>
            </w:ins>
          </w:sdtContent>
        </w:sdt>
        <w:sdt>
          <w:sdtPr>
            <w:id w:val="192679940"/>
            <w:tag w:val="goog_rdk_4373"/>
          </w:sdtPr>
          <w:sdtContent>
            <w:ins w:author="Anonymous" w:id="251" w:date="2026-09-24T10:37:07Z">
              <w:sdt>
                <w:sdtPr>
                  <w:id w:val="-154980560"/>
                  <w:tag w:val="goog_rdk_4374"/>
                </w:sdtPr>
                <w:sdtContent>
                  <w:del w:author="Johnson k" w:id="229" w:date="2026-09-24T04:14:58Z"/>
                </w:sdtContent>
              </w:sdt>
            </w:ins>
            <w:sdt>
              <w:sdtPr>
                <w:id w:val="1413957815"/>
                <w:tag w:val="goog_rdk_4375"/>
              </w:sdtPr>
              <w:sdtContent>
                <w:ins w:author="Anonymous" w:id="251" w:date="2026-09-24T10:37:07Z">
                  <w:del w:author="Johnson k" w:id="229" w:date="2026-09-24T04:14:58Z">
                    <w:r w:rsidDel="00000000" w:rsidR="00000000" w:rsidRPr="00000000">
                      <w:rPr>
                        <w:rFonts w:ascii="Calibri" w:cs="Calibri" w:eastAsia="Calibri" w:hAnsi="Calibri"/>
                        <w:strike w:val="1"/>
                        <w:color w:val="000000"/>
                        <w:sz w:val="40"/>
                        <w:szCs w:val="40"/>
                        <w:highlight w:val="black"/>
                        <w:u w:val="single"/>
                        <w:rtl w:val="0"/>
                        <w:rPrChange w:author="Anonymous" w:id="252" w:date="2026-09-24T10:37:07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er, users </w:delText>
                    </w:r>
                  </w:del>
                </w:ins>
              </w:sdtContent>
            </w:sdt>
            <w:ins w:author="Anonymous" w:id="251" w:date="2026-09-24T10:37:07Z">
              <w:del w:author="Johnson k" w:id="229" w:date="2026-09-24T04:14:58Z"/>
            </w:ins>
          </w:sdtContent>
        </w:sdt>
        <w:sdt>
          <w:sdtPr>
            <w:id w:val="-556970256"/>
            <w:tag w:val="goog_rdk_4376"/>
          </w:sdtPr>
          <w:sdtContent>
            <w:del w:author="Johnson k" w:id="229" w:date="2026-09-24T04:14:58Z"/>
          </w:sdtContent>
        </w:sdt>
        <w:sdt>
          <w:sdtPr>
            <w:id w:val="-1211431745"/>
            <w:tag w:val="goog_rdk_4377"/>
          </w:sdtPr>
          <w:sdtContent>
            <w:ins w:author="Jothika Petchi muthu" w:id="254" w:date="2026-09-24T05:04:22Z">
              <w:sdt>
                <w:sdtPr>
                  <w:id w:val="203879231"/>
                  <w:tag w:val="goog_rdk_4378"/>
                </w:sdtPr>
                <w:sdtContent>
                  <w:del w:author="Johnson k" w:id="229" w:date="2026-09-24T04:14:58Z">
                    <w:r w:rsidDel="00000000" w:rsidR="00000000" w:rsidRPr="00000000">
                      <w:rPr>
                        <w:rFonts w:ascii="Cambria" w:cs="Cambria" w:eastAsia="Cambria" w:hAnsi="Cambria"/>
                        <w:b w:val="1"/>
                        <w:bCs w:val="1"/>
                        <w:strike w:val="1"/>
                        <w:color w:val="000000"/>
                        <w:sz w:val="22"/>
                        <w:szCs w:val="22"/>
                        <w:u w:val="single"/>
                        <w:rPrChange w:author="Jothika Petchi muthu" w:id="255" w:date="2026-09-24T05:04:22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1671027" cy="5700638"/>
                          <wp:effectExtent b="0" l="0" r="0" t="0"/>
                          <wp:docPr id="238"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1671027" cy="5700638"/>
                                  </a:xfrm>
                                  <a:prstGeom prst="rect"/>
                                  <a:ln/>
                                </pic:spPr>
                              </pic:pic>
                            </a:graphicData>
                          </a:graphic>
                        </wp:inline>
                      </w:drawing>
                    </w:r>
                  </w:del>
                </w:sdtContent>
              </w:sdt>
            </w:ins>
          </w:sdtContent>
        </w:sdt>
        <w:sdt>
          <w:sdtPr>
            <w:id w:val="1705451544"/>
            <w:tag w:val="goog_rdk_4379"/>
          </w:sdtPr>
          <w:sdtContent>
            <w:del w:author="Johnson k" w:id="229" w:date="2026-09-24T04:14:58Z"/>
          </w:sdtContent>
        </w:sdt>
        <w:sdt>
          <w:sdtPr>
            <w:id w:val="93484786"/>
            <w:tag w:val="goog_rdk_4380"/>
          </w:sdtPr>
          <w:sdtContent>
            <w:ins w:author="Anonymous" w:id="256" w:date="2026-09-23T05:57:16Z">
              <w:sdt>
                <w:sdtPr>
                  <w:id w:val="-454858465"/>
                  <w:tag w:val="goog_rdk_4381"/>
                </w:sdtPr>
                <w:sdtContent>
                  <w:del w:author="Johnson k" w:id="229" w:date="2026-09-24T04:14:58Z"/>
                </w:sdtContent>
              </w:sdt>
            </w:ins>
            <w:sdt>
              <w:sdtPr>
                <w:id w:val="-383484060"/>
                <w:tag w:val="goog_rdk_4382"/>
              </w:sdtPr>
              <w:sdtContent>
                <w:ins w:author="Anonymous" w:id="256" w:date="2026-09-23T05:57:16Z">
                  <w:del w:author="Johnson k" w:id="229" w:date="2026-09-24T04:14:58Z">
                    <w:r w:rsidDel="00000000" w:rsidR="00000000" w:rsidRPr="00000000">
                      <w:rPr>
                        <w:rtl w:val="0"/>
                      </w:rPr>
                    </w:r>
                  </w:del>
                </w:ins>
              </w:sdtContent>
            </w:sdt>
            <w:ins w:author="Anonymous" w:id="256" w:date="2026-09-23T05:57:16Z">
              <w:del w:author="Johnson k" w:id="229" w:date="2026-09-24T04:14:58Z">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5887538" cy="1657350"/>
                      <wp:effectExtent b="0" l="0" r="0" t="0"/>
                      <wp:wrapSquare wrapText="bothSides" distB="114300" distT="114300" distL="114300" distR="114300"/>
                      <wp:docPr id="224"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887538" cy="1657350"/>
                              </a:xfrm>
                              <a:prstGeom prst="rect"/>
                              <a:ln/>
                            </pic:spPr>
                          </pic:pic>
                        </a:graphicData>
                      </a:graphic>
                    </wp:anchor>
                  </w:drawing>
                </w:r>
              </w:del>
            </w:ins>
          </w:sdtContent>
        </w:sdt>
      </w:p>
    </w:sdtContent>
  </w:sdt>
  <w:sdt>
    <w:sdtPr>
      <w:id w:val="-535309827"/>
      <w:tag w:val="goog_rdk_4401"/>
    </w:sdtPr>
    <w:sdtContent>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afterAutospacing="0" w:before="0" w:line="240" w:lineRule="auto"/>
          <w:ind w:left="0" w:right="0" w:firstLine="0"/>
          <w:jc w:val="left"/>
          <w:rPr>
            <w:ins w:author="Kayalvizhi Velmurugan" w:id="248" w:date="2026-09-23T08:18:09Z"/>
            <w:del w:author="Johnson k" w:id="229" w:date="2026-09-24T04:14:58Z"/>
          </w:rPr>
          <w:pPrChange w:author="Abdul Hakkim" w:id="0" w:date="2026-09-23T08:42:20Z">
            <w:pPr>
              <w:numPr>
                <w:ilvl w:val="0"/>
                <w:numId w:val="7"/>
              </w:numPr>
              <w:tabs>
                <w:tab w:val="center" w:leader="none" w:pos="4513"/>
                <w:tab w:val="right" w:leader="none" w:pos="9026"/>
              </w:tabs>
              <w:spacing w:after="280" w:lineRule="auto"/>
              <w:ind w:left="-1695" w:right="-561.2598425196836" w:firstLine="0"/>
              <w:jc w:val="center"/>
            </w:pPr>
          </w:pPrChange>
        </w:pPr>
        <w:sdt>
          <w:sdtPr>
            <w:id w:val="-2014461933"/>
            <w:tag w:val="goog_rdk_4384"/>
          </w:sdtPr>
          <w:sdtContent>
            <w:ins w:author="Anonymous" w:id="256" w:date="2026-09-23T05:57:16Z">
              <w:sdt>
                <w:sdtPr>
                  <w:id w:val="-1082834990"/>
                  <w:tag w:val="goog_rdk_4385"/>
                </w:sdtPr>
                <w:sdtContent>
                  <w:del w:author="Johnson k" w:id="229" w:date="2026-09-24T04:14:58Z"/>
                </w:sdtContent>
              </w:sdt>
            </w:ins>
            <w:sdt>
              <w:sdtPr>
                <w:id w:val="-1796900689"/>
                <w:tag w:val="goog_rdk_4386"/>
              </w:sdtPr>
              <w:sdtContent>
                <w:ins w:author="Anonymous" w:id="256" w:date="2026-09-23T05:57:16Z">
                  <w:del w:author="Johnson k" w:id="229" w:date="2026-09-24T04:14:58Z">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w:delText>
                    </w:r>
                  </w:del>
                </w:ins>
              </w:sdtContent>
            </w:sdt>
            <w:ins w:author="Anonymous" w:id="256" w:date="2026-09-23T05:57:16Z">
              <w:del w:author="Johnson k" w:id="229" w:date="2026-09-24T04:14:58Z"/>
            </w:ins>
          </w:sdtContent>
        </w:sdt>
        <w:sdt>
          <w:sdtPr>
            <w:id w:val="1614599190"/>
            <w:tag w:val="goog_rdk_4387"/>
          </w:sdtPr>
          <w:sdtContent>
            <w:ins w:author="Kayalvizhi Velmurugan" w:id="257" w:date="2026-09-23T08:05:30Z">
              <w:sdt>
                <w:sdtPr>
                  <w:id w:val="1012741490"/>
                  <w:tag w:val="goog_rdk_4388"/>
                </w:sdtPr>
                <w:sdtContent>
                  <w:del w:author="Johnson k" w:id="229" w:date="2026-09-24T04:14:58Z"/>
                </w:sdtContent>
              </w:sdt>
            </w:ins>
            <w:sdt>
              <w:sdtPr>
                <w:id w:val="611417496"/>
                <w:tag w:val="goog_rdk_4389"/>
              </w:sdtPr>
              <w:sdtContent>
                <w:ins w:author="Kayalvizhi Velmurugan" w:id="257" w:date="2026-09-23T08:05:30Z">
                  <w:del w:author="Johnson k" w:id="229" w:date="2026-09-24T04:14:58Z">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m</w:delText>
                    </w:r>
                  </w:del>
                </w:ins>
              </w:sdtContent>
            </w:sdt>
            <w:ins w:author="Kayalvizhi Velmurugan" w:id="257" w:date="2026-09-23T08:05:30Z">
              <w:del w:author="Johnson k" w:id="229" w:date="2026-09-24T04:14:58Z"/>
            </w:ins>
          </w:sdtContent>
        </w:sdt>
        <w:sdt>
          <w:sdtPr>
            <w:id w:val="-348310452"/>
            <w:tag w:val="goog_rdk_4390"/>
          </w:sdtPr>
          <w:sdtContent>
            <w:ins w:author="Anonymous" w:id="256" w:date="2026-09-23T05:57:16Z">
              <w:sdt>
                <w:sdtPr>
                  <w:id w:val="1373078700"/>
                  <w:tag w:val="goog_rdk_4391"/>
                </w:sdtPr>
                <w:sdtContent>
                  <w:del w:author="Johnson k" w:id="229" w:date="2026-09-24T04:14:58Z"/>
                </w:sdtContent>
              </w:sdt>
            </w:ins>
          </w:sdtContent>
        </w:sdt>
        <w:sdt>
          <w:sdtPr>
            <w:id w:val="-1501750808"/>
            <w:tag w:val="goog_rdk_4392"/>
          </w:sdtPr>
          <w:sdtContent>
            <w:ins w:author="Magesh Velkumar" w:id="258" w:date="2026-09-24T04:18:16Z">
              <w:sdt>
                <w:sdtPr>
                  <w:id w:val="1618770151"/>
                  <w:tag w:val="goog_rdk_4393"/>
                </w:sdtPr>
                <w:sdtContent>
                  <w:del w:author="Johnson k" w:id="229" w:date="2026-09-24T04:14:58Z">
                    <w:r w:rsidDel="00000000" w:rsidR="00000000" w:rsidRPr="00000000">
                      <w:rPr>
                        <w:rFonts w:ascii="Cambria" w:cs="Cambria" w:eastAsia="Cambria" w:hAnsi="Cambria"/>
                        <w:b w:val="1"/>
                        <w:bCs w:val="1"/>
                        <w:strike w:val="1"/>
                        <w:color w:val="000000"/>
                        <w:sz w:val="22"/>
                        <w:szCs w:val="22"/>
                        <w:u w:val="single"/>
                        <w:rPrChange w:author="Magesh Velkumar" w:id="259" w:date="2026-09-24T04:18:16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1671027" cy="5700638"/>
                          <wp:effectExtent b="0" l="0" r="0" t="0"/>
                          <wp:docPr id="185"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1671027" cy="5700638"/>
                                  </a:xfrm>
                                  <a:prstGeom prst="rect"/>
                                  <a:ln/>
                                </pic:spPr>
                              </pic:pic>
                            </a:graphicData>
                          </a:graphic>
                        </wp:inline>
                      </w:drawing>
                    </w:r>
                  </w:del>
                </w:sdtContent>
              </w:sdt>
            </w:ins>
          </w:sdtContent>
        </w:sdt>
        <w:sdt>
          <w:sdtPr>
            <w:id w:val="1722016366"/>
            <w:tag w:val="goog_rdk_4394"/>
          </w:sdtPr>
          <w:sdtContent>
            <w:ins w:author="Anonymous" w:id="256" w:date="2026-09-23T05:57:16Z">
              <w:sdt>
                <w:sdtPr>
                  <w:id w:val="690032305"/>
                  <w:tag w:val="goog_rdk_4395"/>
                </w:sdtPr>
                <w:sdtContent>
                  <w:del w:author="Johnson k" w:id="229" w:date="2026-09-24T04:14:58Z"/>
                </w:sdtContent>
              </w:sdt>
            </w:ins>
            <w:sdt>
              <w:sdtPr>
                <w:id w:val="-144910107"/>
                <w:tag w:val="goog_rdk_4396"/>
              </w:sdtPr>
              <w:sdtContent>
                <w:ins w:author="Anonymous" w:id="256" w:date="2026-09-23T05:57:16Z">
                  <w:del w:author="Johnson k" w:id="229" w:date="2026-09-24T04:14:58Z">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tab/>
                      <w:tab/>
                      <w:tab/>
                      <w:delText xml:space="preserve">Q</w:delText>
                    </w:r>
                  </w:del>
                </w:ins>
              </w:sdtContent>
            </w:sdt>
            <w:ins w:author="Anonymous" w:id="256" w:date="2026-09-23T05:57:16Z">
              <w:del w:author="Johnson k" w:id="229" w:date="2026-09-24T04:14:58Z"/>
            </w:ins>
          </w:sdtContent>
        </w:sdt>
        <w:sdt>
          <w:sdtPr>
            <w:id w:val="175547544"/>
            <w:tag w:val="goog_rdk_4397"/>
          </w:sdtPr>
          <w:sdtContent>
            <w:ins w:author="Kayalvizhi Velmurugan" w:id="248" w:date="2026-09-23T08:18:09Z">
              <w:sdt>
                <w:sdtPr>
                  <w:id w:val="275031954"/>
                  <w:tag w:val="goog_rdk_4398"/>
                </w:sdtPr>
                <w:sdtContent>
                  <w:del w:author="Johnson k" w:id="229" w:date="2026-09-24T04:14:58Z"/>
                </w:sdtContent>
              </w:sdt>
            </w:ins>
            <w:sdt>
              <w:sdtPr>
                <w:id w:val="2088477617"/>
                <w:tag w:val="goog_rdk_4399"/>
              </w:sdtPr>
              <w:sdtContent>
                <w:ins w:author="Kayalvizhi Velmurugan" w:id="248" w:date="2026-09-23T08:18:09Z">
                  <w:del w:author="Johnson k" w:id="229" w:date="2026-09-24T04:14:58Z">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m.,dfkk</w:delText>
                    </w:r>
                  </w:del>
                </w:ins>
              </w:sdtContent>
            </w:sdt>
            <w:ins w:author="Kayalvizhi Velmurugan" w:id="248" w:date="2026-09-23T08:18:09Z">
              <w:del w:author="Johnson k" w:id="229" w:date="2026-09-24T04:14:58Z">
                <w:sdt>
                  <w:sdtPr>
                    <w:id w:val="95343824"/>
                    <w:tag w:val="goog_rdk_4400"/>
                  </w:sdtPr>
                  <w:sdtContent>
                    <w:r w:rsidDel="00000000" w:rsidR="00000000" w:rsidRPr="00000000">
                      <w:rPr>
                        <w:rtl w:val="0"/>
                      </w:rPr>
                    </w:r>
                  </w:sdtContent>
                </w:sdt>
              </w:del>
            </w:ins>
          </w:sdtContent>
        </w:sdt>
      </w:p>
    </w:sdtContent>
  </w:sdt>
  <w:sdt>
    <w:sdtPr>
      <w:id w:val="2085771862"/>
      <w:tag w:val="goog_rdk_4412"/>
    </w:sdtPr>
    <w:sdtContent>
      <w:p w:rsidR="00000000" w:rsidDel="00000000" w:rsidP="00000000" w:rsidRDefault="00000000" w:rsidRPr="00000000" w14:paraId="00000372">
        <w:pPr>
          <w:numPr>
            <w:ilvl w:val="0"/>
            <w:numId w:val="7"/>
          </w:numPr>
          <w:tabs>
            <w:tab w:val="center" w:leader="none" w:pos="4513"/>
            <w:tab w:val="right" w:leader="none" w:pos="9026"/>
          </w:tabs>
          <w:spacing w:after="0" w:afterAutospacing="0" w:lineRule="auto"/>
          <w:ind w:left="-1695" w:right="-561.2598425196836" w:firstLine="0"/>
          <w:jc w:val="center"/>
          <w:rPr>
            <w:ins w:author="Kayalvizhi Velmurugan" w:id="261" w:date="2026-09-23T08:21:38Z"/>
            <w:del w:author="Johnson k" w:id="229" w:date="2026-09-24T04:14:58Z"/>
          </w:rPr>
          <w:pPrChange w:author="Abdul Hakkim" w:id="0" w:date="2026-09-23T08:42:21Z">
            <w:pPr>
              <w:numPr>
                <w:ilvl w:val="0"/>
                <w:numId w:val="7"/>
              </w:numPr>
              <w:tabs>
                <w:tab w:val="center" w:leader="none" w:pos="4513"/>
                <w:tab w:val="right" w:leader="none" w:pos="9026"/>
              </w:tabs>
              <w:spacing w:after="280" w:lineRule="auto"/>
              <w:ind w:left="-1695" w:right="-561.2598425196836" w:firstLine="0"/>
              <w:jc w:val="center"/>
            </w:pPr>
          </w:pPrChange>
        </w:pPr>
        <w:sdt>
          <w:sdtPr>
            <w:id w:val="-875493822"/>
            <w:tag w:val="goog_rdk_4404"/>
          </w:sdtPr>
          <w:sdtContent>
            <w:ins w:author="Anonymous" w:id="256" w:date="2026-09-23T05:57:16Z">
              <w:sdt>
                <w:sdtPr>
                  <w:id w:val="-44570910"/>
                  <w:tag w:val="goog_rdk_4405"/>
                </w:sdtPr>
                <w:sdtContent>
                  <w:del w:author="Johnson k" w:id="229" w:date="2026-09-24T04:14:58Z"/>
                </w:sdtContent>
              </w:sdt>
            </w:ins>
            <w:sdt>
              <w:sdtPr>
                <w:id w:val="-1898005825"/>
                <w:tag w:val="goog_rdk_4406"/>
              </w:sdtPr>
              <w:sdtContent>
                <w:ins w:author="Anonymous" w:id="256" w:date="2026-09-23T05:57:16Z">
                  <w:del w:author="Johnson k" w:id="229" w:date="2026-09-24T04:14:58Z">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r>
                  </w:del>
                </w:ins>
              </w:sdtContent>
            </w:sdt>
            <w:ins w:author="Anonymous" w:id="256" w:date="2026-09-23T05:57:16Z">
              <w:del w:author="Johnson k" w:id="229" w:date="2026-09-24T04:14:58Z">
                <w:sdt>
                  <w:sdtPr>
                    <w:id w:val="-1305880444"/>
                    <w:tag w:val="goog_rdk_4407"/>
                  </w:sdtPr>
                  <w:sdtContent>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r>
                  </w:sdtContent>
                </w:sdt>
              </w:del>
            </w:ins>
          </w:sdtContent>
        </w:sdt>
        <w:sdt>
          <w:sdtPr>
            <w:id w:val="-232444123"/>
            <w:tag w:val="goog_rdk_4408"/>
          </w:sdtPr>
          <w:sdtContent>
            <w:ins w:author="Kayalvizhi Velmurugan" w:id="261" w:date="2026-09-23T08:21:38Z">
              <w:sdt>
                <w:sdtPr>
                  <w:id w:val="223158727"/>
                  <w:tag w:val="goog_rdk_4409"/>
                </w:sdtPr>
                <w:sdtContent>
                  <w:del w:author="Johnson k" w:id="229" w:date="2026-09-24T04:14:58Z"/>
                </w:sdtContent>
              </w:sdt>
            </w:ins>
            <w:sdt>
              <w:sdtPr>
                <w:id w:val="1964546294"/>
                <w:tag w:val="goog_rdk_4410"/>
              </w:sdtPr>
              <w:sdtContent>
                <w:ins w:author="Kayalvizhi Velmurugan" w:id="261" w:date="2026-09-23T08:21:38Z">
                  <w:del w:author="Johnson k" w:id="229" w:date="2026-09-24T04:14:58Z">
                    <w:r w:rsidDel="00000000" w:rsidR="00000000" w:rsidRPr="00000000">
                      <w:rPr>
                        <w:rFonts w:ascii="Cambria" w:cs="Cambria" w:eastAsia="Cambria" w:hAnsi="Cambria"/>
                        <w:sz w:val="24"/>
                        <w:szCs w:val="24"/>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fkkm.,dfkk</w:delText>
                    </w:r>
                  </w:del>
                </w:ins>
              </w:sdtContent>
            </w:sdt>
            <w:ins w:author="Kayalvizhi Velmurugan" w:id="261" w:date="2026-09-23T08:21:38Z">
              <w:del w:author="Johnson k" w:id="229" w:date="2026-09-24T04:14:58Z">
                <w:sdt>
                  <w:sdtPr>
                    <w:id w:val="-1178332854"/>
                    <w:tag w:val="goog_rdk_4411"/>
                  </w:sdtPr>
                  <w:sdtContent>
                    <w:r w:rsidDel="00000000" w:rsidR="00000000" w:rsidRPr="00000000">
                      <w:rPr>
                        <w:rtl w:val="0"/>
                      </w:rPr>
                    </w:r>
                  </w:sdtContent>
                </w:sdt>
              </w:del>
            </w:ins>
          </w:sdtContent>
        </w:sdt>
      </w:p>
    </w:sdtContent>
  </w:sdt>
  <w:sdt>
    <w:sdtPr>
      <w:id w:val="-994974855"/>
      <w:tag w:val="goog_rdk_4424"/>
    </w:sdtPr>
    <w:sdtContent>
      <w:p w:rsidR="00000000" w:rsidDel="00000000" w:rsidP="00000000" w:rsidRDefault="00000000" w:rsidRPr="00000000" w14:paraId="00000373">
        <w:pPr>
          <w:pStyle w:val="Subtitle"/>
          <w:numPr>
            <w:ilvl w:val="0"/>
            <w:numId w:val="7"/>
          </w:numPr>
          <w:tabs>
            <w:tab w:val="center" w:leader="none" w:pos="4513"/>
            <w:tab w:val="right" w:leader="none" w:pos="9026"/>
          </w:tabs>
          <w:spacing w:after="0" w:afterAutospacing="0" w:lineRule="auto"/>
          <w:ind w:left="-1695" w:right="-561.2598425196836" w:firstLine="0"/>
          <w:jc w:val="center"/>
          <w:rPr>
            <w:ins w:author="Yethu Yethu" w:id="263" w:date="2026-09-23T07:13:49Z"/>
            <w:del w:author="Johnson k" w:id="229" w:date="2026-09-24T04:14:58Z"/>
          </w:rPr>
          <w:pPrChange w:author="Johnson k" w:id="0" w:date="2026-09-24T04:08:30Z">
            <w:pPr>
              <w:numPr>
                <w:ilvl w:val="0"/>
                <w:numId w:val="7"/>
              </w:numPr>
              <w:tabs>
                <w:tab w:val="center" w:leader="none" w:pos="4513"/>
                <w:tab w:val="right" w:leader="none" w:pos="9026"/>
              </w:tabs>
              <w:spacing w:after="280" w:lineRule="auto"/>
              <w:ind w:left="-1695" w:right="-561.2598425196836" w:firstLine="0"/>
              <w:jc w:val="center"/>
            </w:pPr>
          </w:pPrChange>
        </w:pPr>
        <w:sdt>
          <w:sdtPr>
            <w:id w:val="-818718143"/>
            <w:tag w:val="goog_rdk_4413"/>
          </w:sdtPr>
          <w:sdtContent>
            <w:ins w:author="Kayalvizhi Velmurugan" w:id="261" w:date="2026-09-23T08:21:38Z">
              <w:sdt>
                <w:sdtPr>
                  <w:id w:val="-1174922644"/>
                  <w:tag w:val="goog_rdk_4414"/>
                </w:sdtPr>
                <w:sdtContent>
                  <w:del w:author="Johnson k" w:id="229" w:date="2026-09-24T04:14:58Z"/>
                </w:sdtContent>
              </w:sdt>
            </w:ins>
            <w:sdt>
              <w:sdtPr>
                <w:id w:val="1799003737"/>
                <w:tag w:val="goog_rdk_4415"/>
              </w:sdtPr>
              <w:sdtContent>
                <w:ins w:author="Kayalvizhi Velmurugan" w:id="261" w:date="2026-09-23T08:21:38Z">
                  <w:del w:author="Johnson k" w:id="229" w:date="2026-09-24T04:14:58Z">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``m</w:delText>
                    </w:r>
                  </w:del>
                </w:ins>
              </w:sdtContent>
            </w:sdt>
            <w:ins w:author="Kayalvizhi Velmurugan" w:id="261" w:date="2026-09-23T08:21:38Z">
              <w:del w:author="Johnson k" w:id="229" w:date="2026-09-24T04:14:58Z"/>
            </w:ins>
          </w:sdtContent>
        </w:sdt>
        <w:sdt>
          <w:sdtPr>
            <w:id w:val="2045429684"/>
            <w:tag w:val="goog_rdk_4416"/>
          </w:sdtPr>
          <w:sdtContent>
            <w:ins w:author="Anonymous" w:id="256" w:date="2026-09-23T05:57:16Z">
              <w:sdt>
                <w:sdtPr>
                  <w:id w:val="1955343690"/>
                  <w:tag w:val="goog_rdk_4417"/>
                </w:sdtPr>
                <w:sdtContent>
                  <w:del w:author="Johnson k" w:id="229" w:date="2026-09-24T04:14:58Z"/>
                </w:sdtContent>
              </w:sdt>
            </w:ins>
            <w:sdt>
              <w:sdtPr>
                <w:id w:val="1771302988"/>
                <w:tag w:val="goog_rdk_4418"/>
              </w:sdtPr>
              <w:sdtContent>
                <w:ins w:author="Anonymous" w:id="256" w:date="2026-09-23T05:57:16Z">
                  <w:del w:author="Johnson k" w:id="229" w:date="2026-09-24T04:14:58Z">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delText xml:space="preserve">=</w:delText>
                      <w:tab/>
                      <w:tab/>
                      <w:tab/>
                      <w:tab/>
                      <w:tab/>
                      <w:tab/>
                      <w:tab/>
                      <w:tab/>
                      <w:tab/>
                      <w:tab/>
                      <w:tab/>
                    </w:r>
                  </w:del>
                </w:ins>
              </w:sdtContent>
            </w:sdt>
            <w:ins w:author="Anonymous" w:id="256" w:date="2026-09-23T05:57:16Z">
              <w:del w:author="Johnson k" w:id="229" w:date="2026-09-24T04:14:58Z">
                <w:sdt>
                  <w:sdtPr>
                    <w:id w:val="1452817777"/>
                    <w:tag w:val="goog_rdk_4419"/>
                  </w:sdtPr>
                  <w:sdtContent>
                    <w:r w:rsidDel="00000000" w:rsidR="00000000" w:rsidRPr="00000000">
                      <w:rPr>
                        <w:i w:val="1"/>
                        <w:iCs w:val="1"/>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r>
                  </w:sdtContent>
                </w:sdt>
                <w:sdt>
                  <w:sdtPr>
                    <w:id w:val="-936060923"/>
                    <w:tag w:val="goog_rdk_4420"/>
                  </w:sdtPr>
                  <w:sdtContent>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tab/>
                      <w:tab/>
                      <w:tab/>
                    </w:r>
                  </w:sdtContent>
                </w:sdt>
              </w:del>
            </w:ins>
          </w:sdtContent>
        </w:sdt>
        <w:sdt>
          <w:sdtPr>
            <w:id w:val="-1386656704"/>
            <w:tag w:val="goog_rdk_4421"/>
          </w:sdtPr>
          <w:sdtContent>
            <w:ins w:author="Yethu Yethu" w:id="263" w:date="2026-09-23T07:13:49Z">
              <w:sdt>
                <w:sdtPr>
                  <w:id w:val="324279837"/>
                  <w:tag w:val="goog_rdk_4422"/>
                </w:sdtPr>
                <w:sdtContent>
                  <w:del w:author="Johnson k" w:id="229" w:date="2026-09-24T04:14:58Z"/>
                </w:sdtContent>
              </w:sdt>
            </w:ins>
            <w:sdt>
              <w:sdtPr>
                <w:id w:val="1850003994"/>
                <w:tag w:val="goog_rdk_4423"/>
              </w:sdtPr>
              <w:sdtContent>
                <w:ins w:author="Yethu Yethu" w:id="263" w:date="2026-09-23T07:13:49Z">
                  <w:del w:author="Johnson k" w:id="229" w:date="2026-09-24T04:14:58Z">
                    <w:r w:rsidDel="00000000" w:rsidR="00000000" w:rsidRPr="00000000">
                      <w:rPr>
                        <w:rtl w:val="0"/>
                      </w:rPr>
                    </w:r>
                  </w:del>
                </w:ins>
              </w:sdtContent>
            </w:sdt>
            <w:ins w:author="Yethu Yethu" w:id="263" w:date="2026-09-23T07:13:49Z">
              <w:del w:author="Johnson k" w:id="229" w:date="2026-09-24T04:14:58Z"/>
            </w:ins>
          </w:sdtContent>
        </w:sdt>
      </w:p>
    </w:sdtContent>
  </w:sdt>
  <w:sdt>
    <w:sdtPr>
      <w:id w:val="107473792"/>
      <w:tag w:val="goog_rdk_4438"/>
    </w:sdtPr>
    <w:sdtContent>
      <w:p w:rsidR="00000000" w:rsidDel="00000000" w:rsidP="00000000" w:rsidRDefault="00000000" w:rsidRPr="00000000" w14:paraId="00000374">
        <w:pPr>
          <w:pStyle w:val="Subtitle"/>
          <w:numPr>
            <w:ilvl w:val="0"/>
            <w:numId w:val="7"/>
          </w:numPr>
          <w:tabs>
            <w:tab w:val="center" w:leader="none" w:pos="4513"/>
            <w:tab w:val="right" w:leader="none" w:pos="9026"/>
          </w:tabs>
          <w:spacing w:after="0" w:afterAutospacing="0" w:lineRule="auto"/>
          <w:ind w:left="-1695" w:right="-561.2598425196836" w:firstLine="0"/>
          <w:jc w:val="center"/>
          <w:rPr>
            <w:ins w:author="Anonymous" w:id="266" w:date="2026-09-23T09:31:14Z"/>
            <w:del w:author="Kayalvizhi Velmurugan" w:id="91" w:date="2026-09-23T08:22:17Z"/>
          </w:rPr>
          <w:pPrChange w:author="Johnson k" w:id="0" w:date="2026-09-24T04:08:30Z">
            <w:pPr>
              <w:numPr>
                <w:ilvl w:val="0"/>
                <w:numId w:val="7"/>
              </w:numPr>
              <w:tabs>
                <w:tab w:val="center" w:leader="none" w:pos="4513"/>
                <w:tab w:val="right" w:leader="none" w:pos="9026"/>
              </w:tabs>
              <w:spacing w:after="280" w:lineRule="auto"/>
              <w:ind w:left="-1695" w:right="-561.2598425196836" w:firstLine="0"/>
              <w:jc w:val="center"/>
            </w:pPr>
          </w:pPrChange>
        </w:pPr>
        <w:sdt>
          <w:sdtPr>
            <w:id w:val="1217772094"/>
            <w:tag w:val="goog_rdk_4425"/>
          </w:sdtPr>
          <w:sdtContent>
            <w:ins w:author="Yethu Yethu" w:id="263" w:date="2026-09-23T07:13:49Z">
              <w:sdt>
                <w:sdtPr>
                  <w:id w:val="-1842955006"/>
                  <w:tag w:val="goog_rdk_4426"/>
                </w:sdtPr>
                <w:sdtContent>
                  <w:del w:author="Johnson k" w:id="229" w:date="2026-09-24T04:14:58Z"/>
                </w:sdtContent>
              </w:sdt>
            </w:ins>
            <w:sdt>
              <w:sdtPr>
                <w:id w:val="-1213051703"/>
                <w:tag w:val="goog_rdk_4427"/>
              </w:sdtPr>
              <w:sdtContent>
                <w:ins w:author="Yethu Yethu" w:id="263" w:date="2026-09-23T07:13:49Z">
                  <w:del w:author="Johnson k" w:id="229" w:date="2026-09-24T04:14:58Z">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w:delText>
                      <w:tab/>
                      <w:tab/>
                    </w:r>
                  </w:del>
                </w:ins>
              </w:sdtContent>
            </w:sdt>
            <w:ins w:author="Yethu Yethu" w:id="263" w:date="2026-09-23T07:13:49Z">
              <w:del w:author="Johnson k" w:id="229" w:date="2026-09-24T04:14:58Z"/>
              <w:sdt>
                <w:sdtPr>
                  <w:id w:val="-190984904"/>
                  <w:tag w:val="goog_rdk_4428"/>
                </w:sdtPr>
                <w:sdtContent>
                  <w:del w:author="vishali muniyappan" w:id="264" w:date="2026-09-24T03:43:38Z">
                    <w:sdt>
                      <w:sdtPr>
                        <w:id w:val="776766220"/>
                        <w:tag w:val="goog_rdk_4429"/>
                      </w:sdtPr>
                      <w:sdtContent>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tab/>
                          <w:delText xml:space="preserve">Q</w:delText>
                          <w:tab/>
                          <w:tab/>
                          <w:tab/>
                          <w:tab/>
                          <w:tab/>
                          <w:delText xml:space="preserve">=</w:delText>
                          <w:tab/>
                          <w:tab/>
                          <w:tab/>
                          <w:tab/>
                          <w:tab/>
                          <w:tab/>
                          <w:tab/>
                          <w:tab/>
                          <w:tab/>
                          <w:tab/>
                          <w:tab/>
                        </w:r>
                      </w:sdtContent>
                    </w:sdt>
                  </w:del>
                </w:sdtContent>
              </w:sdt>
            </w:ins>
          </w:sdtContent>
        </w:sdt>
        <w:sdt>
          <w:sdtPr>
            <w:id w:val="-1545821656"/>
            <w:tag w:val="goog_rdk_4430"/>
          </w:sdtPr>
          <w:sdtContent>
            <w:ins w:author="Prem" w:id="265" w:date="2026-09-23T14:49:27Z">
              <w:sdt>
                <w:sdtPr>
                  <w:id w:val="853482376"/>
                  <w:tag w:val="goog_rdk_4431"/>
                </w:sdtPr>
                <w:sdtContent>
                  <w:del w:author="vishali muniyappan" w:id="264" w:date="2026-09-24T03:43:38Z">
                    <w:r w:rsidDel="00000000" w:rsidR="00000000" w:rsidRPr="00000000">
                      <w:rPr>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31200" cy="1409700"/>
                          <wp:effectExtent b="0" l="0" r="0" t="0"/>
                          <wp:docPr id="269"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731200" cy="1409700"/>
                                  </a:xfrm>
                                  <a:prstGeom prst="rect"/>
                                  <a:ln/>
                                </pic:spPr>
                              </pic:pic>
                            </a:graphicData>
                          </a:graphic>
                        </wp:inline>
                      </w:drawing>
                    </w:r>
                  </w:del>
                </w:sdtContent>
              </w:sdt>
            </w:ins>
          </w:sdtContent>
        </w:sdt>
        <w:sdt>
          <w:sdtPr>
            <w:id w:val="-933416329"/>
            <w:tag w:val="goog_rdk_4432"/>
          </w:sdtPr>
          <w:sdtContent>
            <w:ins w:author="Yethu Yethu" w:id="263" w:date="2026-09-23T07:13:49Z">
              <w:sdt>
                <w:sdtPr>
                  <w:id w:val="1885392430"/>
                  <w:tag w:val="goog_rdk_4433"/>
                </w:sdtPr>
                <w:sdtContent>
                  <w:del w:author="vishali muniyappan" w:id="264" w:date="2026-09-24T03:43:38Z"/>
                </w:sdtContent>
              </w:sdt>
            </w:ins>
            <w:sdt>
              <w:sdtPr>
                <w:id w:val="1214367794"/>
                <w:tag w:val="goog_rdk_4434"/>
              </w:sdtPr>
              <w:sdtContent>
                <w:ins w:author="Yethu Yethu" w:id="263" w:date="2026-09-23T07:13:49Z">
                  <w:del w:author="vishali muniyappan" w:id="264" w:date="2026-09-24T03:43:38Z">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r>
                  </w:del>
                </w:ins>
              </w:sdtContent>
            </w:sdt>
            <w:ins w:author="Yethu Yethu" w:id="263" w:date="2026-09-23T07:13:49Z">
              <w:del w:author="vishali muniyappan" w:id="264" w:date="2026-09-24T03:43:38Z"/>
            </w:ins>
          </w:sdtContent>
        </w:sdt>
        <w:sdt>
          <w:sdtPr>
            <w:id w:val="-1975495696"/>
            <w:tag w:val="goog_rdk_4435"/>
          </w:sdtPr>
          <w:sdtContent>
            <w:ins w:author="Anonymous" w:id="266" w:date="2026-09-23T09:31:14Z">
              <w:sdt>
                <w:sdtPr>
                  <w:id w:val="1311310859"/>
                  <w:tag w:val="goog_rdk_4436"/>
                </w:sdtPr>
                <w:sdtContent>
                  <w:del w:author="Kayalvizhi Velmurugan" w:id="91" w:date="2026-09-23T08:22:17Z"/>
                </w:sdtContent>
              </w:sdt>
            </w:ins>
            <w:sdt>
              <w:sdtPr>
                <w:id w:val="389284462"/>
                <w:tag w:val="goog_rdk_4437"/>
              </w:sdtPr>
              <w:sdtContent>
                <w:ins w:author="Anonymous" w:id="266" w:date="2026-09-23T09:31:14Z">
                  <w:del w:author="Kayalvizhi Velmurugan" w:id="91" w:date="2026-09-23T08:22:17Z">
                    <w:r w:rsidDel="00000000" w:rsidR="00000000" w:rsidRPr="00000000">
                      <w:rPr>
                        <w:rtl w:val="0"/>
                      </w:rPr>
                    </w:r>
                  </w:del>
                </w:ins>
              </w:sdtContent>
            </w:sdt>
            <w:ins w:author="Anonymous" w:id="266" w:date="2026-09-23T09:31:14Z">
              <w:del w:author="Kayalvizhi Velmurugan" w:id="91" w:date="2026-09-23T08:22:17Z"/>
            </w:ins>
          </w:sdtContent>
        </w:sdt>
      </w:p>
    </w:sdtContent>
  </w:sdt>
  <w:sdt>
    <w:sdtPr>
      <w:id w:val="-1239060577"/>
      <w:tag w:val="goog_rdk_4455"/>
    </w:sdtPr>
    <w:sdtContent>
      <w:p w:rsidR="00000000" w:rsidDel="00000000" w:rsidP="00000000" w:rsidRDefault="00000000" w:rsidRPr="00000000" w14:paraId="00000375">
        <w:pPr>
          <w:pStyle w:val="Subtitle"/>
          <w:numPr>
            <w:ilvl w:val="0"/>
            <w:numId w:val="7"/>
          </w:numPr>
          <w:tabs>
            <w:tab w:val="center" w:leader="none" w:pos="4513"/>
            <w:tab w:val="right" w:leader="none" w:pos="9026"/>
          </w:tabs>
          <w:spacing w:after="280" w:lineRule="auto"/>
          <w:ind w:left="-1695" w:right="-561.2598425196836" w:firstLine="0"/>
          <w:jc w:val="center"/>
          <w:rPr>
            <w:ins w:author="Anonymous" w:id="256" w:date="2026-09-23T05:57:16Z"/>
          </w:rPr>
          <w:pPrChange w:author="Johnson k" w:id="0" w:date="2026-09-24T04:08:30Z">
            <w:pPr>
              <w:numPr>
                <w:ilvl w:val="0"/>
                <w:numId w:val="7"/>
              </w:numPr>
              <w:tabs>
                <w:tab w:val="center" w:leader="none" w:pos="4513"/>
                <w:tab w:val="right" w:leader="none" w:pos="9026"/>
              </w:tabs>
              <w:spacing w:after="280" w:lineRule="auto"/>
              <w:ind w:left="-1695" w:right="-561.2598425196836" w:firstLine="0"/>
              <w:jc w:val="center"/>
            </w:pPr>
          </w:pPrChange>
        </w:pPr>
        <w:sdt>
          <w:sdtPr>
            <w:id w:val="-1938489488"/>
            <w:tag w:val="goog_rdk_4441"/>
          </w:sdtPr>
          <w:sdtContent>
            <w:ins w:author="Yethu Yethu" w:id="263" w:date="2026-09-23T07:13:49Z">
              <w:sdt>
                <w:sdtPr>
                  <w:id w:val="-1784825607"/>
                  <w:tag w:val="goog_rdk_4442"/>
                </w:sdtPr>
                <w:sdtContent>
                  <w:del w:author="Kayalvizhi Velmurugan" w:id="91" w:date="2026-09-23T08:22:17Z"/>
                </w:sdtContent>
              </w:sdt>
            </w:ins>
            <w:sdt>
              <w:sdtPr>
                <w:id w:val="89685244"/>
                <w:tag w:val="goog_rdk_4443"/>
              </w:sdtPr>
              <w:sdtContent>
                <w:ins w:author="Yethu Yethu" w:id="263" w:date="2026-09-23T07:13:49Z">
                  <w:del w:author="Kayalvizhi Velmurugan" w:id="91" w:date="2026-09-23T08:22:17Z">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r>
                  </w:del>
                </w:ins>
              </w:sdtContent>
            </w:sdt>
            <w:ins w:author="Yethu Yethu" w:id="263" w:date="2026-09-23T07:13:49Z">
              <w:del w:author="Kayalvizhi Velmurugan" w:id="91" w:date="2026-09-23T08:22:17Z"/>
              <w:sdt>
                <w:sdtPr>
                  <w:id w:val="1612936064"/>
                  <w:tag w:val="goog_rdk_4444"/>
                </w:sdtPr>
                <w:sdtContent>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r>
                </w:sdtContent>
              </w:sdt>
            </w:ins>
          </w:sdtContent>
        </w:sdt>
        <w:sdt>
          <w:sdtPr>
            <w:id w:val="-2008176961"/>
            <w:tag w:val="goog_rdk_4445"/>
          </w:sdtPr>
          <w:sdtContent>
            <w:ins w:author="Velmurugan Mithra" w:id="267" w:date="2026-09-23T07:33:20Z">
              <w:r w:rsidDel="00000000" w:rsidR="00000000" w:rsidRPr="00000000">
                <w:rPr>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31200" cy="4546600"/>
                    <wp:effectExtent b="0" l="0" r="0" t="0"/>
                    <wp:docPr id="242" name="image38.png"/>
                    <a:graphic>
                      <a:graphicData uri="http://schemas.openxmlformats.org/drawingml/2006/picture">
                        <pic:pic>
                          <pic:nvPicPr>
                            <pic:cNvPr id="0" name="image38.png"/>
                            <pic:cNvPicPr preferRelativeResize="0"/>
                          </pic:nvPicPr>
                          <pic:blipFill>
                            <a:blip r:embed="rId1"/>
                            <a:srcRect b="-4207" l="2152" r="0" t="6359"/>
                            <a:stretch>
                              <a:fillRect/>
                            </a:stretch>
                          </pic:blipFill>
                          <pic:spPr>
                            <a:xfrm>
                              <a:off x="0" y="0"/>
                              <a:ext cx="5731200" cy="4546600"/>
                            </a:xfrm>
                            <a:prstGeom prst="rect"/>
                            <a:ln/>
                          </pic:spPr>
                        </pic:pic>
                      </a:graphicData>
                    </a:graphic>
                  </wp:inline>
                </w:drawing>
              </w:r>
            </w:ins>
          </w:sdtContent>
        </w:sdt>
        <w:sdt>
          <w:sdtPr>
            <w:id w:val="-496361463"/>
            <w:tag w:val="goog_rdk_4446"/>
          </w:sdtPr>
          <w:sdtContent>
            <w:ins w:author="Yethu Yethu" w:id="263" w:date="2026-09-23T07:13:49Z"/>
            <w:sdt>
              <w:sdtPr>
                <w:id w:val="-366996489"/>
                <w:tag w:val="goog_rdk_4447"/>
              </w:sdtPr>
              <w:sdtContent>
                <w:ins w:author="Yethu Yethu" w:id="263" w:date="2026-09-23T07:13:49Z">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tab/>
                    <w:tab/>
                    <w:tab/>
                    <w:tab/>
                    <w:tab/>
                    <w:tab/>
                    <w:tab/>
                    <w:tab/>
                    <w:tab/>
                    <w:tab/>
                    <w:tab/>
                    <w:tab/>
                    <w:tab/>
                    <w:tab/>
                    <w:tab/>
                    <w:tab/>
                    <w:tab/>
                    <w:tab/>
                    <w:t xml:space="preserve">-  n-</w:t>
                  </w:r>
                </w:ins>
              </w:sdtContent>
            </w:sdt>
            <w:ins w:author="Yethu Yethu" w:id="263" w:date="2026-09-23T07:13:49Z">
              <w:sdt>
                <w:sdtPr>
                  <w:id w:val="-1283770896"/>
                  <w:tag w:val="goog_rdk_4448"/>
                </w:sdtPr>
                <w:sdtContent>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PocketSmart AI: Your Smart Budget &amp; </w:t>
                  </w:r>
                </w:sdtContent>
              </w:sdt>
              <w:sdt>
                <w:sdtPr>
                  <w:id w:val="1969874132"/>
                  <w:tag w:val="goog_rdk_4449"/>
                </w:sdtPr>
                <w:sdtContent>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Recomme</w:t>
                  </w:r>
                </w:sdtContent>
              </w:sdt>
            </w:ins>
          </w:sdtContent>
        </w:sdt>
        <w:sdt>
          <w:sdtPr>
            <w:id w:val="875612684"/>
            <w:tag w:val="goog_rdk_4450"/>
          </w:sdtPr>
          <w:sdtContent>
            <w:ins w:author="Anonymous" w:id="256" w:date="2026-09-23T05:57:16Z"/>
            <w:sdt>
              <w:sdtPr>
                <w:id w:val="-1291892211"/>
                <w:tag w:val="goog_rdk_4451"/>
              </w:sdtPr>
              <w:sdtContent>
                <w:ins w:author="Anonymous" w:id="256" w:date="2026-09-23T05:57:16Z">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tab/>
                    <w:tab/>
                    <w:tab/>
                    <w:tab/>
                    <w:tab/>
                    <w:tab/>
                    <w:tab/>
                    <w:tab/>
                    <w:tab/>
                    <w:tab/>
                    <w:tab/>
                    <w:tab/>
                    <w:tab/>
                    <w:tab/>
                    <w:t xml:space="preserve">-  n-</w:t>
                  </w:r>
                </w:ins>
              </w:sdtContent>
            </w:sdt>
            <w:ins w:author="Anonymous" w:id="256" w:date="2026-09-23T05:57:16Z">
              <w:sdt>
                <w:sdtPr>
                  <w:id w:val="-1442287436"/>
                  <w:tag w:val="goog_rdk_4452"/>
                </w:sdtPr>
                <w:sdtContent>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PocketSmart AI: Your Smart Budget &amp; Recommendation Assistant</w:t>
                  </w:r>
                </w:sdtContent>
              </w:sdt>
              <w:sdt>
                <w:sdtPr>
                  <w:id w:val="1184903287"/>
                  <w:tag w:val="goog_rdk_4453"/>
                </w:sdtPr>
                <w:sdtContent>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w:t>
                  </w:r>
                </w:sdtContent>
              </w:sdt>
              <w:sdt>
                <w:sdtPr>
                  <w:id w:val="541372785"/>
                  <w:tag w:val="goog_rdk_4454"/>
                </w:sdtPr>
                <w:sdtContent>
                  <w:r w:rsidDel="00000000" w:rsidR="00000000" w:rsidRPr="00000000">
                    <w:rPr>
                      <w:u w:val="single"/>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Gen AI powered budget —</w:t>
                  </w:r>
                </w:sdtContent>
              </w:sdt>
            </w:ins>
          </w:sdtContent>
        </w:sdt>
      </w:p>
    </w:sdtContent>
  </w:sdt>
  <w:sdt>
    <w:sdtPr>
      <w:id w:val="1492656629"/>
      <w:tag w:val="goog_rdk_4460"/>
    </w:sdtPr>
    <w:sdtContent>
      <w:p w:rsidR="00000000" w:rsidDel="00000000" w:rsidP="00000000" w:rsidRDefault="00000000" w:rsidRPr="00000000" w14:paraId="00000376">
        <w:pPr>
          <w:pStyle w:val="Subtitle"/>
          <w:tabs>
            <w:tab w:val="center" w:leader="none" w:pos="4513"/>
            <w:tab w:val="right" w:leader="none" w:pos="9026"/>
          </w:tabs>
          <w:spacing w:after="280" w:lineRule="auto"/>
          <w:ind w:left="720" w:right="-561.2598425196836" w:firstLine="0"/>
          <w:jc w:val="center"/>
          <w:rPr>
            <w:ins w:author="Anonymous" w:id="256" w:date="2026-09-23T05:57:16Z"/>
            <w:u w:val="single"/>
            <w:rPrChange w:author="Anonymous" w:id="268"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Johnson k" w:id="0" w:date="2026-09-24T04:08:30Z">
            <w:pPr>
              <w:tabs>
                <w:tab w:val="center" w:leader="none" w:pos="4513"/>
                <w:tab w:val="right" w:leader="none" w:pos="9026"/>
              </w:tabs>
              <w:spacing w:after="280" w:lineRule="auto"/>
              <w:ind w:left="720" w:right="-561.2598425196836" w:firstLine="0"/>
              <w:jc w:val="center"/>
            </w:pPr>
          </w:pPrChange>
        </w:pPr>
        <w:sdt>
          <w:sdtPr>
            <w:id w:val="-1899175710"/>
            <w:tag w:val="goog_rdk_4456"/>
          </w:sdtPr>
          <w:sdtContent>
            <w:ins w:author="Anonymous" w:id="256" w:date="2026-09-23T05:57:16Z"/>
            <w:sdt>
              <w:sdtPr>
                <w:id w:val="884002918"/>
                <w:tag w:val="goog_rdk_4457"/>
              </w:sdtPr>
              <w:sdtContent>
                <w:ins w:author="Anonymous" w:id="256" w:date="2026-09-23T05:57:16Z">
                  <w:r w:rsidDel="00000000" w:rsidR="00000000" w:rsidRPr="00000000">
                    <w:rPr>
                      <w:u w:val="single"/>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-.and recommendation assistant)</w:t>
                  </w:r>
                </w:ins>
              </w:sdtContent>
            </w:sdt>
            <w:ins w:author="Anonymous" w:id="256" w:date="2026-09-23T05:57:16Z">
              <w:sdt>
                <w:sdtPr>
                  <w:id w:val="-1682490093"/>
                  <w:tag w:val="goog_rdk_4458"/>
                </w:sdtPr>
                <w:sdtContent>
                  <w:r w:rsidDel="00000000" w:rsidR="00000000" w:rsidRPr="00000000">
                    <w:rPr>
                      <w:rFonts w:ascii="Cambria" w:cs="Cambria" w:eastAsia="Cambria" w:hAnsi="Cambria"/>
                      <w:sz w:val="30"/>
                      <w:szCs w:val="30"/>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w:t>
                  </w:r>
                </w:sdtContent>
              </w:sdt>
              <w:sdt>
                <w:sdtPr>
                  <w:id w:val="-66357982"/>
                  <w:tag w:val="goog_rdk_4459"/>
                </w:sdtPr>
                <w:sdtContent>
                  <w:r w:rsidDel="00000000" w:rsidR="00000000" w:rsidRPr="00000000">
                    <w:rPr>
                      <w:rtl w:val="0"/>
                    </w:rPr>
                  </w:r>
                </w:sdtContent>
              </w:sdt>
            </w:ins>
          </w:sdtContent>
        </w:sdt>
      </w:p>
    </w:sdtContent>
  </w:sdt>
  <w:sdt>
    <w:sdtPr>
      <w:id w:val="-832115417"/>
      <w:tag w:val="goog_rdk_4463"/>
    </w:sdtPr>
    <w:sdtContent>
      <w:p w:rsidR="00000000" w:rsidDel="00000000" w:rsidP="00000000" w:rsidRDefault="00000000" w:rsidRPr="00000000" w14:paraId="00000377">
        <w:pPr>
          <w:pStyle w:val="Subtitle"/>
          <w:tabs>
            <w:tab w:val="center" w:leader="none" w:pos="4513"/>
            <w:tab w:val="right" w:leader="none" w:pos="9026"/>
          </w:tabs>
          <w:spacing w:after="280" w:lineRule="auto"/>
          <w:ind w:left="720" w:right="-561.2598425196836" w:firstLine="0"/>
          <w:jc w:val="center"/>
          <w:rPr>
            <w:ins w:author="Anonymous" w:id="256" w:date="2026-09-23T05:57:16Z"/>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Johnson k" w:id="0" w:date="2026-09-24T04:08:30Z">
            <w:pPr>
              <w:tabs>
                <w:tab w:val="center" w:leader="none" w:pos="4513"/>
                <w:tab w:val="right" w:leader="none" w:pos="9026"/>
              </w:tabs>
              <w:spacing w:after="280" w:lineRule="auto"/>
              <w:ind w:left="720" w:right="-561.2598425196836" w:firstLine="0"/>
              <w:jc w:val="center"/>
            </w:pPr>
          </w:pPrChange>
        </w:pPr>
        <w:sdt>
          <w:sdtPr>
            <w:id w:val="1662303262"/>
            <w:tag w:val="goog_rdk_4461"/>
          </w:sdtPr>
          <w:sdtContent>
            <w:ins w:author="Anonymous" w:id="256" w:date="2026-09-23T05:57:16Z"/>
            <w:sdt>
              <w:sdtPr>
                <w:id w:val="1006903092"/>
                <w:tag w:val="goog_rdk_4462"/>
              </w:sdtPr>
              <w:sdtContent>
                <w:ins w:author="Anonymous" w:id="256" w:date="2026-09-23T05:57:16Z">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Project Description</w:t>
                  </w:r>
                </w:ins>
              </w:sdtContent>
            </w:sdt>
            <w:ins w:author="Anonymous" w:id="256" w:date="2026-09-23T05:57:16Z"/>
          </w:sdtContent>
        </w:sdt>
      </w:p>
    </w:sdtContent>
  </w:sdt>
  <w:sdt>
    <w:sdtPr>
      <w:id w:val="-696765577"/>
      <w:tag w:val="goog_rdk_4486"/>
    </w:sdtPr>
    <w:sdtContent>
      <w:p w:rsidR="00000000" w:rsidDel="00000000" w:rsidP="00000000" w:rsidRDefault="00000000" w:rsidRPr="00000000" w14:paraId="00000378">
        <w:pPr>
          <w:pStyle w:val="Subtitle"/>
          <w:tabs>
            <w:tab w:val="center" w:leader="none" w:pos="4513"/>
            <w:tab w:val="right" w:leader="none" w:pos="9026"/>
          </w:tabs>
          <w:spacing w:after="240" w:before="240" w:lineRule="auto"/>
          <w:jc w:val="both"/>
          <w:rPr>
            <w:ins w:author="Anonymous" w:id="256" w:date="2026-09-23T05:57:16Z"/>
            <w:rFonts w:ascii="Cambria" w:cs="Cambria" w:eastAsia="Cambria" w:hAnsi="Cambria"/>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Johnson k" w:id="0" w:date="2026-09-24T04:08:30Z">
            <w:pPr>
              <w:tabs>
                <w:tab w:val="center" w:leader="none" w:pos="4513"/>
                <w:tab w:val="right" w:leader="none" w:pos="9026"/>
              </w:tabs>
              <w:spacing w:after="240" w:before="240" w:lineRule="auto"/>
              <w:jc w:val="both"/>
            </w:pPr>
          </w:pPrChange>
        </w:pPr>
        <w:sdt>
          <w:sdtPr>
            <w:id w:val="-1163004807"/>
            <w:tag w:val="goog_rdk_4464"/>
          </w:sdtPr>
          <w:sdtContent>
            <w:ins w:author="Anonymous" w:id="256" w:date="2026-09-23T05:57:16Z"/>
            <w:sdt>
              <w:sdtPr>
                <w:id w:val="32579123"/>
                <w:tag w:val="goog_rdk_4465"/>
              </w:sdtPr>
              <w:sdtContent>
                <w:ins w:author="Anonymous" w:id="256" w:date="2026-09-23T05:57:16Z">
                  <w:r w:rsidDel="00000000" w:rsidR="00000000" w:rsidRPr="00000000">
                    <w:rPr>
                      <w:rFonts w:ascii="Cambria" w:cs="Cambria" w:eastAsia="Cambria" w:hAnsi="Cambria"/>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Managing budgets across </w:t>
                  </w:r>
                </w:ins>
              </w:sdtContent>
            </w:sdt>
            <w:ins w:author="Anonymous" w:id="256" w:date="2026-09-23T05:57:16Z"/>
          </w:sdtContent>
        </w:sdt>
        <w:sdt>
          <w:sdtPr>
            <w:id w:val="-166169826"/>
            <w:tag w:val="goog_rdk_4466"/>
          </w:sdtPr>
          <w:sdtContent>
            <w:ins w:author="SPILEO" w:id="269" w:date="2026-09-23T13:58:47Z"/>
            <w:sdt>
              <w:sdtPr>
                <w:id w:val="-1831901660"/>
                <w:tag w:val="goog_rdk_4467"/>
              </w:sdtPr>
              <w:sdtContent>
                <w:ins w:author="SPILEO" w:id="269" w:date="2026-09-23T13:58:47Z">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different</w:t>
                  </w:r>
                </w:ins>
              </w:sdtContent>
            </w:sdt>
            <w:ins w:author="SPILEO" w:id="269" w:date="2026-09-23T13:58:47Z"/>
          </w:sdtContent>
        </w:sdt>
        <w:sdt>
          <w:sdtPr>
            <w:id w:val="-2133086152"/>
            <w:tag w:val="goog_rdk_4468"/>
          </w:sdtPr>
          <w:sdtContent>
            <w:ins w:author="Anonymous" w:id="256" w:date="2026-09-23T05:57:16Z">
              <w:sdt>
                <w:sdtPr>
                  <w:id w:val="-257672031"/>
                  <w:tag w:val="goog_rdk_4469"/>
                </w:sdtPr>
                <w:sdtContent>
                  <w:del w:author="SPILEO" w:id="269" w:date="2026-09-23T13:58:47Z"/>
                </w:sdtContent>
              </w:sdt>
            </w:ins>
            <w:sdt>
              <w:sdtPr>
                <w:id w:val="116380622"/>
                <w:tag w:val="goog_rdk_4470"/>
              </w:sdtPr>
              <w:sdtContent>
                <w:ins w:author="Anonymous" w:id="256" w:date="2026-09-23T05:57:16Z">
                  <w:del w:author="SPILEO" w:id="269" w:date="2026-09-23T13:58:47Z">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diffu68y</w:delText>
                    </w:r>
                  </w:del>
                </w:ins>
              </w:sdtContent>
            </w:sdt>
            <w:ins w:author="Anonymous" w:id="256" w:date="2026-09-23T05:57:16Z">
              <w:del w:author="SPILEO" w:id="269" w:date="2026-09-23T13:58:47Z"/>
              <w:sdt>
                <w:sdtPr>
                  <w:id w:val="-1446274289"/>
                  <w:tag w:val="goog_rdk_4471"/>
                </w:sdtPr>
                <w:sdtContent>
                  <w:r w:rsidDel="00000000" w:rsidR="00000000" w:rsidRPr="00000000">
                    <w:rPr>
                      <w:rFonts w:ascii="Cambria" w:cs="Cambria" w:eastAsia="Cambria" w:hAnsi="Cambria"/>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w:t>
                  </w:r>
                </w:sdtContent>
              </w:sdt>
            </w:ins>
          </w:sdtContent>
        </w:sdt>
        <w:sdt>
          <w:sdtPr>
            <w:id w:val="-923195156"/>
            <w:tag w:val="goog_rdk_4472"/>
          </w:sdtPr>
          <w:sdtContent>
            <w:ins w:author="SPILEO" w:id="270" w:date="2026-09-23T13:58:47Z"/>
            <w:sdt>
              <w:sdtPr>
                <w:id w:val="-1799244698"/>
                <w:tag w:val="goog_rdk_4473"/>
              </w:sdtPr>
              <w:sdtContent>
                <w:ins w:author="SPILEO" w:id="270" w:date="2026-09-23T13:58:47Z">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current</w:t>
                  </w:r>
                </w:ins>
              </w:sdtContent>
            </w:sdt>
            <w:ins w:author="SPILEO" w:id="270" w:date="2026-09-23T13:58:47Z"/>
          </w:sdtContent>
        </w:sdt>
        <w:sdt>
          <w:sdtPr>
            <w:id w:val="-637339915"/>
            <w:tag w:val="goog_rdk_4474"/>
          </w:sdtPr>
          <w:sdtContent>
            <w:ins w:author="Anonymous" w:id="256" w:date="2026-09-23T05:57:16Z">
              <w:sdt>
                <w:sdtPr>
                  <w:id w:val="2044638025"/>
                  <w:tag w:val="goog_rdk_4475"/>
                </w:sdtPr>
                <w:sdtContent>
                  <w:del w:author="SPILEO" w:id="270" w:date="2026-09-23T13:58:47Z"/>
                </w:sdtContent>
              </w:sdt>
            </w:ins>
            <w:sdt>
              <w:sdtPr>
                <w:id w:val="-898127439"/>
                <w:tag w:val="goog_rdk_4476"/>
              </w:sdtPr>
              <w:sdtContent>
                <w:ins w:author="Anonymous" w:id="256" w:date="2026-09-23T05:57:16Z">
                  <w:del w:author="SPILEO" w:id="270" w:date="2026-09-23T13:58:47Z">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cbcerent</w:delText>
                    </w:r>
                  </w:del>
                </w:ins>
              </w:sdtContent>
            </w:sdt>
            <w:ins w:author="Anonymous" w:id="256" w:date="2026-09-23T05:57:16Z">
              <w:del w:author="SPILEO" w:id="270" w:date="2026-09-23T13:58:47Z"/>
              <w:sdt>
                <w:sdtPr>
                  <w:id w:val="673633863"/>
                  <w:tag w:val="goog_rdk_4477"/>
                </w:sdtPr>
                <w:sdtContent>
                  <w:r w:rsidDel="00000000" w:rsidR="00000000" w:rsidRPr="00000000">
                    <w:rPr>
                      <w:rFonts w:ascii="Cambria" w:cs="Cambria" w:eastAsia="Cambria" w:hAnsi="Cambria"/>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life needs—like home decor, event planning, or jewelry shopping—can be overwhelming due to the wide variety of products, platforms, and price ranges. </w:t>
                  </w:r>
                </w:sdtContent>
              </w:sdt>
              <w:sdt>
                <w:sdtPr>
                  <w:id w:val="35109008"/>
                  <w:tag w:val="goog_rdk_4478"/>
                </w:sdtPr>
                <w:sdtContent>
                  <w:r w:rsidDel="00000000" w:rsidR="00000000" w:rsidRPr="00000000">
                    <w:rPr>
                      <w:rFonts w:ascii="Cambria" w:cs="Cambria" w:eastAsia="Cambria" w:hAnsi="Cambria"/>
                      <w:b w:val="1"/>
                      <w:bCs w:val="1"/>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PocketSmart AI</w:t>
                  </w:r>
                </w:sdtContent>
              </w:sdt>
              <w:sdt>
                <w:sdtPr>
                  <w:id w:val="-66093542"/>
                  <w:tag w:val="goog_rdk_4479"/>
                </w:sdtPr>
                <w:sdtContent>
                  <w:r w:rsidDel="00000000" w:rsidR="00000000" w:rsidRPr="00000000">
                    <w:rPr>
                      <w:rFonts w:ascii="Cambria" w:cs="Cambria" w:eastAsia="Cambria" w:hAnsi="Cambria"/>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addresses this challenge through a </w:t>
                  </w:r>
                </w:sdtContent>
              </w:sdt>
              <w:sdt>
                <w:sdtPr>
                  <w:id w:val="-522977234"/>
                  <w:tag w:val="goog_rdk_4480"/>
                </w:sdtPr>
                <w:sdtContent>
                  <w:r w:rsidDel="00000000" w:rsidR="00000000" w:rsidRPr="00000000">
                    <w:rPr>
                      <w:rFonts w:ascii="Cambria" w:cs="Cambria" w:eastAsia="Cambria" w:hAnsi="Cambria"/>
                      <w:b w:val="1"/>
                      <w:bCs w:val="1"/>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GenAI-powered, cross-platform recommendation system</w:t>
                  </w:r>
                </w:sdtContent>
              </w:sdt>
              <w:sdt>
                <w:sdtPr>
                  <w:id w:val="336527203"/>
                  <w:tag w:val="goog_rdk_4481"/>
                </w:sdtPr>
                <w:sdtContent>
                  <w:r w:rsidDel="00000000" w:rsidR="00000000" w:rsidRPr="00000000">
                    <w:rPr>
                      <w:rFonts w:ascii="Cambria" w:cs="Cambria" w:eastAsia="Cambria" w:hAnsi="Cambria"/>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that delivers personalized, budget-based suggestions for products and services.Using </w:t>
                  </w:r>
                </w:sdtContent>
              </w:sdt>
              <w:sdt>
                <w:sdtPr>
                  <w:id w:val="193429895"/>
                  <w:tag w:val="goog_rdk_4482"/>
                </w:sdtPr>
                <w:sdtContent>
                  <w:r w:rsidDel="00000000" w:rsidR="00000000" w:rsidRPr="00000000">
                    <w:rPr>
                      <w:rFonts w:ascii="Cambria" w:cs="Cambria" w:eastAsia="Cambria" w:hAnsi="Cambria"/>
                      <w:b w:val="1"/>
                      <w:bCs w:val="1"/>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Gemini 1.5 Flash Pro</w:t>
                  </w:r>
                </w:sdtContent>
              </w:sdt>
              <w:sdt>
                <w:sdtPr>
                  <w:id w:val="-170504131"/>
                  <w:tag w:val="goog_rdk_4483"/>
                </w:sdtPr>
                <w:sdtContent>
                  <w:r w:rsidDel="00000000" w:rsidR="00000000" w:rsidRPr="00000000">
                    <w:rPr>
                      <w:rFonts w:ascii="Cambria" w:cs="Cambria" w:eastAsia="Cambria" w:hAnsi="Cambria"/>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PocketSmart AI analyzes user preferences, budgets, and contextual needs to generate curated recommendations from popular platforms such as </w:t>
                  </w:r>
                </w:sdtContent>
              </w:sdt>
              <w:sdt>
                <w:sdtPr>
                  <w:id w:val="148357351"/>
                  <w:tag w:val="goog_rdk_4484"/>
                </w:sdtPr>
                <w:sdtContent>
                  <w:r w:rsidDel="00000000" w:rsidR="00000000" w:rsidRPr="00000000">
                    <w:rPr>
                      <w:rFonts w:ascii="Cambria" w:cs="Cambria" w:eastAsia="Cambria" w:hAnsi="Cambria"/>
                      <w:b w:val="1"/>
                      <w:bCs w:val="1"/>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Amazon, Flipkart, IKEA, Swiggy, Zomato, OYO</w:t>
                  </w:r>
                </w:sdtContent>
              </w:sdt>
              <w:sdt>
                <w:sdtPr>
                  <w:id w:val="-848240620"/>
                  <w:tag w:val="goog_rdk_4485"/>
                </w:sdtPr>
                <w:sdtContent>
                  <w:r w:rsidDel="00000000" w:rsidR="00000000" w:rsidRPr="00000000">
                    <w:rPr>
                      <w:rFonts w:ascii="Cambria" w:cs="Cambria" w:eastAsia="Cambria" w:hAnsi="Cambria"/>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and more. The platform helps users plan interior designs, parties, and even select matching jewelry for special occasions—all within their defined budgets.PocketSmart AI transforms budgeting into an intelligent, user-friendly experience through its smart planners, adaptive forms, and recommendation engine that bridges multiple categories and e-commerce ecosystems.</w:t>
                  </w:r>
                </w:sdtContent>
              </w:sdt>
            </w:ins>
          </w:sdtContent>
        </w:sdt>
      </w:p>
    </w:sdtContent>
  </w:sdt>
  <w:sdt>
    <w:sdtPr>
      <w:id w:val="212201924"/>
      <w:tag w:val="goog_rdk_4490"/>
    </w:sdtPr>
    <w:sdtContent>
      <w:p w:rsidR="00000000" w:rsidDel="00000000" w:rsidP="00000000" w:rsidRDefault="00000000" w:rsidRPr="00000000" w14:paraId="00000379">
        <w:pPr>
          <w:pStyle w:val="Subtitle"/>
          <w:tabs>
            <w:tab w:val="center" w:leader="none" w:pos="4513"/>
            <w:tab w:val="right" w:leader="none" w:pos="9026"/>
          </w:tabs>
          <w:spacing w:after="280" w:before="280" w:lineRule="auto"/>
          <w:jc w:val="both"/>
          <w:rPr>
            <w:ins w:author="Anonymous" w:id="256" w:date="2026-09-23T05:57:16Z"/>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Johnson k" w:id="0" w:date="2026-09-24T04:08:30Z">
            <w:pPr>
              <w:tabs>
                <w:tab w:val="center" w:leader="none" w:pos="4513"/>
                <w:tab w:val="right" w:leader="none" w:pos="9026"/>
              </w:tabs>
              <w:spacing w:after="280" w:before="280" w:lineRule="auto"/>
              <w:jc w:val="both"/>
            </w:pPr>
          </w:pPrChange>
        </w:pPr>
        <w:sdt>
          <w:sdtPr>
            <w:id w:val="-1429186197"/>
            <w:tag w:val="goog_rdk_4487"/>
          </w:sdtPr>
          <w:sdtContent>
            <w:ins w:author="Anonymous" w:id="256" w:date="2026-09-23T05:57:16Z"/>
            <w:sdt>
              <w:sdtPr>
                <w:id w:val="-598863164"/>
                <w:tag w:val="goog_rdk_4488"/>
              </w:sdtPr>
              <w:sdtContent>
                <w:ins w:author="Anonymous" w:id="256" w:date="2026-09-23T05:57:16Z">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Scenario 1: Home Interior Planning with Smart Budget Allocation</w:t>
                  </w:r>
                </w:ins>
              </w:sdtContent>
            </w:sdt>
            <w:ins w:author="Anonymous" w:id="256" w:date="2026-09-23T05:57:16Z">
              <w:sdt>
                <w:sdtPr>
                  <w:id w:val="-1303130384"/>
                  <w:tag w:val="goog_rdk_4489"/>
                </w:sdtPr>
                <w:sdtContent>
                  <w:r w:rsidDel="00000000" w:rsidR="00000000" w:rsidRPr="00000000">
                    <w:rPr>
                      <w:rtl w:val="0"/>
                    </w:rPr>
                  </w:r>
                </w:sdtContent>
              </w:sdt>
            </w:ins>
          </w:sdtContent>
        </w:sdt>
      </w:p>
    </w:sdtContent>
  </w:sdt>
  <w:sdt>
    <w:sdtPr>
      <w:id w:val="-67462203"/>
      <w:tag w:val="goog_rdk_4501"/>
    </w:sdtPr>
    <w:sdtContent>
      <w:p w:rsidR="00000000" w:rsidDel="00000000" w:rsidP="00000000" w:rsidRDefault="00000000" w:rsidRPr="00000000" w14:paraId="0000037A">
        <w:pPr>
          <w:pStyle w:val="Subtitle"/>
          <w:tabs>
            <w:tab w:val="center" w:leader="none" w:pos="4513"/>
            <w:tab w:val="right" w:leader="none" w:pos="9026"/>
          </w:tabs>
          <w:spacing w:after="240" w:before="240" w:lineRule="auto"/>
          <w:jc w:val="both"/>
          <w:rPr>
            <w:ins w:author="Anonymous" w:id="256" w:date="2026-09-23T05:57:16Z"/>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Johnson k" w:id="0" w:date="2026-09-24T04:08:30Z">
            <w:pPr>
              <w:tabs>
                <w:tab w:val="center" w:leader="none" w:pos="4513"/>
                <w:tab w:val="right" w:leader="none" w:pos="9026"/>
              </w:tabs>
              <w:spacing w:after="240" w:before="240" w:lineRule="auto"/>
              <w:jc w:val="both"/>
            </w:pPr>
          </w:pPrChange>
        </w:pPr>
        <w:sdt>
          <w:sdtPr>
            <w:id w:val="2079261272"/>
            <w:tag w:val="goog_rdk_4491"/>
          </w:sdtPr>
          <w:sdtContent>
            <w:ins w:author="Anonymous" w:id="256" w:date="2026-09-23T05:57:16Z"/>
            <w:sdt>
              <w:sdtPr>
                <w:id w:val="-1116264277"/>
                <w:tag w:val="goog_rdk_4492"/>
              </w:sdtPr>
              <w:sdtContent>
                <w:ins w:author="Anonymous" w:id="256" w:date="2026-09-23T05:57:16Z">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Users begin by selecting the </w:t>
                  </w:r>
                </w:ins>
              </w:sdtContent>
            </w:sdt>
            <w:ins w:author="Anonymous" w:id="256" w:date="2026-09-23T05:57:16Z">
              <w:sdt>
                <w:sdtPr>
                  <w:id w:val="1183916447"/>
                  <w:tag w:val="goog_rdk_4493"/>
                </w:sdtPr>
                <w:sdtContent>
                  <w:r w:rsidDel="00000000" w:rsidR="00000000" w:rsidRPr="00000000">
                    <w:rPr>
                      <w:b w:val="1"/>
                      <w:bCs w:val="1"/>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Home Budget Planner</w:t>
                  </w:r>
                </w:sdtContent>
              </w:sdt>
              <w:sdt>
                <w:sdtPr>
                  <w:id w:val="2046566535"/>
                  <w:tag w:val="goog_rdk_4494"/>
                </w:sdtPr>
                <w:sdtContent>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After entering their budget, they specify room types (e.g., Living Room, Kitchen, Bedroom) and quantities for lights, ceiling fans, dining tables, etc. Gemini 1.5 Flash Pro processes this data and recommends cost-effective options for each category across platforms like IKEA and Amazon.Recommendations are balanced across </w:t>
                  </w:r>
                </w:sdtContent>
              </w:sdt>
            </w:ins>
          </w:sdtContent>
        </w:sdt>
        <w:sdt>
          <w:sdtPr>
            <w:id w:val="1195712548"/>
            <w:tag w:val="goog_rdk_4495"/>
          </w:sdtPr>
          <w:sdtContent>
            <w:ins w:author="SPILEO" w:id="271" w:date="2026-09-23T13:58:47Z"/>
            <w:sdt>
              <w:sdtPr>
                <w:id w:val="-8447636"/>
                <w:tag w:val="goog_rdk_4496"/>
              </w:sdtPr>
              <w:sdtContent>
                <w:ins w:author="SPILEO" w:id="271" w:date="2026-09-23T13:58:47Z">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functionality</w:t>
                  </w:r>
                </w:ins>
              </w:sdtContent>
            </w:sdt>
            <w:ins w:author="SPILEO" w:id="271" w:date="2026-09-23T13:58:47Z"/>
          </w:sdtContent>
        </w:sdt>
        <w:sdt>
          <w:sdtPr>
            <w:id w:val="-1383544498"/>
            <w:tag w:val="goog_rdk_4497"/>
          </w:sdtPr>
          <w:sdtContent>
            <w:ins w:author="Anonymous" w:id="256" w:date="2026-09-23T05:57:16Z">
              <w:sdt>
                <w:sdtPr>
                  <w:id w:val="197553080"/>
                  <w:tag w:val="goog_rdk_4498"/>
                </w:sdtPr>
                <w:sdtContent>
                  <w:del w:author="SPILEO" w:id="271" w:date="2026-09-23T13:58:47Z"/>
                </w:sdtContent>
              </w:sdt>
            </w:ins>
            <w:sdt>
              <w:sdtPr>
                <w:id w:val="-772969787"/>
                <w:tag w:val="goog_rdk_4499"/>
              </w:sdtPr>
              <w:sdtContent>
                <w:ins w:author="Anonymous" w:id="256" w:date="2026-09-23T05:57:16Z">
                  <w:del w:author="SPILEO" w:id="271" w:date="2026-09-23T13:58:47Z">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tfunctionality</w:delText>
                    </w:r>
                  </w:del>
                </w:ins>
              </w:sdtContent>
            </w:sdt>
            <w:ins w:author="Anonymous" w:id="256" w:date="2026-09-23T05:57:16Z">
              <w:del w:author="SPILEO" w:id="271" w:date="2026-09-23T13:58:47Z"/>
              <w:sdt>
                <w:sdtPr>
                  <w:id w:val="614514012"/>
                  <w:tag w:val="goog_rdk_4500"/>
                </w:sdtPr>
                <w:sdtContent>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style, and price, ensuring users can decorate their spaces beautifully without overspending.</w:t>
                  </w:r>
                </w:sdtContent>
              </w:sdt>
            </w:ins>
          </w:sdtContent>
        </w:sdt>
      </w:p>
    </w:sdtContent>
  </w:sdt>
  <w:sdt>
    <w:sdtPr>
      <w:id w:val="-1656037464"/>
      <w:tag w:val="goog_rdk_4504"/>
    </w:sdtPr>
    <w:sdtContent>
      <w:p w:rsidR="00000000" w:rsidDel="00000000" w:rsidP="00000000" w:rsidRDefault="00000000" w:rsidRPr="00000000" w14:paraId="0000037B">
        <w:pPr>
          <w:pStyle w:val="Subtitle"/>
          <w:tabs>
            <w:tab w:val="center" w:leader="none" w:pos="4513"/>
            <w:tab w:val="right" w:leader="none" w:pos="9026"/>
          </w:tabs>
          <w:spacing w:after="280" w:before="280" w:lineRule="auto"/>
          <w:jc w:val="both"/>
          <w:rPr>
            <w:ins w:author="Anonymous" w:id="256" w:date="2026-09-23T05:57:16Z"/>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Johnson k" w:id="0" w:date="2026-09-24T04:08:30Z">
            <w:pPr>
              <w:tabs>
                <w:tab w:val="center" w:leader="none" w:pos="4513"/>
                <w:tab w:val="right" w:leader="none" w:pos="9026"/>
              </w:tabs>
              <w:spacing w:after="280" w:before="280" w:lineRule="auto"/>
              <w:jc w:val="both"/>
            </w:pPr>
          </w:pPrChange>
        </w:pPr>
        <w:sdt>
          <w:sdtPr>
            <w:id w:val="-477280841"/>
            <w:tag w:val="goog_rdk_4502"/>
          </w:sdtPr>
          <w:sdtContent>
            <w:ins w:author="Anonymous" w:id="256" w:date="2026-09-23T05:57:16Z"/>
            <w:sdt>
              <w:sdtPr>
                <w:id w:val="65563345"/>
                <w:tag w:val="goog_rdk_4503"/>
              </w:sdtPr>
              <w:sdtContent>
                <w:ins w:author="Anonymous" w:id="256" w:date="2026-09-23T05:57:16Z">
                  <w:r w:rsidDel="00000000" w:rsidR="00000000" w:rsidRPr="00000000">
                    <w:rPr>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Scenario 2: AI-Based Party Budget Planning</w:t>
                  </w:r>
                </w:ins>
              </w:sdtContent>
            </w:sdt>
            <w:ins w:author="Anonymous" w:id="256" w:date="2026-09-23T05:57:16Z"/>
          </w:sdtContent>
        </w:sdt>
      </w:p>
    </w:sdtContent>
  </w:sdt>
  <w:sdt>
    <w:sdtPr>
      <w:id w:val="-1661596001"/>
      <w:tag w:val="goog_rdk_4532"/>
    </w:sdtPr>
    <w:sdtContent>
      <w:p w:rsidR="00000000" w:rsidDel="00000000" w:rsidP="00000000" w:rsidRDefault="00000000" w:rsidRPr="00000000" w14:paraId="0000037C">
        <w:pPr>
          <w:pStyle w:val="Subtitle"/>
          <w:tabs>
            <w:tab w:val="center" w:leader="none" w:pos="4513"/>
            <w:tab w:val="right" w:leader="none" w:pos="9026"/>
          </w:tabs>
          <w:spacing w:line="240" w:lineRule="auto"/>
          <w:rPr>
            <w:rFonts w:ascii="Calibri" w:cs="Calibri" w:eastAsia="Calibri" w:hAnsi="Calibri"/>
            <w:vertAlign w:val="baseline"/>
            <w:rPrChange w:author="Johnson k" w:id="250" w:date="2026-09-24T04:08:30Z">
              <w:rPr>
                <w:rFonts w:ascii="Calibri" w:cs="Calibri" w:eastAsia="Calibri" w:hAnsi="Calibri"/>
                <w:b w:val="0"/>
                <w:bCs w:val="0"/>
                <w:i w:val="0"/>
                <w:iCs w:val="0"/>
                <w:smallCaps w:val="0"/>
                <w:strike w:val="0"/>
                <w:color w:val="000000"/>
                <w:sz w:val="22"/>
                <w:szCs w:val="22"/>
                <w:u w:val="none"/>
                <w:shd w:fill="auto" w:val="clear"/>
                <w:vertAlign w:val="baseline"/>
              </w:rPr>
            </w:rPrChange>
          </w:rPr>
          <w:pPrChange w:author="Johnson k" w:id="0" w:date="2026-09-24T04:08:30Z">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pPr>
          </w:pPrChange>
        </w:pPr>
        <w:sdt>
          <w:sdtPr>
            <w:id w:val="1216585023"/>
            <w:tag w:val="goog_rdk_4505"/>
          </w:sdtPr>
          <w:sdtContent>
            <w:ins w:author="Anonymous" w:id="256" w:date="2026-09-23T05:57:16Z"/>
            <w:sdt>
              <w:sdtPr>
                <w:id w:val="-1822196655"/>
                <w:tag w:val="goog_rdk_4506"/>
              </w:sdtPr>
              <w:sdtContent>
                <w:ins w:author="Anonymous" w:id="256" w:date="2026-09-23T05:57:16Z">
                  <w:r w:rsidDel="00000000" w:rsidR="00000000" w:rsidRPr="00000000">
                    <w:rPr>
                      <w:rFonts w:ascii="Cambria" w:cs="Cambria" w:eastAsia="Cambria" w:hAnsi="Cambria"/>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In the </w:t>
                  </w:r>
                </w:ins>
              </w:sdtContent>
            </w:sdt>
            <w:ins w:author="Anonymous" w:id="256" w:date="2026-09-23T05:57:16Z">
              <w:sdt>
                <w:sdtPr>
                  <w:id w:val="-1437658932"/>
                  <w:tag w:val="goog_rdk_4507"/>
                </w:sdtPr>
                <w:sdtContent>
                  <w:r w:rsidDel="00000000" w:rsidR="00000000" w:rsidRPr="00000000">
                    <w:rPr>
                      <w:rFonts w:ascii="Cambria" w:cs="Cambria" w:eastAsia="Cambria" w:hAnsi="Cambria"/>
                      <w:b w:val="1"/>
                      <w:bCs w:val="1"/>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Party Planner</w:t>
                  </w:r>
                </w:sdtContent>
              </w:sdt>
              <w:sdt>
                <w:sdtPr>
                  <w:id w:val="1645329666"/>
                  <w:tag w:val="goog_rdk_4508"/>
                </w:sdtPr>
                <w:sdtContent>
                  <w:r w:rsidDel="00000000" w:rsidR="00000000" w:rsidRPr="00000000">
                    <w:rPr>
                      <w:rFonts w:ascii="Cambria" w:cs="Cambria" w:eastAsia="Cambria" w:hAnsi="Cambria"/>
                      <w:rtl w:val="0"/>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users input their total budget, guest count, event type, and venue details. </w:t>
                  </w:r>
                </w:sdtContent>
              </w:sdt>
            </w:ins>
          </w:sdtContent>
        </w:sdt>
        <w:sdt>
          <w:sdtPr>
            <w:id w:val="-802660534"/>
            <w:tag w:val="goog_rdk_4509"/>
          </w:sdtPr>
          <w:sdtContent>
            <w:ins w:author="Anonymous" w:id="272" w:date="2026-09-23T05:53:46Z">
              <w:r w:rsidDel="00000000" w:rsidR="00000000" w:rsidRPr="00000000">
                <w:rPr>
                  <w:rFonts w:ascii="Cambria" w:cs="Cambria" w:eastAsia="Cambria" w:hAnsi="Cambria"/>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71550" cy="4356100"/>
                    <wp:effectExtent b="0" l="0" r="0" t="0"/>
                    <wp:docPr id="171"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771550" cy="4356100"/>
                            </a:xfrm>
                            <a:prstGeom prst="rect"/>
                            <a:ln/>
                          </pic:spPr>
                        </pic:pic>
                      </a:graphicData>
                    </a:graphic>
                  </wp:inline>
                </w:drawing>
              </w:r>
            </w:ins>
          </w:sdtContent>
        </w:sdt>
        <w:sdt>
          <w:sdtPr>
            <w:id w:val="449375282"/>
            <w:tag w:val="goog_rdk_4510"/>
          </w:sdtPr>
          <w:sdtContent>
            <w:ins w:author="Anonymous" w:id="273" w:date="2026-09-23T04:15:05Z">
              <w:r w:rsidDel="00000000" w:rsidR="00000000" w:rsidRPr="00000000">
                <w:rPr>
                  <w:rFonts w:ascii="Cambria" w:cs="Cambria" w:eastAsia="Cambria" w:hAnsi="Cambria"/>
                  <w:sz w:val="24"/>
                  <w:szCs w:val="24"/>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7620000" cy="3606800"/>
                    <wp:effectExtent b="0" l="0" r="0" t="0"/>
                    <wp:docPr id="245" name="image40.png"/>
                    <a:graphic>
                      <a:graphicData uri="http://schemas.openxmlformats.org/drawingml/2006/picture">
                        <pic:pic>
                          <pic:nvPicPr>
                            <pic:cNvPr id="0" name="image40.png"/>
                            <pic:cNvPicPr preferRelativeResize="0"/>
                          </pic:nvPicPr>
                          <pic:blipFill>
                            <a:blip r:embed="rId9"/>
                            <a:srcRect b="46123" l="-909" r="909" t="-46123"/>
                            <a:stretch>
                              <a:fillRect/>
                            </a:stretch>
                          </pic:blipFill>
                          <pic:spPr>
                            <a:xfrm>
                              <a:off x="0" y="0"/>
                              <a:ext cx="7620000" cy="3606800"/>
                            </a:xfrm>
                            <a:prstGeom prst="rect"/>
                            <a:ln/>
                          </pic:spPr>
                        </pic:pic>
                      </a:graphicData>
                    </a:graphic>
                  </wp:inline>
                </w:drawing>
              </w:r>
            </w:ins>
          </w:sdtContent>
        </w:sdt>
        <w:sdt>
          <w:sdtPr>
            <w:id w:val="881934156"/>
            <w:tag w:val="goog_rdk_4511"/>
          </w:sdtPr>
          <w:sdtContent>
            <w:ins w:author="Poo Vu" w:id="274" w:date="2026-09-22T05:10:48Z">
              <w:sdt>
                <w:sdtPr>
                  <w:id w:val="-656813090"/>
                  <w:tag w:val="goog_rdk_4512"/>
                </w:sdtPr>
                <w:sdtContent>
                  <w:del w:author="Pradeep" w:id="275" w:date="2026-09-22T16:57:49Z">
                    <w:r w:rsidDel="00000000" w:rsidR="00000000" w:rsidRPr="00000000">
                      <w:rPr>
                        <w:rFonts w:ascii="Cambria" w:cs="Cambria" w:eastAsia="Cambria" w:hAnsi="Cambria"/>
                        <w:sz w:val="24"/>
                        <w:szCs w:val="24"/>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34050" cy="1653857"/>
                          <wp:effectExtent b="0" l="0" r="0" t="0"/>
                          <wp:docPr id="160"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734050" cy="1653857"/>
                                  </a:xfrm>
                                  <a:prstGeom prst="rect"/>
                                  <a:ln/>
                                </pic:spPr>
                              </pic:pic>
                            </a:graphicData>
                          </a:graphic>
                        </wp:inline>
                      </w:drawing>
                    </w:r>
                  </w:del>
                </w:sdtContent>
              </w:sdt>
            </w:ins>
          </w:sdtContent>
        </w:sdt>
        <w:sdt>
          <w:sdtPr>
            <w:id w:val="504643912"/>
            <w:tag w:val="goog_rdk_4513"/>
          </w:sdtPr>
          <w:sdtContent>
            <w:ins w:author="Mohana sundhiri Mona" w:id="276" w:date="2026-09-22T08:52:40Z">
              <w:sdt>
                <w:sdtPr>
                  <w:id w:val="1202371824"/>
                  <w:tag w:val="goog_rdk_4514"/>
                </w:sdtPr>
                <w:sdtContent>
                  <w:del w:author="Abi Kutty" w:id="117" w:date="2026-09-22T07:08:41Z">
                    <w:r w:rsidDel="00000000" w:rsidR="00000000" w:rsidRPr="00000000">
                      <w:rPr>
                        <w:rFonts w:ascii="Cambria" w:cs="Cambria" w:eastAsia="Cambria" w:hAnsi="Cambria"/>
                        <w:sz w:val="24"/>
                        <w:szCs w:val="24"/>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6563813" cy="2733675"/>
                          <wp:effectExtent b="0" l="0" r="0" t="0"/>
                          <wp:docPr id="202" name="image40.png"/>
                          <a:graphic>
                            <a:graphicData uri="http://schemas.openxmlformats.org/drawingml/2006/picture">
                              <pic:pic>
                                <pic:nvPicPr>
                                  <pic:cNvPr id="0" name="image40.png"/>
                                  <pic:cNvPicPr preferRelativeResize="0"/>
                                </pic:nvPicPr>
                                <pic:blipFill>
                                  <a:blip r:embed="rId9"/>
                                  <a:srcRect b="46123" l="-909" r="909" t="-46123"/>
                                  <a:stretch>
                                    <a:fillRect/>
                                  </a:stretch>
                                </pic:blipFill>
                                <pic:spPr>
                                  <a:xfrm>
                                    <a:off x="0" y="0"/>
                                    <a:ext cx="6563813" cy="2733675"/>
                                  </a:xfrm>
                                  <a:prstGeom prst="rect"/>
                                  <a:ln/>
                                </pic:spPr>
                              </pic:pic>
                            </a:graphicData>
                          </a:graphic>
                        </wp:inline>
                      </w:drawing>
                    </w:r>
                  </w:del>
                </w:sdtContent>
              </w:sdt>
            </w:ins>
          </w:sdtContent>
        </w:sdt>
        <w:sdt>
          <w:sdtPr>
            <w:id w:val="934747427"/>
            <w:tag w:val="goog_rdk_4515"/>
          </w:sdtPr>
          <w:sdtContent>
            <w:del w:author="Abi Kutty" w:id="117" w:date="2026-09-22T07:08:41Z"/>
          </w:sdtContent>
        </w:sdt>
        <w:sdt>
          <w:sdtPr>
            <w:id w:val="673935667"/>
            <w:tag w:val="goog_rdk_4516"/>
          </w:sdtPr>
          <w:sdtContent>
            <w:ins w:author="Ravi Varma" w:id="277" w:date="2026-09-22T04:21:05Z">
              <w:sdt>
                <w:sdtPr>
                  <w:id w:val="1764415047"/>
                  <w:tag w:val="goog_rdk_4517"/>
                </w:sdtPr>
                <w:sdtContent>
                  <w:del w:author="Abi Kutty" w:id="117" w:date="2026-09-22T07:08:41Z">
                    <w:r w:rsidDel="00000000" w:rsidR="00000000" w:rsidRPr="00000000">
                      <w:rPr>
                        <w:rFonts w:ascii="Cambria" w:cs="Cambria" w:eastAsia="Cambria" w:hAnsi="Cambria"/>
                        <w:b w:val="1"/>
                        <w:bCs w:val="1"/>
                        <w:rPrChange w:author="Ravi Varma" w:id="278" w:date="2026-09-22T04:21:05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31200" cy="4851400"/>
                          <wp:effectExtent b="25400" l="25400" r="25400" t="25400"/>
                          <wp:docPr id="207" name="image55.png"/>
                          <a:graphic>
                            <a:graphicData uri="http://schemas.openxmlformats.org/drawingml/2006/picture">
                              <pic:pic>
                                <pic:nvPicPr>
                                  <pic:cNvPr id="0" name="image55.png"/>
                                  <pic:cNvPicPr preferRelativeResize="0"/>
                                </pic:nvPicPr>
                                <pic:blipFill>
                                  <a:blip r:embed="rId10"/>
                                  <a:srcRect b="0" l="0" r="0" t="0"/>
                                  <a:stretch>
                                    <a:fillRect/>
                                  </a:stretch>
                                </pic:blipFill>
                                <pic:spPr>
                                  <a:xfrm>
                                    <a:off x="0" y="0"/>
                                    <a:ext cx="5731200" cy="4851400"/>
                                  </a:xfrm>
                                  <a:prstGeom prst="rect"/>
                                  <a:ln w="25400">
                                    <a:solidFill>
                                      <a:srgbClr val="0000FF"/>
                                    </a:solidFill>
                                    <a:prstDash val="solid"/>
                                  </a:ln>
                                </pic:spPr>
                              </pic:pic>
                            </a:graphicData>
                          </a:graphic>
                        </wp:inline>
                      </w:drawing>
                    </w:r>
                  </w:del>
                </w:sdtContent>
              </w:sdt>
            </w:ins>
          </w:sdtContent>
        </w:sdt>
        <w:sdt>
          <w:sdtPr>
            <w:id w:val="1568290283"/>
            <w:tag w:val="goog_rdk_4518"/>
          </w:sdtPr>
          <w:sdtContent>
            <w:del w:author="Abi Kutty" w:id="117" w:date="2026-09-22T07:08:41Z"/>
          </w:sdtContent>
        </w:sdt>
        <w:sdt>
          <w:sdtPr>
            <w:id w:val="-1011234520"/>
            <w:tag w:val="goog_rdk_4519"/>
          </w:sdtPr>
          <w:sdtContent>
            <w:ins w:author="Anonymous" w:id="279" w:date="2026-09-22T03:58:37Z">
              <w:sdt>
                <w:sdtPr>
                  <w:id w:val="1586098401"/>
                  <w:tag w:val="goog_rdk_4520"/>
                </w:sdtPr>
                <w:sdtContent>
                  <w:del w:author="Abi Kutty" w:id="117" w:date="2026-09-22T07:08:41Z">
                    <w:r w:rsidDel="00000000" w:rsidR="00000000" w:rsidRPr="00000000">
                      <w:rPr>
                        <w:rFonts w:ascii="Cambria" w:cs="Cambria" w:eastAsia="Cambria" w:hAnsi="Cambria"/>
                        <w:b w:val="1"/>
                        <w:bCs w:val="1"/>
                        <w:sz w:val="24"/>
                        <w:szCs w:val="24"/>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31200" cy="4546600"/>
                          <wp:effectExtent b="0" l="0" r="0" t="0"/>
                          <wp:docPr id="218" name="image38.png"/>
                          <a:graphic>
                            <a:graphicData uri="http://schemas.openxmlformats.org/drawingml/2006/picture">
                              <pic:pic>
                                <pic:nvPicPr>
                                  <pic:cNvPr id="0" name="image38.png"/>
                                  <pic:cNvPicPr preferRelativeResize="0"/>
                                </pic:nvPicPr>
                                <pic:blipFill>
                                  <a:blip r:embed="rId1"/>
                                  <a:srcRect b="0" l="0" r="0" t="0"/>
                                  <a:stretch>
                                    <a:fillRect/>
                                  </a:stretch>
                                </pic:blipFill>
                                <pic:spPr>
                                  <a:xfrm>
                                    <a:off x="0" y="0"/>
                                    <a:ext cx="5731200" cy="4546600"/>
                                  </a:xfrm>
                                  <a:prstGeom prst="rect"/>
                                  <a:ln/>
                                </pic:spPr>
                              </pic:pic>
                            </a:graphicData>
                          </a:graphic>
                        </wp:inline>
                      </w:drawing>
                    </w:r>
                  </w:del>
                </w:sdtContent>
              </w:sdt>
            </w:ins>
          </w:sdtContent>
        </w:sdt>
        <w:sdt>
          <w:sdtPr>
            <w:id w:val="543225180"/>
            <w:tag w:val="goog_rdk_4521"/>
          </w:sdtPr>
          <w:sdtContent>
            <w:del w:author="Abi Kutty" w:id="117" w:date="2026-09-22T07:08:41Z"/>
          </w:sdtContent>
        </w:sdt>
        <w:sdt>
          <w:sdtPr>
            <w:id w:val="-85398361"/>
            <w:tag w:val="goog_rdk_4522"/>
          </w:sdtPr>
          <w:sdtContent>
            <w:ins w:author="MR DHIVA OFFICIAL" w:id="280" w:date="2026-09-22T03:20:41Z">
              <w:sdt>
                <w:sdtPr>
                  <w:id w:val="-729606002"/>
                  <w:tag w:val="goog_rdk_4523"/>
                </w:sdtPr>
                <w:sdtContent>
                  <w:del w:author="Abi Kutty" w:id="117" w:date="2026-09-22T07:08:41Z">
                    <w:r w:rsidDel="00000000" w:rsidR="00000000" w:rsidRPr="00000000">
                      <w:rPr>
                        <w:rFonts w:ascii="Cambria" w:cs="Cambria" w:eastAsia="Cambria" w:hAnsi="Cambria"/>
                        <w:b w:val="1"/>
                        <w:bCs w:val="1"/>
                        <w:sz w:val="24"/>
                        <w:szCs w:val="24"/>
                        <w:rPrChange w:author="Johnson k" w:id="250"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31200" cy="4546600"/>
                          <wp:effectExtent b="0" l="0" r="0" t="0"/>
                          <wp:docPr id="199" name="image38.png"/>
                          <a:graphic>
                            <a:graphicData uri="http://schemas.openxmlformats.org/drawingml/2006/picture">
                              <pic:pic>
                                <pic:nvPicPr>
                                  <pic:cNvPr id="0" name="image38.png"/>
                                  <pic:cNvPicPr preferRelativeResize="0"/>
                                </pic:nvPicPr>
                                <pic:blipFill>
                                  <a:blip r:embed="rId1"/>
                                  <a:srcRect b="0" l="0" r="0" t="0"/>
                                  <a:stretch>
                                    <a:fillRect/>
                                  </a:stretch>
                                </pic:blipFill>
                                <pic:spPr>
                                  <a:xfrm>
                                    <a:off x="0" y="0"/>
                                    <a:ext cx="5731200" cy="4546600"/>
                                  </a:xfrm>
                                  <a:prstGeom prst="rect"/>
                                  <a:ln/>
                                </pic:spPr>
                              </pic:pic>
                            </a:graphicData>
                          </a:graphic>
                        </wp:inline>
                      </w:drawing>
                    </w:r>
                  </w:del>
                </w:sdtContent>
              </w:sdt>
            </w:ins>
          </w:sdtContent>
        </w:sdt>
        <w:sdt>
          <w:sdtPr>
            <w:id w:val="-557125472"/>
            <w:tag w:val="goog_rdk_4524"/>
          </w:sdtPr>
          <w:sdtContent>
            <w:del w:author="Abi Kutty" w:id="117" w:date="2026-09-22T07:08:41Z">
              <w:r w:rsidDel="00000000" w:rsidR="00000000" w:rsidRPr="00000000">
                <w:rPr>
                  <w:rFonts w:ascii="Calibri" w:cs="Calibri" w:eastAsia="Calibri" w:hAnsi="Calibri"/>
                  <w:vertAlign w:val="baseline"/>
                  <w:rPrChange w:author="Johnson k" w:id="250" w:date="2026-09-24T04:08:30Z">
                    <w:rPr>
                      <w:rFonts w:ascii="Calibri" w:cs="Calibri" w:eastAsia="Calibri" w:hAnsi="Calibri"/>
                      <w:b w:val="0"/>
                      <w:bCs w:val="0"/>
                      <w:i w:val="0"/>
                      <w:iCs w:val="0"/>
                      <w:smallCaps w:val="0"/>
                      <w:strike w:val="0"/>
                      <w:color w:val="000000"/>
                      <w:sz w:val="22"/>
                      <w:szCs w:val="22"/>
                      <w:u w:val="none"/>
                      <w:shd w:fill="auto" w:val="clear"/>
                      <w:vertAlign w:val="baseline"/>
                    </w:rPr>
                  </w:rPrChange>
                </w:rPr>
                <w:drawing>
                  <wp:inline distB="0" distT="0" distL="0" distR="0">
                    <wp:extent cx="5731510" cy="830580"/>
                    <wp:effectExtent b="0" l="0" r="0" t="0"/>
                    <wp:docPr id="193"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5731510" cy="830580"/>
                            </a:xfrm>
                            <a:prstGeom prst="rect"/>
                            <a:ln/>
                          </pic:spPr>
                        </pic:pic>
                      </a:graphicData>
                    </a:graphic>
                  </wp:inline>
                </w:drawing>
              </w:r>
            </w:del>
          </w:sdtContent>
        </w:sdt>
        <w:sdt>
          <w:sdtPr>
            <w:id w:val="-1300664156"/>
            <w:tag w:val="goog_rdk_4525"/>
          </w:sdtPr>
          <w:sdtContent>
            <w:r w:rsidDel="00000000" w:rsidR="00000000" w:rsidRPr="00000000">
              <w:rPr>
                <w:rtl w:val="0"/>
              </w:rPr>
            </w:r>
          </w:sdtContent>
        </w:sdt>
        <w:sdt>
          <w:sdtPr>
            <w:id w:val="-714039395"/>
            <w:tag w:val="goog_rdk_4526"/>
          </w:sdtPr>
          <w:sdtContent>
            <w:ins w:author="Abi Kutty" w:id="117" w:date="2026-09-22T07:08:41Z">
              <w:sdt>
                <w:sdtPr>
                  <w:id w:val="2066691150"/>
                  <w:tag w:val="goog_rdk_4527"/>
                </w:sdtPr>
                <w:sdtContent>
                  <w:del w:author="Yuvanesh" w:id="281" w:date="2026-09-22T09:06:10Z">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5887538" cy="1657350"/>
                          <wp:effectExtent b="0" l="0" r="0" t="0"/>
                          <wp:wrapSquare wrapText="bothSides" distB="114300" distT="114300" distL="114300" distR="114300"/>
                          <wp:docPr id="224"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887538" cy="1657350"/>
                                  </a:xfrm>
                                  <a:prstGeom prst="rect"/>
                                  <a:ln/>
                                </pic:spPr>
                              </pic:pic>
                            </a:graphicData>
                          </a:graphic>
                        </wp:anchor>
                      </w:drawing>
                    </w:r>
                  </w:del>
                </w:sdtContent>
              </w:sdt>
            </w:ins>
          </w:sdtContent>
        </w:sdt>
        <w:sdt>
          <w:sdtPr>
            <w:id w:val="1278300747"/>
            <w:tag w:val="goog_rdk_4528"/>
          </w:sdtPr>
          <w:sdtContent>
            <w:ins w:author="Anonymous" w:id="282" w:date="2026-09-22T11:28:43Z">
              <w:r w:rsidDel="00000000" w:rsidR="00000000" w:rsidRPr="00000000">
                <w:drawing>
                  <wp:anchor allowOverlap="1" behindDoc="0" distB="114300" distT="114300" distL="114300" distR="114300" hidden="0" layoutInCell="1" locked="0" relativeHeight="0" simplePos="0">
                    <wp:simplePos x="0" y="0"/>
                    <wp:positionH relativeFrom="column">
                      <wp:posOffset>-733424</wp:posOffset>
                    </wp:positionH>
                    <wp:positionV relativeFrom="paragraph">
                      <wp:posOffset>333375</wp:posOffset>
                    </wp:positionV>
                    <wp:extent cx="5887538" cy="1657350"/>
                    <wp:effectExtent b="0" l="0" r="0" t="0"/>
                    <wp:wrapSquare wrapText="bothSides" distB="114300" distT="114300" distL="114300" distR="114300"/>
                    <wp:docPr id="225" name="image15.png"/>
                    <a:graphic>
                      <a:graphicData uri="http://schemas.openxmlformats.org/drawingml/2006/picture">
                        <pic:pic>
                          <pic:nvPicPr>
                            <pic:cNvPr id="0" name="image15.png"/>
                            <pic:cNvPicPr preferRelativeResize="0"/>
                          </pic:nvPicPr>
                          <pic:blipFill>
                            <a:blip r:embed="rId6"/>
                            <a:srcRect b="-18966" l="-12783" r="12783" t="18966"/>
                            <a:stretch>
                              <a:fillRect/>
                            </a:stretch>
                          </pic:blipFill>
                          <pic:spPr>
                            <a:xfrm>
                              <a:off x="0" y="0"/>
                              <a:ext cx="5887538" cy="1657350"/>
                            </a:xfrm>
                            <a:prstGeom prst="rect"/>
                            <a:ln/>
                          </pic:spPr>
                        </pic:pic>
                      </a:graphicData>
                    </a:graphic>
                  </wp:anchor>
                </w:drawing>
              </w:r>
            </w:ins>
          </w:sdtContent>
        </w:sdt>
        <w:sdt>
          <w:sdtPr>
            <w:id w:val="1664228294"/>
            <w:tag w:val="goog_rdk_4529"/>
          </w:sdtPr>
          <w:sdtContent>
            <w:ins w:author="CS 2501111058202" w:id="283" w:date="2026-09-22T13:41:57Z">
              <w:r w:rsidDel="00000000" w:rsidR="00000000" w:rsidRPr="00000000">
                <w:drawing>
                  <wp:anchor allowOverlap="1" behindDoc="0" distB="114300" distT="114300" distL="114300" distR="114300" hidden="0" layoutInCell="1" locked="0" relativeHeight="0" simplePos="0">
                    <wp:simplePos x="0" y="0"/>
                    <wp:positionH relativeFrom="column">
                      <wp:posOffset>-733424</wp:posOffset>
                    </wp:positionH>
                    <wp:positionV relativeFrom="paragraph">
                      <wp:posOffset>104776</wp:posOffset>
                    </wp:positionV>
                    <wp:extent cx="5887538" cy="1657350"/>
                    <wp:effectExtent b="0" l="0" r="0" t="0"/>
                    <wp:wrapSquare wrapText="bothSides" distB="114300" distT="114300" distL="114300" distR="114300"/>
                    <wp:docPr id="228"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887538" cy="1657350"/>
                            </a:xfrm>
                            <a:prstGeom prst="rect"/>
                            <a:ln/>
                          </pic:spPr>
                        </pic:pic>
                      </a:graphicData>
                    </a:graphic>
                  </wp:anchor>
                </w:drawing>
              </w:r>
            </w:ins>
          </w:sdtContent>
        </w:sdt>
        <w:sdt>
          <w:sdtPr>
            <w:id w:val="1527505086"/>
            <w:tag w:val="goog_rdk_4530"/>
          </w:sdtPr>
          <w:sdtContent>
            <w:ins w:author="Yadhavan V.S" w:id="284" w:date="2026-09-23T05:33:26Z">
              <w:r w:rsidDel="00000000" w:rsidR="00000000" w:rsidRPr="00000000">
                <w:drawing>
                  <wp:anchor allowOverlap="1" behindDoc="0" distB="114300" distT="114300" distL="114300" distR="114300" hidden="0" layoutInCell="1" locked="0" relativeHeight="0" simplePos="0">
                    <wp:simplePos x="0" y="0"/>
                    <wp:positionH relativeFrom="column">
                      <wp:posOffset>-733424</wp:posOffset>
                    </wp:positionH>
                    <wp:positionV relativeFrom="paragraph">
                      <wp:posOffset>561975</wp:posOffset>
                    </wp:positionV>
                    <wp:extent cx="5887538" cy="1657350"/>
                    <wp:effectExtent b="0" l="0" r="0" t="0"/>
                    <wp:wrapSquare wrapText="bothSides" distB="114300" distT="114300" distL="114300" distR="114300"/>
                    <wp:docPr id="227"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887538" cy="1657350"/>
                            </a:xfrm>
                            <a:prstGeom prst="rect"/>
                            <a:ln/>
                          </pic:spPr>
                        </pic:pic>
                      </a:graphicData>
                    </a:graphic>
                  </wp:anchor>
                </w:drawing>
              </w:r>
            </w:ins>
          </w:sdtContent>
        </w:sdt>
        <w:sdt>
          <w:sdtPr>
            <w:id w:val="1500743783"/>
            <w:tag w:val="goog_rdk_4531"/>
          </w:sdtPr>
          <w:sdtContent>
            <w:ins w:author="Yuvanesh" w:id="281" w:date="2026-09-22T09:06:10Z">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5887538" cy="1657350"/>
                    <wp:effectExtent b="0" l="0" r="0" t="0"/>
                    <wp:wrapSquare wrapText="bothSides" distB="114300" distT="114300" distL="114300" distR="114300"/>
                    <wp:docPr id="226"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887538" cy="1657350"/>
                            </a:xfrm>
                            <a:prstGeom prst="rect"/>
                            <a:ln/>
                          </pic:spPr>
                        </pic:pic>
                      </a:graphicData>
                    </a:graphic>
                  </wp:anchor>
                </w:drawing>
              </w:r>
            </w:ins>
          </w:sdtContent>
        </w:sdt>
      </w:p>
    </w:sdtContent>
  </w:sdt>
  <w:p w:rsidR="00000000" w:rsidDel="00000000" w:rsidP="00000000" w:rsidRDefault="00000000" w:rsidRPr="00000000" w14:paraId="0000037D">
    <w:sdt>
      <w:sdtPr>
        <w:id w:val="1634308133"/>
        <w:tag w:val="goog_rdk_4534"/>
      </w:sdtPr>
      <w:sdtContent>
        <w:ins w:author="Yuvanesh" w:id="285" w:date="2026-09-22T08:48:48Z">
          <w:commentRangeEnd w:id="3"/>
          <w:r w:rsidDel="00000000" w:rsidR="00000000" w:rsidRPr="00000000">
            <w:commentReference w:id="3"/>
          </w:r>
          <w:commentRangeEnd w:id="4"/>
          <w:r w:rsidDel="00000000" w:rsidR="00000000" w:rsidRPr="00000000">
            <w:commentReference w:id="4"/>
          </w:r>
        </w:ins>
      </w:sdtContent>
    </w:sdt>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383441497"/>
      <w:tag w:val="goog_rdk_4537"/>
    </w:sdtPr>
    <w:sdtContent>
      <w:p w:rsidR="00000000" w:rsidDel="00000000" w:rsidP="00000000" w:rsidRDefault="00000000" w:rsidRPr="00000000" w14:paraId="0000037E">
        <w:pPr>
          <w:rPr>
            <w:ins w:author="Yuvanesh" w:id="285" w:date="2026-09-22T08:48:48Z"/>
            <w:rPrChange w:author="Yuvanesh" w:id="286" w:date="2026-09-22T08:48:48Z">
              <w:rPr>
                <w:rFonts w:ascii="Calibri" w:cs="Calibri" w:eastAsia="Calibri" w:hAnsi="Calibri"/>
                <w:b w:val="0"/>
                <w:bCs w:val="0"/>
                <w:i w:val="0"/>
                <w:iCs w:val="0"/>
                <w:smallCaps w:val="0"/>
                <w:strike w:val="0"/>
                <w:color w:val="000000"/>
                <w:sz w:val="22"/>
                <w:szCs w:val="22"/>
                <w:u w:val="none"/>
                <w:shd w:fill="auto" w:val="clear"/>
                <w:vertAlign w:val="baseline"/>
              </w:rPr>
            </w:rPrChange>
          </w:rPr>
        </w:pPr>
        <w:sdt>
          <w:sdtPr>
            <w:id w:val="1887764659"/>
            <w:tag w:val="goog_rdk_4535"/>
          </w:sdtPr>
          <w:sdtContent>
            <w:ins w:author="Yuvanesh" w:id="285" w:date="2026-09-22T08:48:48Z"/>
            <w:sdt>
              <w:sdtPr>
                <w:id w:val="1697175438"/>
                <w:tag w:val="goog_rdk_4536"/>
              </w:sdtPr>
              <w:sdtContent>
                <w:ins w:author="Yuvanesh" w:id="285" w:date="2026-09-22T08:48:48Z">
                  <w:r w:rsidDel="00000000" w:rsidR="00000000" w:rsidRPr="00000000">
                    <w:rPr>
                      <w:rtl w:val="0"/>
                    </w:rPr>
                  </w:r>
                </w:ins>
              </w:sdtContent>
            </w:sdt>
            <w:ins w:author="Yuvanesh" w:id="285" w:date="2026-09-22T08:48:48Z"/>
          </w:sdtContent>
        </w:sdt>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469BC"/>
  </w:style>
  <w:style w:type="paragraph" w:styleId="Heading2">
    <w:name w:val="heading 2"/>
    <w:basedOn w:val="Normal"/>
    <w:next w:val="Normal"/>
    <w:link w:val="Heading2Char"/>
    <w:uiPriority w:val="9"/>
    <w:semiHidden w:val="1"/>
    <w:unhideWhenUsed w:val="1"/>
    <w:qFormat w:val="1"/>
    <w:rsid w:val="00B26FC1"/>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link w:val="Heading3Char"/>
    <w:uiPriority w:val="9"/>
    <w:qFormat w:val="1"/>
    <w:rsid w:val="00A136D9"/>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n-IN"/>
    </w:rPr>
  </w:style>
  <w:style w:type="paragraph" w:styleId="Heading4">
    <w:name w:val="heading 4"/>
    <w:basedOn w:val="Normal"/>
    <w:next w:val="Normal"/>
    <w:link w:val="Heading4Char"/>
    <w:uiPriority w:val="9"/>
    <w:unhideWhenUsed w:val="1"/>
    <w:qFormat w:val="1"/>
    <w:rsid w:val="00F22BFA"/>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link w:val="Heading5Char"/>
    <w:uiPriority w:val="9"/>
    <w:semiHidden w:val="1"/>
    <w:unhideWhenUsed w:val="1"/>
    <w:qFormat w:val="1"/>
    <w:rsid w:val="00A737B8"/>
    <w:pPr>
      <w:keepNext w:val="1"/>
      <w:keepLines w:val="1"/>
      <w:spacing w:after="0" w:before="40"/>
      <w:outlineLvl w:val="4"/>
    </w:pPr>
    <w:rPr>
      <w:rFonts w:asciiTheme="majorHAnsi" w:cstheme="majorBidi" w:eastAsiaTheme="majorEastAsia" w:hAnsiTheme="majorHAnsi"/>
      <w:color w:val="2e74b5"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Strong">
    <w:name w:val="Strong"/>
    <w:basedOn w:val="DefaultParagraphFont"/>
    <w:uiPriority w:val="22"/>
    <w:qFormat w:val="1"/>
    <w:rsid w:val="00FF1C50"/>
    <w:rPr>
      <w:b w:val="1"/>
      <w:bCs w:val="1"/>
    </w:rPr>
  </w:style>
  <w:style w:type="paragraph" w:styleId="Header">
    <w:name w:val="header"/>
    <w:basedOn w:val="Normal"/>
    <w:link w:val="HeaderChar"/>
    <w:uiPriority w:val="99"/>
    <w:unhideWhenUsed w:val="1"/>
    <w:rsid w:val="00FF1C50"/>
    <w:pPr>
      <w:tabs>
        <w:tab w:val="center" w:pos="4513"/>
        <w:tab w:val="right" w:pos="9026"/>
      </w:tabs>
      <w:spacing w:after="0" w:line="240" w:lineRule="auto"/>
    </w:pPr>
  </w:style>
  <w:style w:type="character" w:styleId="HeaderChar" w:customStyle="1">
    <w:name w:val="Header Char"/>
    <w:basedOn w:val="DefaultParagraphFont"/>
    <w:link w:val="Header"/>
    <w:uiPriority w:val="99"/>
    <w:rsid w:val="00FF1C50"/>
  </w:style>
  <w:style w:type="paragraph" w:styleId="Footer">
    <w:name w:val="footer"/>
    <w:basedOn w:val="Normal"/>
    <w:link w:val="FooterChar"/>
    <w:uiPriority w:val="99"/>
    <w:unhideWhenUsed w:val="1"/>
    <w:rsid w:val="00FF1C50"/>
    <w:pPr>
      <w:tabs>
        <w:tab w:val="center" w:pos="4513"/>
        <w:tab w:val="right" w:pos="9026"/>
      </w:tabs>
      <w:spacing w:after="0" w:line="240" w:lineRule="auto"/>
    </w:pPr>
  </w:style>
  <w:style w:type="character" w:styleId="FooterChar" w:customStyle="1">
    <w:name w:val="Footer Char"/>
    <w:basedOn w:val="DefaultParagraphFont"/>
    <w:link w:val="Footer"/>
    <w:uiPriority w:val="99"/>
    <w:rsid w:val="00FF1C50"/>
  </w:style>
  <w:style w:type="character" w:styleId="Heading3Char" w:customStyle="1">
    <w:name w:val="Heading 3 Char"/>
    <w:basedOn w:val="DefaultParagraphFont"/>
    <w:link w:val="Heading3"/>
    <w:uiPriority w:val="9"/>
    <w:rsid w:val="00A136D9"/>
    <w:rPr>
      <w:rFonts w:ascii="Times New Roman" w:cs="Times New Roman" w:eastAsia="Times New Roman" w:hAnsi="Times New Roman"/>
      <w:b w:val="1"/>
      <w:bCs w:val="1"/>
      <w:sz w:val="27"/>
      <w:szCs w:val="27"/>
      <w:lang w:eastAsia="en-IN"/>
    </w:rPr>
  </w:style>
  <w:style w:type="character" w:styleId="Hyperlink">
    <w:name w:val="Hyperlink"/>
    <w:basedOn w:val="DefaultParagraphFont"/>
    <w:uiPriority w:val="99"/>
    <w:unhideWhenUsed w:val="1"/>
    <w:rsid w:val="00A136D9"/>
    <w:rPr>
      <w:color w:val="0000ff"/>
      <w:u w:val="single"/>
    </w:rPr>
  </w:style>
  <w:style w:type="character" w:styleId="HTMLCode">
    <w:name w:val="HTML Code"/>
    <w:basedOn w:val="DefaultParagraphFont"/>
    <w:uiPriority w:val="99"/>
    <w:semiHidden w:val="1"/>
    <w:unhideWhenUsed w:val="1"/>
    <w:rsid w:val="00A136D9"/>
    <w:rPr>
      <w:rFonts w:ascii="Courier New" w:cs="Courier New" w:eastAsia="Times New Roman" w:hAnsi="Courier New"/>
      <w:sz w:val="20"/>
      <w:szCs w:val="20"/>
    </w:rPr>
  </w:style>
  <w:style w:type="character" w:styleId="Heading2Char" w:customStyle="1">
    <w:name w:val="Heading 2 Char"/>
    <w:basedOn w:val="DefaultParagraphFont"/>
    <w:link w:val="Heading2"/>
    <w:uiPriority w:val="9"/>
    <w:semiHidden w:val="1"/>
    <w:rsid w:val="00B26FC1"/>
    <w:rPr>
      <w:rFonts w:asciiTheme="majorHAnsi" w:cstheme="majorBidi" w:eastAsiaTheme="majorEastAsia" w:hAnsiTheme="majorHAnsi"/>
      <w:color w:val="2e74b5" w:themeColor="accent1" w:themeShade="0000BF"/>
      <w:sz w:val="26"/>
      <w:szCs w:val="26"/>
    </w:rPr>
  </w:style>
  <w:style w:type="character" w:styleId="Heading4Char" w:customStyle="1">
    <w:name w:val="Heading 4 Char"/>
    <w:basedOn w:val="DefaultParagraphFont"/>
    <w:link w:val="Heading4"/>
    <w:uiPriority w:val="9"/>
    <w:rsid w:val="00F22BFA"/>
    <w:rPr>
      <w:rFonts w:asciiTheme="majorHAnsi" w:cstheme="majorBidi" w:eastAsiaTheme="majorEastAsia" w:hAnsiTheme="majorHAnsi"/>
      <w:i w:val="1"/>
      <w:iCs w:val="1"/>
      <w:color w:val="2e74b5" w:themeColor="accent1" w:themeShade="0000BF"/>
    </w:rPr>
  </w:style>
  <w:style w:type="paragraph" w:styleId="HTMLPreformatted">
    <w:name w:val="HTML Preformatted"/>
    <w:basedOn w:val="Normal"/>
    <w:link w:val="HTMLPreformattedChar"/>
    <w:uiPriority w:val="99"/>
    <w:semiHidden w:val="1"/>
    <w:unhideWhenUsed w:val="1"/>
    <w:rsid w:val="00DC5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rPr>
  </w:style>
  <w:style w:type="character" w:styleId="HTMLPreformattedChar" w:customStyle="1">
    <w:name w:val="HTML Preformatted Char"/>
    <w:basedOn w:val="DefaultParagraphFont"/>
    <w:link w:val="HTMLPreformatted"/>
    <w:uiPriority w:val="99"/>
    <w:semiHidden w:val="1"/>
    <w:rsid w:val="00DC57E5"/>
    <w:rPr>
      <w:rFonts w:ascii="Courier New" w:cs="Courier New" w:eastAsia="Times New Roman" w:hAnsi="Courier New"/>
      <w:sz w:val="20"/>
      <w:szCs w:val="20"/>
      <w:lang w:eastAsia="en-IN"/>
    </w:rPr>
  </w:style>
  <w:style w:type="character" w:styleId="FollowedHyperlink">
    <w:name w:val="FollowedHyperlink"/>
    <w:basedOn w:val="DefaultParagraphFont"/>
    <w:uiPriority w:val="99"/>
    <w:semiHidden w:val="1"/>
    <w:unhideWhenUsed w:val="1"/>
    <w:rsid w:val="00582F2F"/>
    <w:rPr>
      <w:color w:val="954f72" w:themeColor="followedHyperlink"/>
      <w:u w:val="single"/>
    </w:rPr>
  </w:style>
  <w:style w:type="paragraph" w:styleId="ListParagraph">
    <w:name w:val="List Paragraph"/>
    <w:basedOn w:val="Normal"/>
    <w:uiPriority w:val="34"/>
    <w:qFormat w:val="1"/>
    <w:rsid w:val="00A56B1D"/>
    <w:pPr>
      <w:ind w:left="720"/>
      <w:contextualSpacing w:val="1"/>
    </w:pPr>
  </w:style>
  <w:style w:type="character" w:styleId="Emphasis">
    <w:name w:val="Emphasis"/>
    <w:basedOn w:val="DefaultParagraphFont"/>
    <w:uiPriority w:val="20"/>
    <w:qFormat w:val="1"/>
    <w:rsid w:val="00C81BC9"/>
    <w:rPr>
      <w:i w:val="1"/>
      <w:iCs w:val="1"/>
    </w:rPr>
  </w:style>
  <w:style w:type="character" w:styleId="Heading5Char" w:customStyle="1">
    <w:name w:val="Heading 5 Char"/>
    <w:basedOn w:val="DefaultParagraphFont"/>
    <w:link w:val="Heading5"/>
    <w:uiPriority w:val="9"/>
    <w:semiHidden w:val="1"/>
    <w:rsid w:val="00A737B8"/>
    <w:rPr>
      <w:rFonts w:asciiTheme="majorHAnsi" w:cstheme="majorBidi" w:eastAsiaTheme="majorEastAsia" w:hAnsiTheme="majorHAnsi"/>
      <w:color w:val="2e74b5" w:themeColor="accent1" w:themeShade="0000BF"/>
    </w:rPr>
  </w:style>
  <w:style w:type="paragraph" w:styleId="NormalWeb">
    <w:name w:val="Normal (Web)"/>
    <w:basedOn w:val="Normal"/>
    <w:uiPriority w:val="99"/>
    <w:unhideWhenUsed w:val="1"/>
    <w:rsid w:val="005B580E"/>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6.png"/><Relationship Id="rId42" Type="http://schemas.openxmlformats.org/officeDocument/2006/relationships/image" Target="media/image17.png"/><Relationship Id="rId41" Type="http://schemas.openxmlformats.org/officeDocument/2006/relationships/image" Target="media/image10.png"/><Relationship Id="rId44" Type="http://schemas.openxmlformats.org/officeDocument/2006/relationships/image" Target="media/image23.png"/><Relationship Id="rId43" Type="http://schemas.openxmlformats.org/officeDocument/2006/relationships/image" Target="media/image31.png"/><Relationship Id="rId46" Type="http://schemas.openxmlformats.org/officeDocument/2006/relationships/image" Target="media/image24.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6.png"/><Relationship Id="rId48" Type="http://schemas.openxmlformats.org/officeDocument/2006/relationships/image" Target="media/image22.png"/><Relationship Id="rId47" Type="http://schemas.openxmlformats.org/officeDocument/2006/relationships/image" Target="media/image49.png"/><Relationship Id="rId49" Type="http://schemas.openxmlformats.org/officeDocument/2006/relationships/image" Target="media/image3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52.png"/><Relationship Id="rId30" Type="http://schemas.openxmlformats.org/officeDocument/2006/relationships/image" Target="media/image14.png"/><Relationship Id="rId33" Type="http://schemas.openxmlformats.org/officeDocument/2006/relationships/image" Target="media/image41.png"/><Relationship Id="rId32" Type="http://schemas.openxmlformats.org/officeDocument/2006/relationships/image" Target="media/image53.png"/><Relationship Id="rId35" Type="http://schemas.openxmlformats.org/officeDocument/2006/relationships/image" Target="media/image45.png"/><Relationship Id="rId34" Type="http://schemas.openxmlformats.org/officeDocument/2006/relationships/image" Target="media/image55.png"/><Relationship Id="rId37" Type="http://schemas.openxmlformats.org/officeDocument/2006/relationships/image" Target="media/image35.png"/><Relationship Id="rId36" Type="http://schemas.openxmlformats.org/officeDocument/2006/relationships/image" Target="media/image33.png"/><Relationship Id="rId39" Type="http://schemas.openxmlformats.org/officeDocument/2006/relationships/image" Target="media/image44.png"/><Relationship Id="rId38" Type="http://schemas.openxmlformats.org/officeDocument/2006/relationships/image" Target="media/image28.png"/><Relationship Id="rId62" Type="http://schemas.openxmlformats.org/officeDocument/2006/relationships/image" Target="media/image34.png"/><Relationship Id="rId61" Type="http://schemas.openxmlformats.org/officeDocument/2006/relationships/image" Target="media/image32.png"/><Relationship Id="rId20" Type="http://schemas.openxmlformats.org/officeDocument/2006/relationships/image" Target="media/image27.png"/><Relationship Id="rId64" Type="http://schemas.openxmlformats.org/officeDocument/2006/relationships/image" Target="media/image42.png"/><Relationship Id="rId63" Type="http://schemas.openxmlformats.org/officeDocument/2006/relationships/image" Target="media/image29.png"/><Relationship Id="rId22" Type="http://schemas.openxmlformats.org/officeDocument/2006/relationships/image" Target="media/image30.png"/><Relationship Id="rId66" Type="http://schemas.openxmlformats.org/officeDocument/2006/relationships/header" Target="header2.xml"/><Relationship Id="rId21" Type="http://schemas.openxmlformats.org/officeDocument/2006/relationships/image" Target="media/image37.png"/><Relationship Id="rId65" Type="http://schemas.openxmlformats.org/officeDocument/2006/relationships/header" Target="header1.xml"/><Relationship Id="rId24" Type="http://schemas.openxmlformats.org/officeDocument/2006/relationships/image" Target="media/image13.png"/><Relationship Id="rId68" Type="http://schemas.openxmlformats.org/officeDocument/2006/relationships/footer" Target="footer1.xml"/><Relationship Id="rId23" Type="http://schemas.openxmlformats.org/officeDocument/2006/relationships/image" Target="media/image54.png"/><Relationship Id="rId67" Type="http://schemas.openxmlformats.org/officeDocument/2006/relationships/footer" Target="footer2.xml"/><Relationship Id="rId60" Type="http://schemas.openxmlformats.org/officeDocument/2006/relationships/image" Target="media/image4.png"/><Relationship Id="rId26" Type="http://schemas.openxmlformats.org/officeDocument/2006/relationships/image" Target="media/image25.png"/><Relationship Id="rId25" Type="http://schemas.openxmlformats.org/officeDocument/2006/relationships/image" Target="media/image57.png"/><Relationship Id="rId28" Type="http://schemas.openxmlformats.org/officeDocument/2006/relationships/image" Target="media/image26.png"/><Relationship Id="rId27" Type="http://schemas.openxmlformats.org/officeDocument/2006/relationships/image" Target="media/image48.png"/><Relationship Id="rId29" Type="http://schemas.openxmlformats.org/officeDocument/2006/relationships/image" Target="media/image43.png"/><Relationship Id="rId51" Type="http://schemas.openxmlformats.org/officeDocument/2006/relationships/image" Target="media/image19.png"/><Relationship Id="rId50" Type="http://schemas.openxmlformats.org/officeDocument/2006/relationships/image" Target="media/image38.png"/><Relationship Id="rId53" Type="http://schemas.openxmlformats.org/officeDocument/2006/relationships/image" Target="media/image8.png"/><Relationship Id="rId52" Type="http://schemas.openxmlformats.org/officeDocument/2006/relationships/image" Target="media/image3.png"/><Relationship Id="rId11" Type="http://schemas.openxmlformats.org/officeDocument/2006/relationships/image" Target="media/image1.png"/><Relationship Id="rId55" Type="http://schemas.openxmlformats.org/officeDocument/2006/relationships/image" Target="media/image20.png"/><Relationship Id="rId10" Type="http://schemas.openxmlformats.org/officeDocument/2006/relationships/image" Target="media/image15.png"/><Relationship Id="rId54" Type="http://schemas.openxmlformats.org/officeDocument/2006/relationships/image" Target="media/image6.png"/><Relationship Id="rId13" Type="http://schemas.openxmlformats.org/officeDocument/2006/relationships/image" Target="media/image40.png"/><Relationship Id="rId57" Type="http://schemas.openxmlformats.org/officeDocument/2006/relationships/image" Target="media/image5.png"/><Relationship Id="rId12" Type="http://schemas.openxmlformats.org/officeDocument/2006/relationships/image" Target="media/image7.png"/><Relationship Id="rId56" Type="http://schemas.openxmlformats.org/officeDocument/2006/relationships/image" Target="media/image21.png"/><Relationship Id="rId15" Type="http://schemas.openxmlformats.org/officeDocument/2006/relationships/image" Target="media/image47.png"/><Relationship Id="rId59" Type="http://schemas.openxmlformats.org/officeDocument/2006/relationships/image" Target="media/image12.png"/><Relationship Id="rId14" Type="http://schemas.openxmlformats.org/officeDocument/2006/relationships/image" Target="media/image56.png"/><Relationship Id="rId58" Type="http://schemas.openxmlformats.org/officeDocument/2006/relationships/image" Target="media/image9.png"/><Relationship Id="rId17" Type="http://schemas.openxmlformats.org/officeDocument/2006/relationships/image" Target="media/image50.png"/><Relationship Id="rId16" Type="http://schemas.openxmlformats.org/officeDocument/2006/relationships/image" Target="media/image16.png"/><Relationship Id="rId19" Type="http://schemas.openxmlformats.org/officeDocument/2006/relationships/image" Target="media/image51.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20.png"/><Relationship Id="rId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 Id="rId2" Type="http://schemas.openxmlformats.org/officeDocument/2006/relationships/image" Target="media/image7.png"/><Relationship Id="rId3" Type="http://schemas.openxmlformats.org/officeDocument/2006/relationships/image" Target="media/image20.png"/><Relationship Id="rId4" Type="http://schemas.openxmlformats.org/officeDocument/2006/relationships/image" Target="media/image43.png"/><Relationship Id="rId11" Type="http://schemas.openxmlformats.org/officeDocument/2006/relationships/image" Target="media/image36.png"/><Relationship Id="rId10" Type="http://schemas.openxmlformats.org/officeDocument/2006/relationships/image" Target="media/image55.png"/><Relationship Id="rId9" Type="http://schemas.openxmlformats.org/officeDocument/2006/relationships/image" Target="media/image40.png"/><Relationship Id="rId5" Type="http://schemas.openxmlformats.org/officeDocument/2006/relationships/image" Target="media/image44.png"/><Relationship Id="rId6" Type="http://schemas.openxmlformats.org/officeDocument/2006/relationships/image" Target="media/image15.png"/><Relationship Id="rId7" Type="http://schemas.openxmlformats.org/officeDocument/2006/relationships/image" Target="media/image25.png"/><Relationship Id="rId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MqzD5/29e3X6yzMuqMlNQ2s0Jg==">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2025-04-07T13:40:00Z</dcterms:created>
  <dc:creator>ANSH</dc:creator>
</cp:coreProperties>
</file>